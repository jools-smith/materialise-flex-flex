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D958F" w14:textId="4DF3413D" w:rsidR="0043313F" w:rsidRPr="00F226F2" w:rsidRDefault="1B15A89A" w:rsidP="008458A2">
      <w:pPr>
        <w:rPr>
          <w:lang w:eastAsia="nl-BE"/>
        </w:rPr>
      </w:pPr>
      <w:r w:rsidRPr="00F226F2">
        <w:rPr>
          <w:lang w:eastAsia="nl-BE"/>
        </w:rPr>
        <w:t xml:space="preserve"> </w:t>
      </w:r>
    </w:p>
    <w:p w14:paraId="0F6921AB" w14:textId="6E63DEEB" w:rsidR="00986468" w:rsidRPr="00F226F2" w:rsidRDefault="00B3492F" w:rsidP="008458A2">
      <w:r w:rsidRPr="00F226F2">
        <w:rPr>
          <w:noProof/>
          <w:color w:val="2B579A"/>
          <w:shd w:val="clear" w:color="auto" w:fill="E6E6E6"/>
        </w:rPr>
        <mc:AlternateContent>
          <mc:Choice Requires="wps">
            <w:drawing>
              <wp:anchor distT="0" distB="0" distL="114300" distR="114300" simplePos="0" relativeHeight="251658240" behindDoc="0" locked="0" layoutInCell="1" allowOverlap="1" wp14:anchorId="1BAF146C" wp14:editId="2000AAE1">
                <wp:simplePos x="0" y="0"/>
                <wp:positionH relativeFrom="margin">
                  <wp:posOffset>1298318</wp:posOffset>
                </wp:positionH>
                <wp:positionV relativeFrom="paragraph">
                  <wp:posOffset>4118513</wp:posOffset>
                </wp:positionV>
                <wp:extent cx="4640847" cy="4170298"/>
                <wp:effectExtent l="0" t="0" r="0" b="1905"/>
                <wp:wrapNone/>
                <wp:docPr id="2" name="Text Box 2"/>
                <wp:cNvGraphicFramePr/>
                <a:graphic xmlns:a="http://schemas.openxmlformats.org/drawingml/2006/main">
                  <a:graphicData uri="http://schemas.microsoft.com/office/word/2010/wordprocessingShape">
                    <wps:wsp>
                      <wps:cNvSpPr txBox="1"/>
                      <wps:spPr>
                        <a:xfrm>
                          <a:off x="0" y="0"/>
                          <a:ext cx="4640847" cy="4170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2DCA9" w14:textId="5D038926" w:rsidR="00E7436E" w:rsidRPr="00F226F2" w:rsidRDefault="00B13B2F" w:rsidP="00C1718D">
                            <w:pPr>
                              <w:pStyle w:val="Title"/>
                              <w:jc w:val="left"/>
                              <w:rPr>
                                <w:rFonts w:ascii="Segoe UI" w:eastAsia="Times New Roman" w:hAnsi="Segoe UI" w:cs="Segoe UI"/>
                                <w:bCs/>
                                <w:color w:val="FF6600"/>
                                <w:sz w:val="36"/>
                                <w:szCs w:val="36"/>
                              </w:rPr>
                            </w:pPr>
                            <w:r w:rsidRPr="00F226F2">
                              <w:rPr>
                                <w:sz w:val="36"/>
                                <w:szCs w:val="36"/>
                              </w:rPr>
                              <w:t>FlexNet Operations</w:t>
                            </w:r>
                            <w:r w:rsidR="00523701" w:rsidRPr="00F226F2">
                              <w:rPr>
                                <w:sz w:val="36"/>
                                <w:szCs w:val="36"/>
                              </w:rPr>
                              <w:t xml:space="preserve"> </w:t>
                            </w:r>
                            <w:r w:rsidR="008F5F82" w:rsidRPr="00F226F2">
                              <w:rPr>
                                <w:sz w:val="36"/>
                                <w:szCs w:val="36"/>
                              </w:rPr>
                              <w:t xml:space="preserve">Solution Design </w:t>
                            </w:r>
                            <w:r w:rsidR="008A0220" w:rsidRPr="00F226F2">
                              <w:rPr>
                                <w:sz w:val="36"/>
                                <w:szCs w:val="36"/>
                              </w:rPr>
                              <w:t>-</w:t>
                            </w:r>
                            <w:r w:rsidR="00C1718D" w:rsidRPr="00F226F2">
                              <w:rPr>
                                <w:sz w:val="36"/>
                                <w:szCs w:val="36"/>
                              </w:rPr>
                              <w:t xml:space="preserve"> </w:t>
                            </w:r>
                            <w:r w:rsidR="00452D2A" w:rsidRPr="00F226F2">
                              <w:rPr>
                                <w:sz w:val="36"/>
                                <w:szCs w:val="36"/>
                              </w:rPr>
                              <w:t xml:space="preserve">Technical </w:t>
                            </w:r>
                            <w:r w:rsidR="00523701" w:rsidRPr="00F226F2">
                              <w:rPr>
                                <w:sz w:val="36"/>
                                <w:szCs w:val="36"/>
                              </w:rPr>
                              <w:t>Part</w:t>
                            </w:r>
                            <w:r w:rsidR="00E734C9" w:rsidRPr="00F226F2">
                              <w:rPr>
                                <w:sz w:val="36"/>
                                <w:szCs w:val="36"/>
                              </w:rPr>
                              <w:br/>
                            </w:r>
                          </w:p>
                          <w:p w14:paraId="104F4F00" w14:textId="0954718A" w:rsidR="00C1718D" w:rsidRPr="00F226F2" w:rsidRDefault="00C1718D" w:rsidP="00C1718D">
                            <w:pPr>
                              <w:pStyle w:val="Title"/>
                              <w:jc w:val="left"/>
                              <w:rPr>
                                <w:sz w:val="36"/>
                                <w:szCs w:val="36"/>
                              </w:rPr>
                            </w:pPr>
                            <w:r w:rsidRPr="00F226F2">
                              <w:rPr>
                                <w:sz w:val="36"/>
                                <w:szCs w:val="36"/>
                              </w:rPr>
                              <w:t>20</w:t>
                            </w:r>
                            <w:r w:rsidR="001135B5" w:rsidRPr="00F226F2">
                              <w:rPr>
                                <w:sz w:val="36"/>
                                <w:szCs w:val="36"/>
                              </w:rPr>
                              <w:t>2</w:t>
                            </w:r>
                            <w:r w:rsidRPr="00F226F2">
                              <w:rPr>
                                <w:sz w:val="36"/>
                                <w:szCs w:val="36"/>
                              </w:rPr>
                              <w:t>4-</w:t>
                            </w:r>
                            <w:del w:id="0" w:author="Julian Smith" w:date="2024-07-26T11:11:00Z" w16du:dateUtc="2024-07-26T10:11:00Z">
                              <w:r w:rsidRPr="00F226F2" w:rsidDel="00D30EE4">
                                <w:rPr>
                                  <w:sz w:val="36"/>
                                  <w:szCs w:val="36"/>
                                </w:rPr>
                                <w:delText>06</w:delText>
                              </w:r>
                            </w:del>
                            <w:ins w:id="1" w:author="Julian Smith" w:date="2024-07-26T11:11:00Z" w16du:dateUtc="2024-07-26T10:11:00Z">
                              <w:r w:rsidR="00D30EE4" w:rsidRPr="00F226F2">
                                <w:rPr>
                                  <w:sz w:val="36"/>
                                  <w:szCs w:val="36"/>
                                </w:rPr>
                                <w:t>07</w:t>
                              </w:r>
                            </w:ins>
                            <w:r w:rsidRPr="00F226F2">
                              <w:rPr>
                                <w:sz w:val="36"/>
                                <w:szCs w:val="36"/>
                              </w:rPr>
                              <w:t>-</w:t>
                            </w:r>
                            <w:del w:id="2" w:author="Julian Smith" w:date="2024-07-26T11:11:00Z" w16du:dateUtc="2024-07-26T10:11:00Z">
                              <w:r w:rsidRPr="00F226F2" w:rsidDel="00D30EE4">
                                <w:rPr>
                                  <w:sz w:val="36"/>
                                  <w:szCs w:val="36"/>
                                </w:rPr>
                                <w:delText>11</w:delText>
                              </w:r>
                            </w:del>
                            <w:ins w:id="3" w:author="Julian Smith" w:date="2024-07-26T11:11:00Z" w16du:dateUtc="2024-07-26T10:11:00Z">
                              <w:r w:rsidR="00D30EE4" w:rsidRPr="00F226F2">
                                <w:rPr>
                                  <w:sz w:val="36"/>
                                  <w:szCs w:val="36"/>
                                </w:rPr>
                                <w:t>26</w:t>
                              </w:r>
                            </w:ins>
                          </w:p>
                          <w:p w14:paraId="02BE14DC" w14:textId="77777777" w:rsidR="00BD1B17" w:rsidRPr="00F226F2" w:rsidRDefault="00BD1B17" w:rsidP="008458A2">
                            <w:pPr>
                              <w:pStyle w:val="BasicParagraph"/>
                              <w:rPr>
                                <w:rStyle w:val="SubtleEmphasis"/>
                                <w:rPrChange w:id="4" w:author="Julian Smith" w:date="2024-09-24T17:17:00Z" w16du:dateUtc="2024-09-24T16:17:00Z">
                                  <w:rPr>
                                    <w:rStyle w:val="SubtleEmphasis"/>
                                    <w:rFonts w:eastAsiaTheme="majorEastAsia" w:cstheme="majorBidi"/>
                                    <w:spacing w:val="-10"/>
                                    <w:kern w:val="28"/>
                                    <w:szCs w:val="56"/>
                                    <w:lang w:val="en-US"/>
                                  </w:rPr>
                                </w:rPrChange>
                              </w:rPr>
                            </w:pPr>
                          </w:p>
                          <w:p w14:paraId="2C8F5147" w14:textId="77777777" w:rsidR="00BD1B17" w:rsidRPr="00F226F2" w:rsidRDefault="00BD1B17" w:rsidP="008458A2">
                            <w:pPr>
                              <w:pStyle w:val="BasicParagraph"/>
                              <w:rPr>
                                <w:rStyle w:val="SubtleEmphasis"/>
                                <w:rPrChange w:id="5" w:author="Julian Smith" w:date="2024-09-24T17:17:00Z" w16du:dateUtc="2024-09-24T16:17:00Z">
                                  <w:rPr>
                                    <w:rStyle w:val="SubtleEmphasis"/>
                                    <w:lang w:val="en-US"/>
                                  </w:rPr>
                                </w:rPrChange>
                              </w:rPr>
                            </w:pPr>
                          </w:p>
                          <w:p w14:paraId="30676813" w14:textId="77777777" w:rsidR="00E734C9" w:rsidRPr="00F226F2" w:rsidRDefault="00E734C9" w:rsidP="008458A2">
                            <w:pPr>
                              <w:pStyle w:val="BasicParagraph"/>
                              <w:rPr>
                                <w:rStyle w:val="SubtleEmphasis"/>
                                <w:rPrChange w:id="6" w:author="Julian Smith" w:date="2024-09-24T17:17:00Z" w16du:dateUtc="2024-09-24T16:17:00Z">
                                  <w:rPr>
                                    <w:rStyle w:val="SubtleEmphasis"/>
                                    <w:lang w:val="en-US"/>
                                  </w:rPr>
                                </w:rPrChange>
                              </w:rPr>
                            </w:pPr>
                          </w:p>
                          <w:p w14:paraId="0DBC23F1" w14:textId="77777777" w:rsidR="00AD6112" w:rsidRPr="00F226F2" w:rsidRDefault="00AD6112" w:rsidP="008458A2">
                            <w:pPr>
                              <w:pStyle w:val="BasicParagraph"/>
                              <w:rPr>
                                <w:rStyle w:val="SubtleEmphasis"/>
                                <w:rPrChange w:id="7" w:author="Julian Smith" w:date="2024-09-24T17:17:00Z" w16du:dateUtc="2024-09-24T16:17:00Z">
                                  <w:rPr>
                                    <w:rStyle w:val="SubtleEmphasis"/>
                                    <w:lang w:val="en-US"/>
                                  </w:rPr>
                                </w:rPrChange>
                              </w:rPr>
                            </w:pPr>
                          </w:p>
                          <w:p w14:paraId="05CFFC9F" w14:textId="77777777" w:rsidR="00AD6112" w:rsidRPr="00F226F2" w:rsidRDefault="00AD6112" w:rsidP="008458A2">
                            <w:pPr>
                              <w:pStyle w:val="BasicParagraph"/>
                              <w:rPr>
                                <w:rStyle w:val="SubtleEmphasis"/>
                                <w:rPrChange w:id="8" w:author="Julian Smith" w:date="2024-09-24T17:17:00Z" w16du:dateUtc="2024-09-24T16:17:00Z">
                                  <w:rPr>
                                    <w:rStyle w:val="SubtleEmphasis"/>
                                    <w:lang w:val="en-US"/>
                                  </w:rPr>
                                </w:rPrChange>
                              </w:rPr>
                            </w:pPr>
                          </w:p>
                          <w:p w14:paraId="039FD9B4" w14:textId="77777777" w:rsidR="00AD6112" w:rsidRPr="00F226F2" w:rsidRDefault="00AD6112" w:rsidP="008458A2">
                            <w:pPr>
                              <w:pStyle w:val="BasicParagraph"/>
                              <w:rPr>
                                <w:rStyle w:val="SubtleEmphasis"/>
                                <w:rPrChange w:id="9" w:author="Julian Smith" w:date="2024-09-24T17:17:00Z" w16du:dateUtc="2024-09-24T16:17:00Z">
                                  <w:rPr>
                                    <w:rStyle w:val="SubtleEmphasis"/>
                                    <w:lang w:val="en-US"/>
                                  </w:rPr>
                                </w:rPrChange>
                              </w:rPr>
                            </w:pPr>
                          </w:p>
                          <w:p w14:paraId="1FDA179E" w14:textId="77777777" w:rsidR="00AD6112" w:rsidRPr="00F226F2" w:rsidRDefault="00AD6112" w:rsidP="008458A2">
                            <w:pPr>
                              <w:pStyle w:val="BasicParagraph"/>
                              <w:rPr>
                                <w:rStyle w:val="SubtleEmphasis"/>
                                <w:rPrChange w:id="10" w:author="Julian Smith" w:date="2024-09-24T17:17:00Z" w16du:dateUtc="2024-09-24T16:17:00Z">
                                  <w:rPr>
                                    <w:rStyle w:val="SubtleEmphasis"/>
                                    <w:lang w:val="en-US"/>
                                  </w:rPr>
                                </w:rPrChange>
                              </w:rPr>
                            </w:pPr>
                          </w:p>
                          <w:p w14:paraId="3033F829" w14:textId="3CE8D7B3" w:rsidR="00AD6112" w:rsidRPr="00F226F2" w:rsidRDefault="00AD6112" w:rsidP="008458A2">
                            <w:pPr>
                              <w:pStyle w:val="BasicParagraph"/>
                              <w:rPr>
                                <w:rStyle w:val="SubtleEmphasis"/>
                                <w:rPrChange w:id="11" w:author="Julian Smith" w:date="2024-09-24T17:17:00Z" w16du:dateUtc="2024-09-24T16:17:00Z">
                                  <w:rPr>
                                    <w:rStyle w:val="SubtleEmphasis"/>
                                    <w:lang w:val="en-US"/>
                                  </w:rPr>
                                </w:rPrChange>
                              </w:rPr>
                            </w:pPr>
                          </w:p>
                          <w:p w14:paraId="707D3BB9" w14:textId="77777777" w:rsidR="00E734C9" w:rsidRPr="00F226F2" w:rsidRDefault="00E734C9" w:rsidP="008458A2">
                            <w:pPr>
                              <w:pStyle w:val="Basic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F146C" id="_x0000_t202" coordsize="21600,21600" o:spt="202" path="m,l,21600r21600,l21600,xe">
                <v:stroke joinstyle="miter"/>
                <v:path gradientshapeok="t" o:connecttype="rect"/>
              </v:shapetype>
              <v:shape id="Text Box 2" o:spid="_x0000_s1026" type="#_x0000_t202" style="position:absolute;left:0;text-align:left;margin-left:102.25pt;margin-top:324.3pt;width:365.4pt;height:328.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" filled="f" stroked="f" strokeweight=".5pt">
                <v:textbox>
                  <w:txbxContent>
                    <w:p w14:paraId="7F12DCA9" w14:textId="5D038926" w:rsidR="00E7436E" w:rsidRPr="00F226F2" w:rsidRDefault="00B13B2F" w:rsidP="00C1718D">
                      <w:pPr>
                        <w:pStyle w:val="Title"/>
                        <w:jc w:val="left"/>
                        <w:rPr>
                          <w:rFonts w:ascii="Segoe UI" w:eastAsia="Times New Roman" w:hAnsi="Segoe UI" w:cs="Segoe UI"/>
                          <w:bCs/>
                          <w:color w:val="FF6600"/>
                          <w:sz w:val="36"/>
                          <w:szCs w:val="36"/>
                        </w:rPr>
                      </w:pPr>
                      <w:r w:rsidRPr="00F226F2">
                        <w:rPr>
                          <w:sz w:val="36"/>
                          <w:szCs w:val="36"/>
                        </w:rPr>
                        <w:t>FlexNet Operations</w:t>
                      </w:r>
                      <w:r w:rsidR="00523701" w:rsidRPr="00F226F2">
                        <w:rPr>
                          <w:sz w:val="36"/>
                          <w:szCs w:val="36"/>
                        </w:rPr>
                        <w:t xml:space="preserve"> </w:t>
                      </w:r>
                      <w:r w:rsidR="008F5F82" w:rsidRPr="00F226F2">
                        <w:rPr>
                          <w:sz w:val="36"/>
                          <w:szCs w:val="36"/>
                        </w:rPr>
                        <w:t xml:space="preserve">Solution Design </w:t>
                      </w:r>
                      <w:r w:rsidR="008A0220" w:rsidRPr="00F226F2">
                        <w:rPr>
                          <w:sz w:val="36"/>
                          <w:szCs w:val="36"/>
                        </w:rPr>
                        <w:t>-</w:t>
                      </w:r>
                      <w:r w:rsidR="00C1718D" w:rsidRPr="00F226F2">
                        <w:rPr>
                          <w:sz w:val="36"/>
                          <w:szCs w:val="36"/>
                        </w:rPr>
                        <w:t xml:space="preserve"> </w:t>
                      </w:r>
                      <w:r w:rsidR="00452D2A" w:rsidRPr="00F226F2">
                        <w:rPr>
                          <w:sz w:val="36"/>
                          <w:szCs w:val="36"/>
                        </w:rPr>
                        <w:t xml:space="preserve">Technical </w:t>
                      </w:r>
                      <w:r w:rsidR="00523701" w:rsidRPr="00F226F2">
                        <w:rPr>
                          <w:sz w:val="36"/>
                          <w:szCs w:val="36"/>
                        </w:rPr>
                        <w:t>Part</w:t>
                      </w:r>
                      <w:r w:rsidR="00E734C9" w:rsidRPr="00F226F2">
                        <w:rPr>
                          <w:sz w:val="36"/>
                          <w:szCs w:val="36"/>
                        </w:rPr>
                        <w:br/>
                      </w:r>
                    </w:p>
                    <w:p w14:paraId="104F4F00" w14:textId="0954718A" w:rsidR="00C1718D" w:rsidRPr="00F226F2" w:rsidRDefault="00C1718D" w:rsidP="00C1718D">
                      <w:pPr>
                        <w:pStyle w:val="Title"/>
                        <w:jc w:val="left"/>
                        <w:rPr>
                          <w:sz w:val="36"/>
                          <w:szCs w:val="36"/>
                        </w:rPr>
                      </w:pPr>
                      <w:r w:rsidRPr="00F226F2">
                        <w:rPr>
                          <w:sz w:val="36"/>
                          <w:szCs w:val="36"/>
                        </w:rPr>
                        <w:t>20</w:t>
                      </w:r>
                      <w:r w:rsidR="001135B5" w:rsidRPr="00F226F2">
                        <w:rPr>
                          <w:sz w:val="36"/>
                          <w:szCs w:val="36"/>
                        </w:rPr>
                        <w:t>2</w:t>
                      </w:r>
                      <w:r w:rsidRPr="00F226F2">
                        <w:rPr>
                          <w:sz w:val="36"/>
                          <w:szCs w:val="36"/>
                        </w:rPr>
                        <w:t>4-</w:t>
                      </w:r>
                      <w:del w:id="12" w:author="Julian Smith" w:date="2024-07-26T11:11:00Z" w16du:dateUtc="2024-07-26T10:11:00Z">
                        <w:r w:rsidRPr="00F226F2" w:rsidDel="00D30EE4">
                          <w:rPr>
                            <w:sz w:val="36"/>
                            <w:szCs w:val="36"/>
                          </w:rPr>
                          <w:delText>06</w:delText>
                        </w:r>
                      </w:del>
                      <w:ins w:id="13" w:author="Julian Smith" w:date="2024-07-26T11:11:00Z" w16du:dateUtc="2024-07-26T10:11:00Z">
                        <w:r w:rsidR="00D30EE4" w:rsidRPr="00F226F2">
                          <w:rPr>
                            <w:sz w:val="36"/>
                            <w:szCs w:val="36"/>
                          </w:rPr>
                          <w:t>07</w:t>
                        </w:r>
                      </w:ins>
                      <w:r w:rsidRPr="00F226F2">
                        <w:rPr>
                          <w:sz w:val="36"/>
                          <w:szCs w:val="36"/>
                        </w:rPr>
                        <w:t>-</w:t>
                      </w:r>
                      <w:del w:id="14" w:author="Julian Smith" w:date="2024-07-26T11:11:00Z" w16du:dateUtc="2024-07-26T10:11:00Z">
                        <w:r w:rsidRPr="00F226F2" w:rsidDel="00D30EE4">
                          <w:rPr>
                            <w:sz w:val="36"/>
                            <w:szCs w:val="36"/>
                          </w:rPr>
                          <w:delText>11</w:delText>
                        </w:r>
                      </w:del>
                      <w:ins w:id="15" w:author="Julian Smith" w:date="2024-07-26T11:11:00Z" w16du:dateUtc="2024-07-26T10:11:00Z">
                        <w:r w:rsidR="00D30EE4" w:rsidRPr="00F226F2">
                          <w:rPr>
                            <w:sz w:val="36"/>
                            <w:szCs w:val="36"/>
                          </w:rPr>
                          <w:t>26</w:t>
                        </w:r>
                      </w:ins>
                    </w:p>
                    <w:p w14:paraId="02BE14DC" w14:textId="77777777" w:rsidR="00BD1B17" w:rsidRPr="00F226F2" w:rsidRDefault="00BD1B17" w:rsidP="008458A2">
                      <w:pPr>
                        <w:pStyle w:val="BasicParagraph"/>
                        <w:rPr>
                          <w:rStyle w:val="SubtleEmphasis"/>
                          <w:rPrChange w:id="16" w:author="Julian Smith" w:date="2024-09-24T17:17:00Z" w16du:dateUtc="2024-09-24T16:17:00Z">
                            <w:rPr>
                              <w:rStyle w:val="SubtleEmphasis"/>
                              <w:rFonts w:eastAsiaTheme="majorEastAsia" w:cstheme="majorBidi"/>
                              <w:spacing w:val="-10"/>
                              <w:kern w:val="28"/>
                              <w:szCs w:val="56"/>
                              <w:lang w:val="en-US"/>
                            </w:rPr>
                          </w:rPrChange>
                        </w:rPr>
                      </w:pPr>
                    </w:p>
                    <w:p w14:paraId="2C8F5147" w14:textId="77777777" w:rsidR="00BD1B17" w:rsidRPr="00F226F2" w:rsidRDefault="00BD1B17" w:rsidP="008458A2">
                      <w:pPr>
                        <w:pStyle w:val="BasicParagraph"/>
                        <w:rPr>
                          <w:rStyle w:val="SubtleEmphasis"/>
                          <w:rPrChange w:id="17" w:author="Julian Smith" w:date="2024-09-24T17:17:00Z" w16du:dateUtc="2024-09-24T16:17:00Z">
                            <w:rPr>
                              <w:rStyle w:val="SubtleEmphasis"/>
                              <w:lang w:val="en-US"/>
                            </w:rPr>
                          </w:rPrChange>
                        </w:rPr>
                      </w:pPr>
                    </w:p>
                    <w:p w14:paraId="30676813" w14:textId="77777777" w:rsidR="00E734C9" w:rsidRPr="00F226F2" w:rsidRDefault="00E734C9" w:rsidP="008458A2">
                      <w:pPr>
                        <w:pStyle w:val="BasicParagraph"/>
                        <w:rPr>
                          <w:rStyle w:val="SubtleEmphasis"/>
                          <w:rPrChange w:id="18" w:author="Julian Smith" w:date="2024-09-24T17:17:00Z" w16du:dateUtc="2024-09-24T16:17:00Z">
                            <w:rPr>
                              <w:rStyle w:val="SubtleEmphasis"/>
                              <w:lang w:val="en-US"/>
                            </w:rPr>
                          </w:rPrChange>
                        </w:rPr>
                      </w:pPr>
                    </w:p>
                    <w:p w14:paraId="0DBC23F1" w14:textId="77777777" w:rsidR="00AD6112" w:rsidRPr="00F226F2" w:rsidRDefault="00AD6112" w:rsidP="008458A2">
                      <w:pPr>
                        <w:pStyle w:val="BasicParagraph"/>
                        <w:rPr>
                          <w:rStyle w:val="SubtleEmphasis"/>
                          <w:rPrChange w:id="19" w:author="Julian Smith" w:date="2024-09-24T17:17:00Z" w16du:dateUtc="2024-09-24T16:17:00Z">
                            <w:rPr>
                              <w:rStyle w:val="SubtleEmphasis"/>
                              <w:lang w:val="en-US"/>
                            </w:rPr>
                          </w:rPrChange>
                        </w:rPr>
                      </w:pPr>
                    </w:p>
                    <w:p w14:paraId="05CFFC9F" w14:textId="77777777" w:rsidR="00AD6112" w:rsidRPr="00F226F2" w:rsidRDefault="00AD6112" w:rsidP="008458A2">
                      <w:pPr>
                        <w:pStyle w:val="BasicParagraph"/>
                        <w:rPr>
                          <w:rStyle w:val="SubtleEmphasis"/>
                          <w:rPrChange w:id="20" w:author="Julian Smith" w:date="2024-09-24T17:17:00Z" w16du:dateUtc="2024-09-24T16:17:00Z">
                            <w:rPr>
                              <w:rStyle w:val="SubtleEmphasis"/>
                              <w:lang w:val="en-US"/>
                            </w:rPr>
                          </w:rPrChange>
                        </w:rPr>
                      </w:pPr>
                    </w:p>
                    <w:p w14:paraId="039FD9B4" w14:textId="77777777" w:rsidR="00AD6112" w:rsidRPr="00F226F2" w:rsidRDefault="00AD6112" w:rsidP="008458A2">
                      <w:pPr>
                        <w:pStyle w:val="BasicParagraph"/>
                        <w:rPr>
                          <w:rStyle w:val="SubtleEmphasis"/>
                          <w:rPrChange w:id="21" w:author="Julian Smith" w:date="2024-09-24T17:17:00Z" w16du:dateUtc="2024-09-24T16:17:00Z">
                            <w:rPr>
                              <w:rStyle w:val="SubtleEmphasis"/>
                              <w:lang w:val="en-US"/>
                            </w:rPr>
                          </w:rPrChange>
                        </w:rPr>
                      </w:pPr>
                    </w:p>
                    <w:p w14:paraId="1FDA179E" w14:textId="77777777" w:rsidR="00AD6112" w:rsidRPr="00F226F2" w:rsidRDefault="00AD6112" w:rsidP="008458A2">
                      <w:pPr>
                        <w:pStyle w:val="BasicParagraph"/>
                        <w:rPr>
                          <w:rStyle w:val="SubtleEmphasis"/>
                          <w:rPrChange w:id="22" w:author="Julian Smith" w:date="2024-09-24T17:17:00Z" w16du:dateUtc="2024-09-24T16:17:00Z">
                            <w:rPr>
                              <w:rStyle w:val="SubtleEmphasis"/>
                              <w:lang w:val="en-US"/>
                            </w:rPr>
                          </w:rPrChange>
                        </w:rPr>
                      </w:pPr>
                    </w:p>
                    <w:p w14:paraId="3033F829" w14:textId="3CE8D7B3" w:rsidR="00AD6112" w:rsidRPr="00F226F2" w:rsidRDefault="00AD6112" w:rsidP="008458A2">
                      <w:pPr>
                        <w:pStyle w:val="BasicParagraph"/>
                        <w:rPr>
                          <w:rStyle w:val="SubtleEmphasis"/>
                          <w:rPrChange w:id="23" w:author="Julian Smith" w:date="2024-09-24T17:17:00Z" w16du:dateUtc="2024-09-24T16:17:00Z">
                            <w:rPr>
                              <w:rStyle w:val="SubtleEmphasis"/>
                              <w:lang w:val="en-US"/>
                            </w:rPr>
                          </w:rPrChange>
                        </w:rPr>
                      </w:pPr>
                    </w:p>
                    <w:p w14:paraId="707D3BB9" w14:textId="77777777" w:rsidR="00E734C9" w:rsidRPr="00F226F2" w:rsidRDefault="00E734C9" w:rsidP="008458A2">
                      <w:pPr>
                        <w:pStyle w:val="BasicParagraph"/>
                      </w:pPr>
                    </w:p>
                  </w:txbxContent>
                </v:textbox>
                <w10:wrap anchorx="margin"/>
              </v:shape>
            </w:pict>
          </mc:Fallback>
        </mc:AlternateContent>
      </w:r>
      <w:r w:rsidR="009769C8" w:rsidRPr="00F226F2">
        <w:br w:type="page"/>
      </w:r>
    </w:p>
    <w:p w14:paraId="4F3D6188" w14:textId="77777777" w:rsidR="00986468" w:rsidRPr="00F226F2" w:rsidRDefault="00986468" w:rsidP="008458A2">
      <w:pPr>
        <w:rPr>
          <w:lang w:eastAsia="ko-KR"/>
        </w:rPr>
      </w:pPr>
      <w:r w:rsidRPr="00F226F2">
        <w:rPr>
          <w:lang w:eastAsia="ko-KR"/>
        </w:rPr>
        <w:t>Table of Content</w:t>
      </w:r>
    </w:p>
    <w:p w14:paraId="00D37208" w14:textId="6031A987" w:rsidR="00986468" w:rsidRPr="00F226F2" w:rsidRDefault="00986468" w:rsidP="008458A2">
      <w:pPr>
        <w:rPr>
          <w:lang w:eastAsia="ko-KR"/>
        </w:rPr>
      </w:pPr>
    </w:p>
    <w:p w14:paraId="155B9643" w14:textId="03580F01" w:rsidR="00D7742D" w:rsidRDefault="00986468">
      <w:pPr>
        <w:pStyle w:val="TOC1"/>
        <w:rPr>
          <w:ins w:id="24" w:author="Julian Smith" w:date="2024-10-02T16:17:00Z" w16du:dateUtc="2024-10-02T15:17:00Z"/>
          <w:rFonts w:asciiTheme="minorHAnsi" w:eastAsiaTheme="minorEastAsia" w:hAnsiTheme="minorHAnsi" w:cstheme="minorBidi"/>
          <w:noProof/>
          <w:kern w:val="2"/>
          <w:sz w:val="24"/>
          <w:szCs w:val="24"/>
          <w14:ligatures w14:val="standardContextual"/>
        </w:rPr>
      </w:pPr>
      <w:r w:rsidRPr="00F226F2">
        <w:rPr>
          <w:color w:val="2B579A"/>
          <w:shd w:val="clear" w:color="auto" w:fill="E6E6E6"/>
        </w:rPr>
        <w:fldChar w:fldCharType="begin"/>
      </w:r>
      <w:r w:rsidRPr="00F226F2">
        <w:rPr>
          <w:lang w:eastAsia="ko-KR"/>
        </w:rPr>
        <w:instrText xml:space="preserve"> TOC \o "1-</w:instrText>
      </w:r>
      <w:r w:rsidR="003C4934" w:rsidRPr="00F226F2">
        <w:rPr>
          <w:lang w:eastAsia="ko-KR"/>
        </w:rPr>
        <w:instrText>2</w:instrText>
      </w:r>
      <w:r w:rsidRPr="00F226F2">
        <w:rPr>
          <w:lang w:eastAsia="ko-KR"/>
        </w:rPr>
        <w:instrText xml:space="preserve">" \h \z \u </w:instrText>
      </w:r>
      <w:r w:rsidRPr="00F226F2">
        <w:rPr>
          <w:color w:val="2B579A"/>
          <w:shd w:val="clear" w:color="auto" w:fill="E6E6E6"/>
          <w:lang w:eastAsia="ko-KR"/>
        </w:rPr>
        <w:fldChar w:fldCharType="separate"/>
      </w:r>
      <w:ins w:id="25" w:author="Julian Smith" w:date="2024-10-02T16:17:00Z" w16du:dateUtc="2024-10-02T15:17:00Z">
        <w:r w:rsidR="00D7742D" w:rsidRPr="00316C4A">
          <w:rPr>
            <w:rStyle w:val="Hyperlink"/>
            <w:noProof/>
          </w:rPr>
          <w:fldChar w:fldCharType="begin"/>
        </w:r>
        <w:r w:rsidR="00D7742D" w:rsidRPr="00316C4A">
          <w:rPr>
            <w:rStyle w:val="Hyperlink"/>
            <w:noProof/>
          </w:rPr>
          <w:instrText xml:space="preserve"> </w:instrText>
        </w:r>
        <w:r w:rsidR="00D7742D">
          <w:rPr>
            <w:noProof/>
          </w:rPr>
          <w:instrText>HYPERLINK \l "_Toc178778295"</w:instrText>
        </w:r>
        <w:r w:rsidR="00D7742D" w:rsidRPr="00316C4A">
          <w:rPr>
            <w:rStyle w:val="Hyperlink"/>
            <w:noProof/>
          </w:rPr>
          <w:instrText xml:space="preserve"> </w:instrText>
        </w:r>
        <w:r w:rsidR="00D7742D" w:rsidRPr="00316C4A">
          <w:rPr>
            <w:rStyle w:val="Hyperlink"/>
            <w:noProof/>
          </w:rPr>
        </w:r>
        <w:r w:rsidR="00D7742D" w:rsidRPr="00316C4A">
          <w:rPr>
            <w:rStyle w:val="Hyperlink"/>
            <w:noProof/>
          </w:rPr>
          <w:fldChar w:fldCharType="separate"/>
        </w:r>
        <w:r w:rsidR="00D7742D" w:rsidRPr="00316C4A">
          <w:rPr>
            <w:rStyle w:val="Hyperlink"/>
            <w:noProof/>
          </w:rPr>
          <w:t>1</w:t>
        </w:r>
        <w:r w:rsidR="00D7742D">
          <w:rPr>
            <w:rFonts w:asciiTheme="minorHAnsi" w:eastAsiaTheme="minorEastAsia" w:hAnsiTheme="minorHAnsi" w:cstheme="minorBidi"/>
            <w:noProof/>
            <w:kern w:val="2"/>
            <w:sz w:val="24"/>
            <w:szCs w:val="24"/>
            <w14:ligatures w14:val="standardContextual"/>
          </w:rPr>
          <w:tab/>
        </w:r>
        <w:r w:rsidR="00D7742D" w:rsidRPr="00316C4A">
          <w:rPr>
            <w:rStyle w:val="Hyperlink"/>
            <w:noProof/>
          </w:rPr>
          <w:t>Introduction</w:t>
        </w:r>
        <w:r w:rsidR="00D7742D">
          <w:rPr>
            <w:noProof/>
            <w:webHidden/>
          </w:rPr>
          <w:tab/>
        </w:r>
        <w:r w:rsidR="00D7742D">
          <w:rPr>
            <w:noProof/>
            <w:webHidden/>
          </w:rPr>
          <w:fldChar w:fldCharType="begin"/>
        </w:r>
        <w:r w:rsidR="00D7742D">
          <w:rPr>
            <w:noProof/>
            <w:webHidden/>
          </w:rPr>
          <w:instrText xml:space="preserve"> PAGEREF _Toc178778295 \h </w:instrText>
        </w:r>
      </w:ins>
      <w:r w:rsidR="00D7742D">
        <w:rPr>
          <w:noProof/>
          <w:webHidden/>
        </w:rPr>
      </w:r>
      <w:r w:rsidR="00D7742D">
        <w:rPr>
          <w:noProof/>
          <w:webHidden/>
        </w:rPr>
        <w:fldChar w:fldCharType="separate"/>
      </w:r>
      <w:ins w:id="26" w:author="Julian Smith" w:date="2024-10-02T16:18:00Z" w16du:dateUtc="2024-10-02T15:18:00Z">
        <w:r w:rsidR="00D7742D">
          <w:rPr>
            <w:noProof/>
            <w:webHidden/>
          </w:rPr>
          <w:t>3</w:t>
        </w:r>
      </w:ins>
      <w:ins w:id="27" w:author="Julian Smith" w:date="2024-10-02T16:17:00Z" w16du:dateUtc="2024-10-02T15:17:00Z">
        <w:r w:rsidR="00D7742D">
          <w:rPr>
            <w:noProof/>
            <w:webHidden/>
          </w:rPr>
          <w:fldChar w:fldCharType="end"/>
        </w:r>
        <w:r w:rsidR="00D7742D" w:rsidRPr="00316C4A">
          <w:rPr>
            <w:rStyle w:val="Hyperlink"/>
            <w:noProof/>
          </w:rPr>
          <w:fldChar w:fldCharType="end"/>
        </w:r>
      </w:ins>
    </w:p>
    <w:p w14:paraId="75A033B8" w14:textId="349A3F90" w:rsidR="00D7742D" w:rsidRDefault="00D7742D">
      <w:pPr>
        <w:pStyle w:val="TOC2"/>
        <w:tabs>
          <w:tab w:val="left" w:pos="960"/>
          <w:tab w:val="right" w:leader="dot" w:pos="9060"/>
        </w:tabs>
        <w:rPr>
          <w:ins w:id="28" w:author="Julian Smith" w:date="2024-10-02T16:17:00Z" w16du:dateUtc="2024-10-02T15:17:00Z"/>
          <w:rFonts w:asciiTheme="minorHAnsi" w:eastAsiaTheme="minorEastAsia" w:hAnsiTheme="minorHAnsi" w:cstheme="minorBidi"/>
          <w:noProof/>
          <w:kern w:val="2"/>
          <w:sz w:val="24"/>
          <w:szCs w:val="24"/>
          <w14:ligatures w14:val="standardContextual"/>
        </w:rPr>
      </w:pPr>
      <w:ins w:id="29"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"_Toc178778296"</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1.1.</w:t>
        </w:r>
        <w:r>
          <w:rPr>
            <w:rFonts w:asciiTheme="minorHAnsi" w:eastAsiaTheme="minorEastAsia" w:hAnsiTheme="minorHAnsi" w:cstheme="minorBidi"/>
            <w:noProof/>
            <w:kern w:val="2"/>
            <w:sz w:val="24"/>
            <w:szCs w:val="24"/>
            <w14:ligatures w14:val="standardContextual"/>
          </w:rPr>
          <w:tab/>
        </w:r>
        <w:r w:rsidRPr="00316C4A">
          <w:rPr>
            <w:rStyle w:val="Hyperlink"/>
            <w:noProof/>
          </w:rPr>
          <w:t>Objectives of this document</w:t>
        </w:r>
        <w:r>
          <w:rPr>
            <w:noProof/>
            <w:webHidden/>
          </w:rPr>
          <w:tab/>
        </w:r>
        <w:r>
          <w:rPr>
            <w:noProof/>
            <w:webHidden/>
          </w:rPr>
          <w:fldChar w:fldCharType="begin"/>
        </w:r>
        <w:r>
          <w:rPr>
            <w:noProof/>
            <w:webHidden/>
          </w:rPr>
          <w:instrText xml:space="preserve"> PAGEREF _Toc178778296 \h </w:instrText>
        </w:r>
      </w:ins>
      <w:r>
        <w:rPr>
          <w:noProof/>
          <w:webHidden/>
        </w:rPr>
      </w:r>
      <w:r>
        <w:rPr>
          <w:noProof/>
          <w:webHidden/>
        </w:rPr>
        <w:fldChar w:fldCharType="separate"/>
      </w:r>
      <w:ins w:id="30" w:author="Julian Smith" w:date="2024-10-02T16:18:00Z" w16du:dateUtc="2024-10-02T15:18:00Z">
        <w:r>
          <w:rPr>
            <w:noProof/>
            <w:webHidden/>
          </w:rPr>
          <w:t>3</w:t>
        </w:r>
      </w:ins>
      <w:ins w:id="31" w:author="Julian Smith" w:date="2024-10-02T16:17:00Z" w16du:dateUtc="2024-10-02T15:17:00Z">
        <w:r>
          <w:rPr>
            <w:noProof/>
            <w:webHidden/>
          </w:rPr>
          <w:fldChar w:fldCharType="end"/>
        </w:r>
        <w:r w:rsidRPr="00316C4A">
          <w:rPr>
            <w:rStyle w:val="Hyperlink"/>
            <w:noProof/>
          </w:rPr>
          <w:fldChar w:fldCharType="end"/>
        </w:r>
      </w:ins>
    </w:p>
    <w:p w14:paraId="1DED2091" w14:textId="1A1658D3" w:rsidR="00D7742D" w:rsidRDefault="00D7742D">
      <w:pPr>
        <w:pStyle w:val="TOC2"/>
        <w:tabs>
          <w:tab w:val="left" w:pos="960"/>
          <w:tab w:val="right" w:leader="dot" w:pos="9060"/>
        </w:tabs>
        <w:rPr>
          <w:ins w:id="32" w:author="Julian Smith" w:date="2024-10-02T16:17:00Z" w16du:dateUtc="2024-10-02T15:17:00Z"/>
          <w:rFonts w:asciiTheme="minorHAnsi" w:eastAsiaTheme="minorEastAsia" w:hAnsiTheme="minorHAnsi" w:cstheme="minorBidi"/>
          <w:noProof/>
          <w:kern w:val="2"/>
          <w:sz w:val="24"/>
          <w:szCs w:val="24"/>
          <w14:ligatures w14:val="standardContextual"/>
        </w:rPr>
      </w:pPr>
      <w:ins w:id="33"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"_Toc178778297"</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1.2.</w:t>
        </w:r>
        <w:r>
          <w:rPr>
            <w:rFonts w:asciiTheme="minorHAnsi" w:eastAsiaTheme="minorEastAsia" w:hAnsiTheme="minorHAnsi" w:cstheme="minorBidi"/>
            <w:noProof/>
            <w:kern w:val="2"/>
            <w:sz w:val="24"/>
            <w:szCs w:val="24"/>
            <w14:ligatures w14:val="standardContextual"/>
          </w:rPr>
          <w:tab/>
        </w:r>
        <w:r w:rsidRPr="00316C4A">
          <w:rPr>
            <w:rStyle w:val="Hyperlink"/>
            <w:noProof/>
          </w:rPr>
          <w:t>Context</w:t>
        </w:r>
        <w:r>
          <w:rPr>
            <w:noProof/>
            <w:webHidden/>
          </w:rPr>
          <w:tab/>
        </w:r>
        <w:r>
          <w:rPr>
            <w:noProof/>
            <w:webHidden/>
          </w:rPr>
          <w:fldChar w:fldCharType="begin"/>
        </w:r>
        <w:r>
          <w:rPr>
            <w:noProof/>
            <w:webHidden/>
          </w:rPr>
          <w:instrText xml:space="preserve"> PAGEREF _Toc178778297 \h </w:instrText>
        </w:r>
      </w:ins>
      <w:r>
        <w:rPr>
          <w:noProof/>
          <w:webHidden/>
        </w:rPr>
      </w:r>
      <w:r>
        <w:rPr>
          <w:noProof/>
          <w:webHidden/>
        </w:rPr>
        <w:fldChar w:fldCharType="separate"/>
      </w:r>
      <w:ins w:id="34" w:author="Julian Smith" w:date="2024-10-02T16:18:00Z" w16du:dateUtc="2024-10-02T15:18:00Z">
        <w:r>
          <w:rPr>
            <w:noProof/>
            <w:webHidden/>
          </w:rPr>
          <w:t>3</w:t>
        </w:r>
      </w:ins>
      <w:ins w:id="35" w:author="Julian Smith" w:date="2024-10-02T16:17:00Z" w16du:dateUtc="2024-10-02T15:17:00Z">
        <w:r>
          <w:rPr>
            <w:noProof/>
            <w:webHidden/>
          </w:rPr>
          <w:fldChar w:fldCharType="end"/>
        </w:r>
        <w:r w:rsidRPr="00316C4A">
          <w:rPr>
            <w:rStyle w:val="Hyperlink"/>
            <w:noProof/>
          </w:rPr>
          <w:fldChar w:fldCharType="end"/>
        </w:r>
      </w:ins>
    </w:p>
    <w:p w14:paraId="2D0724EE" w14:textId="491F3761" w:rsidR="00D7742D" w:rsidRDefault="00D7742D">
      <w:pPr>
        <w:pStyle w:val="TOC2"/>
        <w:tabs>
          <w:tab w:val="left" w:pos="960"/>
          <w:tab w:val="right" w:leader="dot" w:pos="9060"/>
        </w:tabs>
        <w:rPr>
          <w:ins w:id="36" w:author="Julian Smith" w:date="2024-10-02T16:17:00Z" w16du:dateUtc="2024-10-02T15:17:00Z"/>
          <w:rFonts w:asciiTheme="minorHAnsi" w:eastAsiaTheme="minorEastAsia" w:hAnsiTheme="minorHAnsi" w:cstheme="minorBidi"/>
          <w:noProof/>
          <w:kern w:val="2"/>
          <w:sz w:val="24"/>
          <w:szCs w:val="24"/>
          <w14:ligatures w14:val="standardContextual"/>
        </w:rPr>
      </w:pPr>
      <w:ins w:id="37"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"_Toc178778298"</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1.3.</w:t>
        </w:r>
        <w:r>
          <w:rPr>
            <w:rFonts w:asciiTheme="minorHAnsi" w:eastAsiaTheme="minorEastAsia" w:hAnsiTheme="minorHAnsi" w:cstheme="minorBidi"/>
            <w:noProof/>
            <w:kern w:val="2"/>
            <w:sz w:val="24"/>
            <w:szCs w:val="24"/>
            <w14:ligatures w14:val="standardContextual"/>
          </w:rPr>
          <w:tab/>
        </w:r>
        <w:r w:rsidRPr="00316C4A">
          <w:rPr>
            <w:rStyle w:val="Hyperlink"/>
            <w:noProof/>
          </w:rPr>
          <w:t>Contributors</w:t>
        </w:r>
        <w:r>
          <w:rPr>
            <w:noProof/>
            <w:webHidden/>
          </w:rPr>
          <w:tab/>
        </w:r>
        <w:r>
          <w:rPr>
            <w:noProof/>
            <w:webHidden/>
          </w:rPr>
          <w:fldChar w:fldCharType="begin"/>
        </w:r>
        <w:r>
          <w:rPr>
            <w:noProof/>
            <w:webHidden/>
          </w:rPr>
          <w:instrText xml:space="preserve"> PAGEREF _Toc178778298 \h </w:instrText>
        </w:r>
      </w:ins>
      <w:r>
        <w:rPr>
          <w:noProof/>
          <w:webHidden/>
        </w:rPr>
      </w:r>
      <w:r>
        <w:rPr>
          <w:noProof/>
          <w:webHidden/>
        </w:rPr>
        <w:fldChar w:fldCharType="separate"/>
      </w:r>
      <w:ins w:id="38" w:author="Julian Smith" w:date="2024-10-02T16:18:00Z" w16du:dateUtc="2024-10-02T15:18:00Z">
        <w:r>
          <w:rPr>
            <w:noProof/>
            <w:webHidden/>
          </w:rPr>
          <w:t>4</w:t>
        </w:r>
      </w:ins>
      <w:ins w:id="39" w:author="Julian Smith" w:date="2024-10-02T16:17:00Z" w16du:dateUtc="2024-10-02T15:17:00Z">
        <w:r>
          <w:rPr>
            <w:noProof/>
            <w:webHidden/>
          </w:rPr>
          <w:fldChar w:fldCharType="end"/>
        </w:r>
        <w:r w:rsidRPr="00316C4A">
          <w:rPr>
            <w:rStyle w:val="Hyperlink"/>
            <w:noProof/>
          </w:rPr>
          <w:fldChar w:fldCharType="end"/>
        </w:r>
      </w:ins>
    </w:p>
    <w:p w14:paraId="06209887" w14:textId="699A917F" w:rsidR="00D7742D" w:rsidRDefault="00D7742D">
      <w:pPr>
        <w:pStyle w:val="TOC2"/>
        <w:tabs>
          <w:tab w:val="left" w:pos="960"/>
          <w:tab w:val="right" w:leader="dot" w:pos="9060"/>
        </w:tabs>
        <w:rPr>
          <w:ins w:id="40" w:author="Julian Smith" w:date="2024-10-02T16:17:00Z" w16du:dateUtc="2024-10-02T15:17:00Z"/>
          <w:rFonts w:asciiTheme="minorHAnsi" w:eastAsiaTheme="minorEastAsia" w:hAnsiTheme="minorHAnsi" w:cstheme="minorBidi"/>
          <w:noProof/>
          <w:kern w:val="2"/>
          <w:sz w:val="24"/>
          <w:szCs w:val="24"/>
          <w14:ligatures w14:val="standardContextual"/>
        </w:rPr>
      </w:pPr>
      <w:ins w:id="41"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"_Toc178778299"</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1.4.</w:t>
        </w:r>
        <w:r>
          <w:rPr>
            <w:rFonts w:asciiTheme="minorHAnsi" w:eastAsiaTheme="minorEastAsia" w:hAnsiTheme="minorHAnsi" w:cstheme="minorBidi"/>
            <w:noProof/>
            <w:kern w:val="2"/>
            <w:sz w:val="24"/>
            <w:szCs w:val="24"/>
            <w14:ligatures w14:val="standardContextual"/>
          </w:rPr>
          <w:tab/>
        </w:r>
        <w:r w:rsidRPr="00316C4A">
          <w:rPr>
            <w:rStyle w:val="Hyperlink"/>
            <w:noProof/>
          </w:rPr>
          <w:t>Validation</w:t>
        </w:r>
        <w:r>
          <w:rPr>
            <w:noProof/>
            <w:webHidden/>
          </w:rPr>
          <w:tab/>
        </w:r>
        <w:r>
          <w:rPr>
            <w:noProof/>
            <w:webHidden/>
          </w:rPr>
          <w:fldChar w:fldCharType="begin"/>
        </w:r>
        <w:r>
          <w:rPr>
            <w:noProof/>
            <w:webHidden/>
          </w:rPr>
          <w:instrText xml:space="preserve"> PAGEREF _Toc178778299 \h </w:instrText>
        </w:r>
      </w:ins>
      <w:r>
        <w:rPr>
          <w:noProof/>
          <w:webHidden/>
        </w:rPr>
      </w:r>
      <w:r>
        <w:rPr>
          <w:noProof/>
          <w:webHidden/>
        </w:rPr>
        <w:fldChar w:fldCharType="separate"/>
      </w:r>
      <w:ins w:id="42" w:author="Julian Smith" w:date="2024-10-02T16:18:00Z" w16du:dateUtc="2024-10-02T15:18:00Z">
        <w:r>
          <w:rPr>
            <w:noProof/>
            <w:webHidden/>
          </w:rPr>
          <w:t>4</w:t>
        </w:r>
      </w:ins>
      <w:ins w:id="43" w:author="Julian Smith" w:date="2024-10-02T16:17:00Z" w16du:dateUtc="2024-10-02T15:17:00Z">
        <w:r>
          <w:rPr>
            <w:noProof/>
            <w:webHidden/>
          </w:rPr>
          <w:fldChar w:fldCharType="end"/>
        </w:r>
        <w:r w:rsidRPr="00316C4A">
          <w:rPr>
            <w:rStyle w:val="Hyperlink"/>
            <w:noProof/>
          </w:rPr>
          <w:fldChar w:fldCharType="end"/>
        </w:r>
      </w:ins>
    </w:p>
    <w:p w14:paraId="2B883342" w14:textId="5B467307" w:rsidR="00D7742D" w:rsidRDefault="00D7742D">
      <w:pPr>
        <w:pStyle w:val="TOC2"/>
        <w:tabs>
          <w:tab w:val="left" w:pos="960"/>
          <w:tab w:val="right" w:leader="dot" w:pos="9060"/>
        </w:tabs>
        <w:rPr>
          <w:ins w:id="44" w:author="Julian Smith" w:date="2024-10-02T16:17:00Z" w16du:dateUtc="2024-10-02T15:17:00Z"/>
          <w:rFonts w:asciiTheme="minorHAnsi" w:eastAsiaTheme="minorEastAsia" w:hAnsiTheme="minorHAnsi" w:cstheme="minorBidi"/>
          <w:noProof/>
          <w:kern w:val="2"/>
          <w:sz w:val="24"/>
          <w:szCs w:val="24"/>
          <w14:ligatures w14:val="standardContextual"/>
        </w:rPr>
      </w:pPr>
      <w:ins w:id="45"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"_Toc178778300"</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1.5.</w:t>
        </w:r>
        <w:r>
          <w:rPr>
            <w:rFonts w:asciiTheme="minorHAnsi" w:eastAsiaTheme="minorEastAsia" w:hAnsiTheme="minorHAnsi" w:cstheme="minorBidi"/>
            <w:noProof/>
            <w:kern w:val="2"/>
            <w:sz w:val="24"/>
            <w:szCs w:val="24"/>
            <w14:ligatures w14:val="standardContextual"/>
          </w:rPr>
          <w:tab/>
        </w:r>
        <w:r w:rsidRPr="00316C4A">
          <w:rPr>
            <w:rStyle w:val="Hyperlink"/>
            <w:noProof/>
          </w:rPr>
          <w:t>Glossary</w:t>
        </w:r>
        <w:r>
          <w:rPr>
            <w:noProof/>
            <w:webHidden/>
          </w:rPr>
          <w:tab/>
        </w:r>
        <w:r>
          <w:rPr>
            <w:noProof/>
            <w:webHidden/>
          </w:rPr>
          <w:fldChar w:fldCharType="begin"/>
        </w:r>
        <w:r>
          <w:rPr>
            <w:noProof/>
            <w:webHidden/>
          </w:rPr>
          <w:instrText xml:space="preserve"> PAGEREF _Toc178778300 \h </w:instrText>
        </w:r>
      </w:ins>
      <w:r>
        <w:rPr>
          <w:noProof/>
          <w:webHidden/>
        </w:rPr>
      </w:r>
      <w:r>
        <w:rPr>
          <w:noProof/>
          <w:webHidden/>
        </w:rPr>
        <w:fldChar w:fldCharType="separate"/>
      </w:r>
      <w:ins w:id="46" w:author="Julian Smith" w:date="2024-10-02T16:18:00Z" w16du:dateUtc="2024-10-02T15:18:00Z">
        <w:r>
          <w:rPr>
            <w:noProof/>
            <w:webHidden/>
          </w:rPr>
          <w:t>5</w:t>
        </w:r>
      </w:ins>
      <w:ins w:id="47" w:author="Julian Smith" w:date="2024-10-02T16:17:00Z" w16du:dateUtc="2024-10-02T15:17:00Z">
        <w:r>
          <w:rPr>
            <w:noProof/>
            <w:webHidden/>
          </w:rPr>
          <w:fldChar w:fldCharType="end"/>
        </w:r>
        <w:r w:rsidRPr="00316C4A">
          <w:rPr>
            <w:rStyle w:val="Hyperlink"/>
            <w:noProof/>
          </w:rPr>
          <w:fldChar w:fldCharType="end"/>
        </w:r>
      </w:ins>
    </w:p>
    <w:p w14:paraId="23233801" w14:textId="7844B061" w:rsidR="00D7742D" w:rsidRDefault="00D7742D">
      <w:pPr>
        <w:pStyle w:val="TOC1"/>
        <w:rPr>
          <w:ins w:id="48" w:author="Julian Smith" w:date="2024-10-02T16:17:00Z" w16du:dateUtc="2024-10-02T15:17:00Z"/>
          <w:rFonts w:asciiTheme="minorHAnsi" w:eastAsiaTheme="minorEastAsia" w:hAnsiTheme="minorHAnsi" w:cstheme="minorBidi"/>
          <w:noProof/>
          <w:kern w:val="2"/>
          <w:sz w:val="24"/>
          <w:szCs w:val="24"/>
          <w14:ligatures w14:val="standardContextual"/>
        </w:rPr>
      </w:pPr>
      <w:ins w:id="49"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"_Toc178778301"</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2</w:t>
        </w:r>
        <w:r>
          <w:rPr>
            <w:rFonts w:asciiTheme="minorHAnsi" w:eastAsiaTheme="minorEastAsia" w:hAnsiTheme="minorHAnsi" w:cstheme="minorBidi"/>
            <w:noProof/>
            <w:kern w:val="2"/>
            <w:sz w:val="24"/>
            <w:szCs w:val="24"/>
            <w14:ligatures w14:val="standardContextual"/>
          </w:rPr>
          <w:tab/>
        </w:r>
        <w:r w:rsidRPr="00316C4A">
          <w:rPr>
            <w:rStyle w:val="Hyperlink"/>
            <w:noProof/>
          </w:rPr>
          <w:t>FNO Design Principles</w:t>
        </w:r>
        <w:r>
          <w:rPr>
            <w:noProof/>
            <w:webHidden/>
          </w:rPr>
          <w:tab/>
        </w:r>
        <w:r>
          <w:rPr>
            <w:noProof/>
            <w:webHidden/>
          </w:rPr>
          <w:fldChar w:fldCharType="begin"/>
        </w:r>
        <w:r>
          <w:rPr>
            <w:noProof/>
            <w:webHidden/>
          </w:rPr>
          <w:instrText xml:space="preserve"> PAGEREF _Toc178778301 \h </w:instrText>
        </w:r>
      </w:ins>
      <w:r>
        <w:rPr>
          <w:noProof/>
          <w:webHidden/>
        </w:rPr>
      </w:r>
      <w:r>
        <w:rPr>
          <w:noProof/>
          <w:webHidden/>
        </w:rPr>
        <w:fldChar w:fldCharType="separate"/>
      </w:r>
      <w:ins w:id="50" w:author="Julian Smith" w:date="2024-10-02T16:18:00Z" w16du:dateUtc="2024-10-02T15:18:00Z">
        <w:r>
          <w:rPr>
            <w:noProof/>
            <w:webHidden/>
          </w:rPr>
          <w:t>7</w:t>
        </w:r>
      </w:ins>
      <w:ins w:id="51" w:author="Julian Smith" w:date="2024-10-02T16:17:00Z" w16du:dateUtc="2024-10-02T15:17:00Z">
        <w:r>
          <w:rPr>
            <w:noProof/>
            <w:webHidden/>
          </w:rPr>
          <w:fldChar w:fldCharType="end"/>
        </w:r>
        <w:r w:rsidRPr="00316C4A">
          <w:rPr>
            <w:rStyle w:val="Hyperlink"/>
            <w:noProof/>
          </w:rPr>
          <w:fldChar w:fldCharType="end"/>
        </w:r>
      </w:ins>
    </w:p>
    <w:p w14:paraId="19284DB7" w14:textId="0D39C632" w:rsidR="00D7742D" w:rsidRDefault="00D7742D">
      <w:pPr>
        <w:pStyle w:val="TOC2"/>
        <w:tabs>
          <w:tab w:val="left" w:pos="960"/>
          <w:tab w:val="right" w:leader="dot" w:pos="9060"/>
        </w:tabs>
        <w:rPr>
          <w:ins w:id="52" w:author="Julian Smith" w:date="2024-10-02T16:17:00Z" w16du:dateUtc="2024-10-02T15:17:00Z"/>
          <w:rFonts w:asciiTheme="minorHAnsi" w:eastAsiaTheme="minorEastAsia" w:hAnsiTheme="minorHAnsi" w:cstheme="minorBidi"/>
          <w:noProof/>
          <w:kern w:val="2"/>
          <w:sz w:val="24"/>
          <w:szCs w:val="24"/>
          <w14:ligatures w14:val="standardContextual"/>
        </w:rPr>
      </w:pPr>
      <w:ins w:id="53"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"_Toc178778302"</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2.1.</w:t>
        </w:r>
        <w:r>
          <w:rPr>
            <w:rFonts w:asciiTheme="minorHAnsi" w:eastAsiaTheme="minorEastAsia" w:hAnsiTheme="minorHAnsi" w:cstheme="minorBidi"/>
            <w:noProof/>
            <w:kern w:val="2"/>
            <w:sz w:val="24"/>
            <w:szCs w:val="24"/>
            <w14:ligatures w14:val="standardContextual"/>
          </w:rPr>
          <w:tab/>
        </w:r>
        <w:r w:rsidRPr="00316C4A">
          <w:rPr>
            <w:rStyle w:val="Hyperlink"/>
            <w:noProof/>
          </w:rPr>
          <w:t>Key Solution Design Drivers</w:t>
        </w:r>
        <w:r>
          <w:rPr>
            <w:noProof/>
            <w:webHidden/>
          </w:rPr>
          <w:tab/>
        </w:r>
        <w:r>
          <w:rPr>
            <w:noProof/>
            <w:webHidden/>
          </w:rPr>
          <w:fldChar w:fldCharType="begin"/>
        </w:r>
        <w:r>
          <w:rPr>
            <w:noProof/>
            <w:webHidden/>
          </w:rPr>
          <w:instrText xml:space="preserve"> PAGEREF _Toc178778302 \h </w:instrText>
        </w:r>
      </w:ins>
      <w:r>
        <w:rPr>
          <w:noProof/>
          <w:webHidden/>
        </w:rPr>
      </w:r>
      <w:r>
        <w:rPr>
          <w:noProof/>
          <w:webHidden/>
        </w:rPr>
        <w:fldChar w:fldCharType="separate"/>
      </w:r>
      <w:ins w:id="54" w:author="Julian Smith" w:date="2024-10-02T16:18:00Z" w16du:dateUtc="2024-10-02T15:18:00Z">
        <w:r>
          <w:rPr>
            <w:noProof/>
            <w:webHidden/>
          </w:rPr>
          <w:t>7</w:t>
        </w:r>
      </w:ins>
      <w:ins w:id="55" w:author="Julian Smith" w:date="2024-10-02T16:17:00Z" w16du:dateUtc="2024-10-02T15:17:00Z">
        <w:r>
          <w:rPr>
            <w:noProof/>
            <w:webHidden/>
          </w:rPr>
          <w:fldChar w:fldCharType="end"/>
        </w:r>
        <w:r w:rsidRPr="00316C4A">
          <w:rPr>
            <w:rStyle w:val="Hyperlink"/>
            <w:noProof/>
          </w:rPr>
          <w:fldChar w:fldCharType="end"/>
        </w:r>
      </w:ins>
    </w:p>
    <w:p w14:paraId="3A3A26AB" w14:textId="5AF8EA9E" w:rsidR="00D7742D" w:rsidRDefault="00D7742D">
      <w:pPr>
        <w:pStyle w:val="TOC2"/>
        <w:tabs>
          <w:tab w:val="left" w:pos="960"/>
          <w:tab w:val="right" w:leader="dot" w:pos="9060"/>
        </w:tabs>
        <w:rPr>
          <w:ins w:id="56" w:author="Julian Smith" w:date="2024-10-02T16:17:00Z" w16du:dateUtc="2024-10-02T15:17:00Z"/>
          <w:rFonts w:asciiTheme="minorHAnsi" w:eastAsiaTheme="minorEastAsia" w:hAnsiTheme="minorHAnsi" w:cstheme="minorBidi"/>
          <w:noProof/>
          <w:kern w:val="2"/>
          <w:sz w:val="24"/>
          <w:szCs w:val="24"/>
          <w14:ligatures w14:val="standardContextual"/>
        </w:rPr>
      </w:pPr>
      <w:ins w:id="57"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"_Toc178778303"</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2.2.</w:t>
        </w:r>
        <w:r>
          <w:rPr>
            <w:rFonts w:asciiTheme="minorHAnsi" w:eastAsiaTheme="minorEastAsia" w:hAnsiTheme="minorHAnsi" w:cstheme="minorBidi"/>
            <w:noProof/>
            <w:kern w:val="2"/>
            <w:sz w:val="24"/>
            <w:szCs w:val="24"/>
            <w14:ligatures w14:val="standardContextual"/>
          </w:rPr>
          <w:tab/>
        </w:r>
        <w:r w:rsidRPr="00316C4A">
          <w:rPr>
            <w:rStyle w:val="Hyperlink"/>
            <w:noProof/>
          </w:rPr>
          <w:t>Solution Design Decisions and Assumptions</w:t>
        </w:r>
        <w:r>
          <w:rPr>
            <w:noProof/>
            <w:webHidden/>
          </w:rPr>
          <w:tab/>
        </w:r>
        <w:r>
          <w:rPr>
            <w:noProof/>
            <w:webHidden/>
          </w:rPr>
          <w:fldChar w:fldCharType="begin"/>
        </w:r>
        <w:r>
          <w:rPr>
            <w:noProof/>
            <w:webHidden/>
          </w:rPr>
          <w:instrText xml:space="preserve"> PAGEREF _Toc178778303 \h </w:instrText>
        </w:r>
      </w:ins>
      <w:r>
        <w:rPr>
          <w:noProof/>
          <w:webHidden/>
        </w:rPr>
      </w:r>
      <w:r>
        <w:rPr>
          <w:noProof/>
          <w:webHidden/>
        </w:rPr>
        <w:fldChar w:fldCharType="separate"/>
      </w:r>
      <w:ins w:id="58" w:author="Julian Smith" w:date="2024-10-02T16:18:00Z" w16du:dateUtc="2024-10-02T15:18:00Z">
        <w:r>
          <w:rPr>
            <w:noProof/>
            <w:webHidden/>
          </w:rPr>
          <w:t>8</w:t>
        </w:r>
      </w:ins>
      <w:ins w:id="59" w:author="Julian Smith" w:date="2024-10-02T16:17:00Z" w16du:dateUtc="2024-10-02T15:17:00Z">
        <w:r>
          <w:rPr>
            <w:noProof/>
            <w:webHidden/>
          </w:rPr>
          <w:fldChar w:fldCharType="end"/>
        </w:r>
        <w:r w:rsidRPr="00316C4A">
          <w:rPr>
            <w:rStyle w:val="Hyperlink"/>
            <w:noProof/>
          </w:rPr>
          <w:fldChar w:fldCharType="end"/>
        </w:r>
      </w:ins>
    </w:p>
    <w:p w14:paraId="63EA4902" w14:textId="0D90E392" w:rsidR="00D7742D" w:rsidRDefault="00D7742D">
      <w:pPr>
        <w:pStyle w:val="TOC1"/>
        <w:rPr>
          <w:ins w:id="60" w:author="Julian Smith" w:date="2024-10-02T16:17:00Z" w16du:dateUtc="2024-10-02T15:17:00Z"/>
          <w:rFonts w:asciiTheme="minorHAnsi" w:eastAsiaTheme="minorEastAsia" w:hAnsiTheme="minorHAnsi" w:cstheme="minorBidi"/>
          <w:noProof/>
          <w:kern w:val="2"/>
          <w:sz w:val="24"/>
          <w:szCs w:val="24"/>
          <w14:ligatures w14:val="standardContextual"/>
        </w:rPr>
      </w:pPr>
      <w:ins w:id="61"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"_Toc178778304"</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3</w:t>
        </w:r>
        <w:r>
          <w:rPr>
            <w:rFonts w:asciiTheme="minorHAnsi" w:eastAsiaTheme="minorEastAsia" w:hAnsiTheme="minorHAnsi" w:cstheme="minorBidi"/>
            <w:noProof/>
            <w:kern w:val="2"/>
            <w:sz w:val="24"/>
            <w:szCs w:val="24"/>
            <w14:ligatures w14:val="standardContextual"/>
          </w:rPr>
          <w:tab/>
        </w:r>
        <w:r w:rsidRPr="00316C4A">
          <w:rPr>
            <w:rStyle w:val="Hyperlink"/>
            <w:noProof/>
          </w:rPr>
          <w:t>Data Model</w:t>
        </w:r>
        <w:r>
          <w:rPr>
            <w:noProof/>
            <w:webHidden/>
          </w:rPr>
          <w:tab/>
        </w:r>
        <w:r>
          <w:rPr>
            <w:noProof/>
            <w:webHidden/>
          </w:rPr>
          <w:fldChar w:fldCharType="begin"/>
        </w:r>
        <w:r>
          <w:rPr>
            <w:noProof/>
            <w:webHidden/>
          </w:rPr>
          <w:instrText xml:space="preserve"> PAGEREF _Toc178778304 \h </w:instrText>
        </w:r>
      </w:ins>
      <w:r>
        <w:rPr>
          <w:noProof/>
          <w:webHidden/>
        </w:rPr>
      </w:r>
      <w:r>
        <w:rPr>
          <w:noProof/>
          <w:webHidden/>
        </w:rPr>
        <w:fldChar w:fldCharType="separate"/>
      </w:r>
      <w:ins w:id="62" w:author="Julian Smith" w:date="2024-10-02T16:18:00Z" w16du:dateUtc="2024-10-02T15:18:00Z">
        <w:r>
          <w:rPr>
            <w:noProof/>
            <w:webHidden/>
          </w:rPr>
          <w:t>16</w:t>
        </w:r>
      </w:ins>
      <w:ins w:id="63" w:author="Julian Smith" w:date="2024-10-02T16:17:00Z" w16du:dateUtc="2024-10-02T15:17:00Z">
        <w:r>
          <w:rPr>
            <w:noProof/>
            <w:webHidden/>
          </w:rPr>
          <w:fldChar w:fldCharType="end"/>
        </w:r>
        <w:r w:rsidRPr="00316C4A">
          <w:rPr>
            <w:rStyle w:val="Hyperlink"/>
            <w:noProof/>
          </w:rPr>
          <w:fldChar w:fldCharType="end"/>
        </w:r>
      </w:ins>
    </w:p>
    <w:p w14:paraId="2DFFB83B" w14:textId="08C7AE74" w:rsidR="00D7742D" w:rsidRDefault="00D7742D">
      <w:pPr>
        <w:pStyle w:val="TOC2"/>
        <w:tabs>
          <w:tab w:val="left" w:pos="960"/>
          <w:tab w:val="right" w:leader="dot" w:pos="9060"/>
        </w:tabs>
        <w:rPr>
          <w:ins w:id="64" w:author="Julian Smith" w:date="2024-10-02T16:17:00Z" w16du:dateUtc="2024-10-02T15:17:00Z"/>
          <w:rFonts w:asciiTheme="minorHAnsi" w:eastAsiaTheme="minorEastAsia" w:hAnsiTheme="minorHAnsi" w:cstheme="minorBidi"/>
          <w:noProof/>
          <w:kern w:val="2"/>
          <w:sz w:val="24"/>
          <w:szCs w:val="24"/>
          <w14:ligatures w14:val="standardContextual"/>
        </w:rPr>
      </w:pPr>
      <w:ins w:id="65"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"_Toc178778305"</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3.1.</w:t>
        </w:r>
        <w:r>
          <w:rPr>
            <w:rFonts w:asciiTheme="minorHAnsi" w:eastAsiaTheme="minorEastAsia" w:hAnsiTheme="minorHAnsi" w:cstheme="minorBidi"/>
            <w:noProof/>
            <w:kern w:val="2"/>
            <w:sz w:val="24"/>
            <w:szCs w:val="24"/>
            <w14:ligatures w14:val="standardContextual"/>
          </w:rPr>
          <w:tab/>
        </w:r>
        <w:r w:rsidRPr="00316C4A">
          <w:rPr>
            <w:rStyle w:val="Hyperlink"/>
            <w:noProof/>
          </w:rPr>
          <w:t>Introduction</w:t>
        </w:r>
        <w:r>
          <w:rPr>
            <w:noProof/>
            <w:webHidden/>
          </w:rPr>
          <w:tab/>
        </w:r>
        <w:r>
          <w:rPr>
            <w:noProof/>
            <w:webHidden/>
          </w:rPr>
          <w:fldChar w:fldCharType="begin"/>
        </w:r>
        <w:r>
          <w:rPr>
            <w:noProof/>
            <w:webHidden/>
          </w:rPr>
          <w:instrText xml:space="preserve"> PAGEREF _Toc178778305 \h </w:instrText>
        </w:r>
      </w:ins>
      <w:r>
        <w:rPr>
          <w:noProof/>
          <w:webHidden/>
        </w:rPr>
      </w:r>
      <w:r>
        <w:rPr>
          <w:noProof/>
          <w:webHidden/>
        </w:rPr>
        <w:fldChar w:fldCharType="separate"/>
      </w:r>
      <w:ins w:id="66" w:author="Julian Smith" w:date="2024-10-02T16:18:00Z" w16du:dateUtc="2024-10-02T15:18:00Z">
        <w:r>
          <w:rPr>
            <w:noProof/>
            <w:webHidden/>
          </w:rPr>
          <w:t>16</w:t>
        </w:r>
      </w:ins>
      <w:ins w:id="67" w:author="Julian Smith" w:date="2024-10-02T16:17:00Z" w16du:dateUtc="2024-10-02T15:17:00Z">
        <w:r>
          <w:rPr>
            <w:noProof/>
            <w:webHidden/>
          </w:rPr>
          <w:fldChar w:fldCharType="end"/>
        </w:r>
        <w:r w:rsidRPr="00316C4A">
          <w:rPr>
            <w:rStyle w:val="Hyperlink"/>
            <w:noProof/>
          </w:rPr>
          <w:fldChar w:fldCharType="end"/>
        </w:r>
      </w:ins>
    </w:p>
    <w:p w14:paraId="464B757E" w14:textId="09CC6BA4" w:rsidR="00D7742D" w:rsidRDefault="00D7742D">
      <w:pPr>
        <w:pStyle w:val="TOC2"/>
        <w:tabs>
          <w:tab w:val="left" w:pos="960"/>
          <w:tab w:val="right" w:leader="dot" w:pos="9060"/>
        </w:tabs>
        <w:rPr>
          <w:ins w:id="68" w:author="Julian Smith" w:date="2024-10-02T16:17:00Z" w16du:dateUtc="2024-10-02T15:17:00Z"/>
          <w:rFonts w:asciiTheme="minorHAnsi" w:eastAsiaTheme="minorEastAsia" w:hAnsiTheme="minorHAnsi" w:cstheme="minorBidi"/>
          <w:noProof/>
          <w:kern w:val="2"/>
          <w:sz w:val="24"/>
          <w:szCs w:val="24"/>
          <w14:ligatures w14:val="standardContextual"/>
        </w:rPr>
      </w:pPr>
      <w:ins w:id="69"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"_Toc178778306"</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3.2.</w:t>
        </w:r>
        <w:r>
          <w:rPr>
            <w:rFonts w:asciiTheme="minorHAnsi" w:eastAsiaTheme="minorEastAsia" w:hAnsiTheme="minorHAnsi" w:cstheme="minorBidi"/>
            <w:noProof/>
            <w:kern w:val="2"/>
            <w:sz w:val="24"/>
            <w:szCs w:val="24"/>
            <w14:ligatures w14:val="standardContextual"/>
          </w:rPr>
          <w:tab/>
        </w:r>
        <w:r w:rsidRPr="00316C4A">
          <w:rPr>
            <w:rStyle w:val="Hyperlink"/>
            <w:noProof/>
          </w:rPr>
          <w:t>Global Entity Relationship Diagram</w:t>
        </w:r>
        <w:r>
          <w:rPr>
            <w:noProof/>
            <w:webHidden/>
          </w:rPr>
          <w:tab/>
        </w:r>
        <w:r>
          <w:rPr>
            <w:noProof/>
            <w:webHidden/>
          </w:rPr>
          <w:fldChar w:fldCharType="begin"/>
        </w:r>
        <w:r>
          <w:rPr>
            <w:noProof/>
            <w:webHidden/>
          </w:rPr>
          <w:instrText xml:space="preserve"> PAGEREF _Toc178778306 \h </w:instrText>
        </w:r>
      </w:ins>
      <w:r>
        <w:rPr>
          <w:noProof/>
          <w:webHidden/>
        </w:rPr>
      </w:r>
      <w:r>
        <w:rPr>
          <w:noProof/>
          <w:webHidden/>
        </w:rPr>
        <w:fldChar w:fldCharType="separate"/>
      </w:r>
      <w:ins w:id="70" w:author="Julian Smith" w:date="2024-10-02T16:18:00Z" w16du:dateUtc="2024-10-02T15:18:00Z">
        <w:r>
          <w:rPr>
            <w:noProof/>
            <w:webHidden/>
          </w:rPr>
          <w:t>16</w:t>
        </w:r>
      </w:ins>
      <w:ins w:id="71" w:author="Julian Smith" w:date="2024-10-02T16:17:00Z" w16du:dateUtc="2024-10-02T15:17:00Z">
        <w:r>
          <w:rPr>
            <w:noProof/>
            <w:webHidden/>
          </w:rPr>
          <w:fldChar w:fldCharType="end"/>
        </w:r>
        <w:r w:rsidRPr="00316C4A">
          <w:rPr>
            <w:rStyle w:val="Hyperlink"/>
            <w:noProof/>
          </w:rPr>
          <w:fldChar w:fldCharType="end"/>
        </w:r>
      </w:ins>
    </w:p>
    <w:p w14:paraId="57E7363E" w14:textId="7086EEDC" w:rsidR="00D7742D" w:rsidRDefault="00D7742D">
      <w:pPr>
        <w:pStyle w:val="TOC2"/>
        <w:tabs>
          <w:tab w:val="left" w:pos="960"/>
          <w:tab w:val="right" w:leader="dot" w:pos="9060"/>
        </w:tabs>
        <w:rPr>
          <w:ins w:id="72" w:author="Julian Smith" w:date="2024-10-02T16:17:00Z" w16du:dateUtc="2024-10-02T15:17:00Z"/>
          <w:rFonts w:asciiTheme="minorHAnsi" w:eastAsiaTheme="minorEastAsia" w:hAnsiTheme="minorHAnsi" w:cstheme="minorBidi"/>
          <w:noProof/>
          <w:kern w:val="2"/>
          <w:sz w:val="24"/>
          <w:szCs w:val="24"/>
          <w14:ligatures w14:val="standardContextual"/>
        </w:rPr>
      </w:pPr>
      <w:ins w:id="73"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"_Toc178778307"</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3.3.</w:t>
        </w:r>
        <w:r>
          <w:rPr>
            <w:rFonts w:asciiTheme="minorHAnsi" w:eastAsiaTheme="minorEastAsia" w:hAnsiTheme="minorHAnsi" w:cstheme="minorBidi"/>
            <w:noProof/>
            <w:kern w:val="2"/>
            <w:sz w:val="24"/>
            <w:szCs w:val="24"/>
            <w14:ligatures w14:val="standardContextual"/>
          </w:rPr>
          <w:tab/>
        </w:r>
        <w:r w:rsidRPr="00316C4A">
          <w:rPr>
            <w:rStyle w:val="Hyperlink"/>
            <w:noProof/>
          </w:rPr>
          <w:t>Usage for Materialise Digital Products</w:t>
        </w:r>
        <w:r>
          <w:rPr>
            <w:noProof/>
            <w:webHidden/>
          </w:rPr>
          <w:tab/>
        </w:r>
        <w:r>
          <w:rPr>
            <w:noProof/>
            <w:webHidden/>
          </w:rPr>
          <w:fldChar w:fldCharType="begin"/>
        </w:r>
        <w:r>
          <w:rPr>
            <w:noProof/>
            <w:webHidden/>
          </w:rPr>
          <w:instrText xml:space="preserve"> PAGEREF _Toc178778307 \h </w:instrText>
        </w:r>
      </w:ins>
      <w:r>
        <w:rPr>
          <w:noProof/>
          <w:webHidden/>
        </w:rPr>
      </w:r>
      <w:r>
        <w:rPr>
          <w:noProof/>
          <w:webHidden/>
        </w:rPr>
        <w:fldChar w:fldCharType="separate"/>
      </w:r>
      <w:ins w:id="74" w:author="Julian Smith" w:date="2024-10-02T16:18:00Z" w16du:dateUtc="2024-10-02T15:18:00Z">
        <w:r>
          <w:rPr>
            <w:noProof/>
            <w:webHidden/>
          </w:rPr>
          <w:t>17</w:t>
        </w:r>
      </w:ins>
      <w:ins w:id="75" w:author="Julian Smith" w:date="2024-10-02T16:17:00Z" w16du:dateUtc="2024-10-02T15:17:00Z">
        <w:r>
          <w:rPr>
            <w:noProof/>
            <w:webHidden/>
          </w:rPr>
          <w:fldChar w:fldCharType="end"/>
        </w:r>
        <w:r w:rsidRPr="00316C4A">
          <w:rPr>
            <w:rStyle w:val="Hyperlink"/>
            <w:noProof/>
          </w:rPr>
          <w:fldChar w:fldCharType="end"/>
        </w:r>
      </w:ins>
    </w:p>
    <w:p w14:paraId="5C18CFB3" w14:textId="62DC4C0D" w:rsidR="00D7742D" w:rsidRDefault="00D7742D">
      <w:pPr>
        <w:pStyle w:val="TOC2"/>
        <w:tabs>
          <w:tab w:val="left" w:pos="960"/>
          <w:tab w:val="right" w:leader="dot" w:pos="9060"/>
        </w:tabs>
        <w:rPr>
          <w:ins w:id="76" w:author="Julian Smith" w:date="2024-10-02T16:17:00Z" w16du:dateUtc="2024-10-02T15:17:00Z"/>
          <w:rFonts w:asciiTheme="minorHAnsi" w:eastAsiaTheme="minorEastAsia" w:hAnsiTheme="minorHAnsi" w:cstheme="minorBidi"/>
          <w:noProof/>
          <w:kern w:val="2"/>
          <w:sz w:val="24"/>
          <w:szCs w:val="24"/>
          <w14:ligatures w14:val="standardContextual"/>
        </w:rPr>
      </w:pPr>
      <w:ins w:id="77"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"_Toc178778308"</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3.4.</w:t>
        </w:r>
        <w:r>
          <w:rPr>
            <w:rFonts w:asciiTheme="minorHAnsi" w:eastAsiaTheme="minorEastAsia" w:hAnsiTheme="minorHAnsi" w:cstheme="minorBidi"/>
            <w:noProof/>
            <w:kern w:val="2"/>
            <w:sz w:val="24"/>
            <w:szCs w:val="24"/>
            <w14:ligatures w14:val="standardContextual"/>
          </w:rPr>
          <w:tab/>
        </w:r>
        <w:r w:rsidRPr="00316C4A">
          <w:rPr>
            <w:rStyle w:val="Hyperlink"/>
            <w:noProof/>
          </w:rPr>
          <w:t>Validation Rules ?</w:t>
        </w:r>
        <w:r>
          <w:rPr>
            <w:noProof/>
            <w:webHidden/>
          </w:rPr>
          <w:tab/>
        </w:r>
        <w:r>
          <w:rPr>
            <w:noProof/>
            <w:webHidden/>
          </w:rPr>
          <w:fldChar w:fldCharType="begin"/>
        </w:r>
        <w:r>
          <w:rPr>
            <w:noProof/>
            <w:webHidden/>
          </w:rPr>
          <w:instrText xml:space="preserve"> PAGEREF _Toc178778308 \h </w:instrText>
        </w:r>
      </w:ins>
      <w:r>
        <w:rPr>
          <w:noProof/>
          <w:webHidden/>
        </w:rPr>
      </w:r>
      <w:r>
        <w:rPr>
          <w:noProof/>
          <w:webHidden/>
        </w:rPr>
        <w:fldChar w:fldCharType="separate"/>
      </w:r>
      <w:ins w:id="78" w:author="Julian Smith" w:date="2024-10-02T16:18:00Z" w16du:dateUtc="2024-10-02T15:18:00Z">
        <w:r>
          <w:rPr>
            <w:noProof/>
            <w:webHidden/>
          </w:rPr>
          <w:t>26</w:t>
        </w:r>
      </w:ins>
      <w:ins w:id="79" w:author="Julian Smith" w:date="2024-10-02T16:17:00Z" w16du:dateUtc="2024-10-02T15:17:00Z">
        <w:r>
          <w:rPr>
            <w:noProof/>
            <w:webHidden/>
          </w:rPr>
          <w:fldChar w:fldCharType="end"/>
        </w:r>
        <w:r w:rsidRPr="00316C4A">
          <w:rPr>
            <w:rStyle w:val="Hyperlink"/>
            <w:noProof/>
          </w:rPr>
          <w:fldChar w:fldCharType="end"/>
        </w:r>
      </w:ins>
    </w:p>
    <w:p w14:paraId="3EE4E470" w14:textId="7EF191D8" w:rsidR="00D7742D" w:rsidRDefault="00D7742D">
      <w:pPr>
        <w:pStyle w:val="TOC1"/>
        <w:rPr>
          <w:ins w:id="80" w:author="Julian Smith" w:date="2024-10-02T16:17:00Z" w16du:dateUtc="2024-10-02T15:17:00Z"/>
          <w:rFonts w:asciiTheme="minorHAnsi" w:eastAsiaTheme="minorEastAsia" w:hAnsiTheme="minorHAnsi" w:cstheme="minorBidi"/>
          <w:noProof/>
          <w:kern w:val="2"/>
          <w:sz w:val="24"/>
          <w:szCs w:val="24"/>
          <w14:ligatures w14:val="standardContextual"/>
        </w:rPr>
      </w:pPr>
      <w:ins w:id="81"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"_Toc178778309"</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4</w:t>
        </w:r>
        <w:r>
          <w:rPr>
            <w:rFonts w:asciiTheme="minorHAnsi" w:eastAsiaTheme="minorEastAsia" w:hAnsiTheme="minorHAnsi" w:cstheme="minorBidi"/>
            <w:noProof/>
            <w:kern w:val="2"/>
            <w:sz w:val="24"/>
            <w:szCs w:val="24"/>
            <w14:ligatures w14:val="standardContextual"/>
          </w:rPr>
          <w:tab/>
        </w:r>
        <w:r w:rsidRPr="00316C4A">
          <w:rPr>
            <w:rStyle w:val="Hyperlink"/>
            <w:noProof/>
          </w:rPr>
          <w:t>Front-End</w:t>
        </w:r>
        <w:r>
          <w:rPr>
            <w:noProof/>
            <w:webHidden/>
          </w:rPr>
          <w:tab/>
        </w:r>
        <w:r>
          <w:rPr>
            <w:noProof/>
            <w:webHidden/>
          </w:rPr>
          <w:fldChar w:fldCharType="begin"/>
        </w:r>
        <w:r>
          <w:rPr>
            <w:noProof/>
            <w:webHidden/>
          </w:rPr>
          <w:instrText xml:space="preserve"> PAGEREF _Toc178778309 \h </w:instrText>
        </w:r>
      </w:ins>
      <w:r>
        <w:rPr>
          <w:noProof/>
          <w:webHidden/>
        </w:rPr>
      </w:r>
      <w:r>
        <w:rPr>
          <w:noProof/>
          <w:webHidden/>
        </w:rPr>
        <w:fldChar w:fldCharType="separate"/>
      </w:r>
      <w:ins w:id="82" w:author="Julian Smith" w:date="2024-10-02T16:18:00Z" w16du:dateUtc="2024-10-02T15:18:00Z">
        <w:r>
          <w:rPr>
            <w:noProof/>
            <w:webHidden/>
          </w:rPr>
          <w:t>27</w:t>
        </w:r>
      </w:ins>
      <w:ins w:id="83" w:author="Julian Smith" w:date="2024-10-02T16:17:00Z" w16du:dateUtc="2024-10-02T15:17:00Z">
        <w:r>
          <w:rPr>
            <w:noProof/>
            <w:webHidden/>
          </w:rPr>
          <w:fldChar w:fldCharType="end"/>
        </w:r>
        <w:r w:rsidRPr="00316C4A">
          <w:rPr>
            <w:rStyle w:val="Hyperlink"/>
            <w:noProof/>
          </w:rPr>
          <w:fldChar w:fldCharType="end"/>
        </w:r>
      </w:ins>
    </w:p>
    <w:p w14:paraId="6E1C716E" w14:textId="71019922" w:rsidR="00D7742D" w:rsidRDefault="00D7742D">
      <w:pPr>
        <w:pStyle w:val="TOC1"/>
        <w:rPr>
          <w:ins w:id="84" w:author="Julian Smith" w:date="2024-10-02T16:17:00Z" w16du:dateUtc="2024-10-02T15:17:00Z"/>
          <w:rFonts w:asciiTheme="minorHAnsi" w:eastAsiaTheme="minorEastAsia" w:hAnsiTheme="minorHAnsi" w:cstheme="minorBidi"/>
          <w:noProof/>
          <w:kern w:val="2"/>
          <w:sz w:val="24"/>
          <w:szCs w:val="24"/>
          <w14:ligatures w14:val="standardContextual"/>
        </w:rPr>
      </w:pPr>
      <w:ins w:id="85"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"_Toc178778311"</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5</w:t>
        </w:r>
        <w:r>
          <w:rPr>
            <w:rFonts w:asciiTheme="minorHAnsi" w:eastAsiaTheme="minorEastAsia" w:hAnsiTheme="minorHAnsi" w:cstheme="minorBidi"/>
            <w:noProof/>
            <w:kern w:val="2"/>
            <w:sz w:val="24"/>
            <w:szCs w:val="24"/>
            <w14:ligatures w14:val="standardContextual"/>
          </w:rPr>
          <w:tab/>
        </w:r>
        <w:r w:rsidRPr="00316C4A">
          <w:rPr>
            <w:rStyle w:val="Hyperlink"/>
            <w:noProof/>
          </w:rPr>
          <w:t>Back-End</w:t>
        </w:r>
        <w:r>
          <w:rPr>
            <w:noProof/>
            <w:webHidden/>
          </w:rPr>
          <w:tab/>
        </w:r>
        <w:r>
          <w:rPr>
            <w:noProof/>
            <w:webHidden/>
          </w:rPr>
          <w:fldChar w:fldCharType="begin"/>
        </w:r>
        <w:r>
          <w:rPr>
            <w:noProof/>
            <w:webHidden/>
          </w:rPr>
          <w:instrText xml:space="preserve"> PAGEREF _Toc178778311 \h </w:instrText>
        </w:r>
      </w:ins>
      <w:r>
        <w:rPr>
          <w:noProof/>
          <w:webHidden/>
        </w:rPr>
      </w:r>
      <w:r>
        <w:rPr>
          <w:noProof/>
          <w:webHidden/>
        </w:rPr>
        <w:fldChar w:fldCharType="separate"/>
      </w:r>
      <w:ins w:id="86" w:author="Julian Smith" w:date="2024-10-02T16:18:00Z" w16du:dateUtc="2024-10-02T15:18:00Z">
        <w:r>
          <w:rPr>
            <w:noProof/>
            <w:webHidden/>
          </w:rPr>
          <w:t>28</w:t>
        </w:r>
      </w:ins>
      <w:ins w:id="87" w:author="Julian Smith" w:date="2024-10-02T16:17:00Z" w16du:dateUtc="2024-10-02T15:17:00Z">
        <w:r>
          <w:rPr>
            <w:noProof/>
            <w:webHidden/>
          </w:rPr>
          <w:fldChar w:fldCharType="end"/>
        </w:r>
        <w:r w:rsidRPr="00316C4A">
          <w:rPr>
            <w:rStyle w:val="Hyperlink"/>
            <w:noProof/>
          </w:rPr>
          <w:fldChar w:fldCharType="end"/>
        </w:r>
      </w:ins>
    </w:p>
    <w:p w14:paraId="54387382" w14:textId="6BD302A2" w:rsidR="00D7742D" w:rsidRDefault="00D7742D">
      <w:pPr>
        <w:pStyle w:val="TOC2"/>
        <w:tabs>
          <w:tab w:val="left" w:pos="960"/>
          <w:tab w:val="right" w:leader="dot" w:pos="9060"/>
        </w:tabs>
        <w:rPr>
          <w:ins w:id="88" w:author="Julian Smith" w:date="2024-10-02T16:17:00Z" w16du:dateUtc="2024-10-02T15:17:00Z"/>
          <w:rFonts w:asciiTheme="minorHAnsi" w:eastAsiaTheme="minorEastAsia" w:hAnsiTheme="minorHAnsi" w:cstheme="minorBidi"/>
          <w:noProof/>
          <w:kern w:val="2"/>
          <w:sz w:val="24"/>
          <w:szCs w:val="24"/>
          <w14:ligatures w14:val="standardContextual"/>
        </w:rPr>
      </w:pPr>
      <w:ins w:id="89"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"_Toc178778312"</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5.1.</w:t>
        </w:r>
        <w:r>
          <w:rPr>
            <w:rFonts w:asciiTheme="minorHAnsi" w:eastAsiaTheme="minorEastAsia" w:hAnsiTheme="minorHAnsi" w:cstheme="minorBidi"/>
            <w:noProof/>
            <w:kern w:val="2"/>
            <w:sz w:val="24"/>
            <w:szCs w:val="24"/>
            <w14:ligatures w14:val="standardContextual"/>
          </w:rPr>
          <w:tab/>
        </w:r>
        <w:r w:rsidRPr="00316C4A">
          <w:rPr>
            <w:rStyle w:val="Hyperlink"/>
            <w:noProof/>
          </w:rPr>
          <w:t>Introduction</w:t>
        </w:r>
        <w:r>
          <w:rPr>
            <w:noProof/>
            <w:webHidden/>
          </w:rPr>
          <w:tab/>
        </w:r>
        <w:r>
          <w:rPr>
            <w:noProof/>
            <w:webHidden/>
          </w:rPr>
          <w:fldChar w:fldCharType="begin"/>
        </w:r>
        <w:r>
          <w:rPr>
            <w:noProof/>
            <w:webHidden/>
          </w:rPr>
          <w:instrText xml:space="preserve"> PAGEREF _Toc178778312 \h </w:instrText>
        </w:r>
      </w:ins>
      <w:r>
        <w:rPr>
          <w:noProof/>
          <w:webHidden/>
        </w:rPr>
      </w:r>
      <w:r>
        <w:rPr>
          <w:noProof/>
          <w:webHidden/>
        </w:rPr>
        <w:fldChar w:fldCharType="separate"/>
      </w:r>
      <w:ins w:id="90" w:author="Julian Smith" w:date="2024-10-02T16:18:00Z" w16du:dateUtc="2024-10-02T15:18:00Z">
        <w:r>
          <w:rPr>
            <w:noProof/>
            <w:webHidden/>
          </w:rPr>
          <w:t>28</w:t>
        </w:r>
      </w:ins>
      <w:ins w:id="91" w:author="Julian Smith" w:date="2024-10-02T16:17:00Z" w16du:dateUtc="2024-10-02T15:17:00Z">
        <w:r>
          <w:rPr>
            <w:noProof/>
            <w:webHidden/>
          </w:rPr>
          <w:fldChar w:fldCharType="end"/>
        </w:r>
        <w:r w:rsidRPr="00316C4A">
          <w:rPr>
            <w:rStyle w:val="Hyperlink"/>
            <w:noProof/>
          </w:rPr>
          <w:fldChar w:fldCharType="end"/>
        </w:r>
      </w:ins>
    </w:p>
    <w:p w14:paraId="14B42775" w14:textId="4948B2BA" w:rsidR="00D7742D" w:rsidRDefault="00D7742D">
      <w:pPr>
        <w:pStyle w:val="TOC2"/>
        <w:tabs>
          <w:tab w:val="left" w:pos="960"/>
          <w:tab w:val="right" w:leader="dot" w:pos="9060"/>
        </w:tabs>
        <w:rPr>
          <w:ins w:id="92" w:author="Julian Smith" w:date="2024-10-02T16:17:00Z" w16du:dateUtc="2024-10-02T15:17:00Z"/>
          <w:rFonts w:asciiTheme="minorHAnsi" w:eastAsiaTheme="minorEastAsia" w:hAnsiTheme="minorHAnsi" w:cstheme="minorBidi"/>
          <w:noProof/>
          <w:kern w:val="2"/>
          <w:sz w:val="24"/>
          <w:szCs w:val="24"/>
          <w14:ligatures w14:val="standardContextual"/>
        </w:rPr>
      </w:pPr>
      <w:ins w:id="93"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"_Toc178778313"</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5.2.</w:t>
        </w:r>
        <w:r>
          <w:rPr>
            <w:rFonts w:asciiTheme="minorHAnsi" w:eastAsiaTheme="minorEastAsia" w:hAnsiTheme="minorHAnsi" w:cstheme="minorBidi"/>
            <w:noProof/>
            <w:kern w:val="2"/>
            <w:sz w:val="24"/>
            <w:szCs w:val="24"/>
            <w14:ligatures w14:val="standardContextual"/>
          </w:rPr>
          <w:tab/>
        </w:r>
        <w:r w:rsidRPr="00316C4A">
          <w:rPr>
            <w:rStyle w:val="Hyperlink"/>
            <w:noProof/>
          </w:rPr>
          <w:t>Jobs</w:t>
        </w:r>
        <w:r>
          <w:rPr>
            <w:noProof/>
            <w:webHidden/>
          </w:rPr>
          <w:tab/>
        </w:r>
        <w:r>
          <w:rPr>
            <w:noProof/>
            <w:webHidden/>
          </w:rPr>
          <w:fldChar w:fldCharType="begin"/>
        </w:r>
        <w:r>
          <w:rPr>
            <w:noProof/>
            <w:webHidden/>
          </w:rPr>
          <w:instrText xml:space="preserve"> PAGEREF _Toc178778313 \h </w:instrText>
        </w:r>
      </w:ins>
      <w:r>
        <w:rPr>
          <w:noProof/>
          <w:webHidden/>
        </w:rPr>
      </w:r>
      <w:r>
        <w:rPr>
          <w:noProof/>
          <w:webHidden/>
        </w:rPr>
        <w:fldChar w:fldCharType="separate"/>
      </w:r>
      <w:ins w:id="94" w:author="Julian Smith" w:date="2024-10-02T16:18:00Z" w16du:dateUtc="2024-10-02T15:18:00Z">
        <w:r>
          <w:rPr>
            <w:noProof/>
            <w:webHidden/>
          </w:rPr>
          <w:t>28</w:t>
        </w:r>
      </w:ins>
      <w:ins w:id="95" w:author="Julian Smith" w:date="2024-10-02T16:17:00Z" w16du:dateUtc="2024-10-02T15:17:00Z">
        <w:r>
          <w:rPr>
            <w:noProof/>
            <w:webHidden/>
          </w:rPr>
          <w:fldChar w:fldCharType="end"/>
        </w:r>
        <w:r w:rsidRPr="00316C4A">
          <w:rPr>
            <w:rStyle w:val="Hyperlink"/>
            <w:noProof/>
          </w:rPr>
          <w:fldChar w:fldCharType="end"/>
        </w:r>
      </w:ins>
    </w:p>
    <w:p w14:paraId="5E5A7630" w14:textId="38B6FA11" w:rsidR="00D7742D" w:rsidRDefault="00D7742D">
      <w:pPr>
        <w:pStyle w:val="TOC1"/>
        <w:rPr>
          <w:ins w:id="96" w:author="Julian Smith" w:date="2024-10-02T16:17:00Z" w16du:dateUtc="2024-10-02T15:17:00Z"/>
          <w:rFonts w:asciiTheme="minorHAnsi" w:eastAsiaTheme="minorEastAsia" w:hAnsiTheme="minorHAnsi" w:cstheme="minorBidi"/>
          <w:noProof/>
          <w:kern w:val="2"/>
          <w:sz w:val="24"/>
          <w:szCs w:val="24"/>
          <w14:ligatures w14:val="standardContextual"/>
        </w:rPr>
      </w:pPr>
      <w:ins w:id="97"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"_Toc178778314"</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6</w:t>
        </w:r>
        <w:r>
          <w:rPr>
            <w:rFonts w:asciiTheme="minorHAnsi" w:eastAsiaTheme="minorEastAsia" w:hAnsiTheme="minorHAnsi" w:cstheme="minorBidi"/>
            <w:noProof/>
            <w:kern w:val="2"/>
            <w:sz w:val="24"/>
            <w:szCs w:val="24"/>
            <w14:ligatures w14:val="standardContextual"/>
          </w:rPr>
          <w:tab/>
        </w:r>
        <w:r w:rsidRPr="00316C4A">
          <w:rPr>
            <w:rStyle w:val="Hyperlink"/>
            <w:noProof/>
          </w:rPr>
          <w:t>Integration</w:t>
        </w:r>
        <w:r>
          <w:rPr>
            <w:noProof/>
            <w:webHidden/>
          </w:rPr>
          <w:tab/>
        </w:r>
        <w:r>
          <w:rPr>
            <w:noProof/>
            <w:webHidden/>
          </w:rPr>
          <w:fldChar w:fldCharType="begin"/>
        </w:r>
        <w:r>
          <w:rPr>
            <w:noProof/>
            <w:webHidden/>
          </w:rPr>
          <w:instrText xml:space="preserve"> PAGEREF _Toc178778314 \h </w:instrText>
        </w:r>
      </w:ins>
      <w:r>
        <w:rPr>
          <w:noProof/>
          <w:webHidden/>
        </w:rPr>
      </w:r>
      <w:r>
        <w:rPr>
          <w:noProof/>
          <w:webHidden/>
        </w:rPr>
        <w:fldChar w:fldCharType="separate"/>
      </w:r>
      <w:ins w:id="98" w:author="Julian Smith" w:date="2024-10-02T16:18:00Z" w16du:dateUtc="2024-10-02T15:18:00Z">
        <w:r>
          <w:rPr>
            <w:noProof/>
            <w:webHidden/>
          </w:rPr>
          <w:t>29</w:t>
        </w:r>
      </w:ins>
      <w:ins w:id="99" w:author="Julian Smith" w:date="2024-10-02T16:17:00Z" w16du:dateUtc="2024-10-02T15:17:00Z">
        <w:r>
          <w:rPr>
            <w:noProof/>
            <w:webHidden/>
          </w:rPr>
          <w:fldChar w:fldCharType="end"/>
        </w:r>
        <w:r w:rsidRPr="00316C4A">
          <w:rPr>
            <w:rStyle w:val="Hyperlink"/>
            <w:noProof/>
          </w:rPr>
          <w:fldChar w:fldCharType="end"/>
        </w:r>
      </w:ins>
    </w:p>
    <w:p w14:paraId="4F75029A" w14:textId="5E7CA4B8" w:rsidR="00D7742D" w:rsidRDefault="00D7742D">
      <w:pPr>
        <w:pStyle w:val="TOC2"/>
        <w:tabs>
          <w:tab w:val="left" w:pos="960"/>
          <w:tab w:val="right" w:leader="dot" w:pos="9060"/>
        </w:tabs>
        <w:rPr>
          <w:ins w:id="100" w:author="Julian Smith" w:date="2024-10-02T16:17:00Z" w16du:dateUtc="2024-10-02T15:17:00Z"/>
          <w:rFonts w:asciiTheme="minorHAnsi" w:eastAsiaTheme="minorEastAsia" w:hAnsiTheme="minorHAnsi" w:cstheme="minorBidi"/>
          <w:noProof/>
          <w:kern w:val="2"/>
          <w:sz w:val="24"/>
          <w:szCs w:val="24"/>
          <w14:ligatures w14:val="standardContextual"/>
        </w:rPr>
      </w:pPr>
      <w:ins w:id="101"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"_Toc178778315"</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6.1.</w:t>
        </w:r>
        <w:r>
          <w:rPr>
            <w:rFonts w:asciiTheme="minorHAnsi" w:eastAsiaTheme="minorEastAsia" w:hAnsiTheme="minorHAnsi" w:cstheme="minorBidi"/>
            <w:noProof/>
            <w:kern w:val="2"/>
            <w:sz w:val="24"/>
            <w:szCs w:val="24"/>
            <w14:ligatures w14:val="standardContextual"/>
          </w:rPr>
          <w:tab/>
        </w:r>
        <w:r w:rsidRPr="00316C4A">
          <w:rPr>
            <w:rStyle w:val="Hyperlink"/>
            <w:noProof/>
          </w:rPr>
          <w:t>Overall Information Flows</w:t>
        </w:r>
        <w:r>
          <w:rPr>
            <w:noProof/>
            <w:webHidden/>
          </w:rPr>
          <w:tab/>
        </w:r>
        <w:r>
          <w:rPr>
            <w:noProof/>
            <w:webHidden/>
          </w:rPr>
          <w:fldChar w:fldCharType="begin"/>
        </w:r>
        <w:r>
          <w:rPr>
            <w:noProof/>
            <w:webHidden/>
          </w:rPr>
          <w:instrText xml:space="preserve"> PAGEREF _Toc178778315 \h </w:instrText>
        </w:r>
      </w:ins>
      <w:r>
        <w:rPr>
          <w:noProof/>
          <w:webHidden/>
        </w:rPr>
      </w:r>
      <w:r>
        <w:rPr>
          <w:noProof/>
          <w:webHidden/>
        </w:rPr>
        <w:fldChar w:fldCharType="separate"/>
      </w:r>
      <w:ins w:id="102" w:author="Julian Smith" w:date="2024-10-02T16:18:00Z" w16du:dateUtc="2024-10-02T15:18:00Z">
        <w:r>
          <w:rPr>
            <w:noProof/>
            <w:webHidden/>
          </w:rPr>
          <w:t>29</w:t>
        </w:r>
      </w:ins>
      <w:ins w:id="103" w:author="Julian Smith" w:date="2024-10-02T16:17:00Z" w16du:dateUtc="2024-10-02T15:17:00Z">
        <w:r>
          <w:rPr>
            <w:noProof/>
            <w:webHidden/>
          </w:rPr>
          <w:fldChar w:fldCharType="end"/>
        </w:r>
        <w:r w:rsidRPr="00316C4A">
          <w:rPr>
            <w:rStyle w:val="Hyperlink"/>
            <w:noProof/>
          </w:rPr>
          <w:fldChar w:fldCharType="end"/>
        </w:r>
      </w:ins>
    </w:p>
    <w:p w14:paraId="56F1AEC0" w14:textId="3532F7C2" w:rsidR="00D7742D" w:rsidRDefault="00D7742D">
      <w:pPr>
        <w:pStyle w:val="TOC2"/>
        <w:tabs>
          <w:tab w:val="left" w:pos="960"/>
          <w:tab w:val="right" w:leader="dot" w:pos="9060"/>
        </w:tabs>
        <w:rPr>
          <w:ins w:id="104" w:author="Julian Smith" w:date="2024-10-02T16:17:00Z" w16du:dateUtc="2024-10-02T15:17:00Z"/>
          <w:rFonts w:asciiTheme="minorHAnsi" w:eastAsiaTheme="minorEastAsia" w:hAnsiTheme="minorHAnsi" w:cstheme="minorBidi"/>
          <w:noProof/>
          <w:kern w:val="2"/>
          <w:sz w:val="24"/>
          <w:szCs w:val="24"/>
          <w14:ligatures w14:val="standardContextual"/>
        </w:rPr>
      </w:pPr>
      <w:ins w:id="105"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"_Toc178778316"</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6.2.</w:t>
        </w:r>
        <w:r>
          <w:rPr>
            <w:rFonts w:asciiTheme="minorHAnsi" w:eastAsiaTheme="minorEastAsia" w:hAnsiTheme="minorHAnsi" w:cstheme="minorBidi"/>
            <w:noProof/>
            <w:kern w:val="2"/>
            <w:sz w:val="24"/>
            <w:szCs w:val="24"/>
            <w14:ligatures w14:val="standardContextual"/>
          </w:rPr>
          <w:tab/>
        </w:r>
        <w:r w:rsidRPr="00316C4A">
          <w:rPr>
            <w:rStyle w:val="Hyperlink"/>
            <w:noProof/>
          </w:rPr>
          <w:t>Integration Scenarios for FlexFlex</w:t>
        </w:r>
        <w:r>
          <w:rPr>
            <w:noProof/>
            <w:webHidden/>
          </w:rPr>
          <w:tab/>
        </w:r>
        <w:r>
          <w:rPr>
            <w:noProof/>
            <w:webHidden/>
          </w:rPr>
          <w:fldChar w:fldCharType="begin"/>
        </w:r>
        <w:r>
          <w:rPr>
            <w:noProof/>
            <w:webHidden/>
          </w:rPr>
          <w:instrText xml:space="preserve"> PAGEREF _Toc178778316 \h </w:instrText>
        </w:r>
      </w:ins>
      <w:r>
        <w:rPr>
          <w:noProof/>
          <w:webHidden/>
        </w:rPr>
      </w:r>
      <w:r>
        <w:rPr>
          <w:noProof/>
          <w:webHidden/>
        </w:rPr>
        <w:fldChar w:fldCharType="separate"/>
      </w:r>
      <w:ins w:id="106" w:author="Julian Smith" w:date="2024-10-02T16:18:00Z" w16du:dateUtc="2024-10-02T15:18:00Z">
        <w:r>
          <w:rPr>
            <w:noProof/>
            <w:webHidden/>
          </w:rPr>
          <w:t>29</w:t>
        </w:r>
      </w:ins>
      <w:ins w:id="107" w:author="Julian Smith" w:date="2024-10-02T16:17:00Z" w16du:dateUtc="2024-10-02T15:17:00Z">
        <w:r>
          <w:rPr>
            <w:noProof/>
            <w:webHidden/>
          </w:rPr>
          <w:fldChar w:fldCharType="end"/>
        </w:r>
        <w:r w:rsidRPr="00316C4A">
          <w:rPr>
            <w:rStyle w:val="Hyperlink"/>
            <w:noProof/>
          </w:rPr>
          <w:fldChar w:fldCharType="end"/>
        </w:r>
      </w:ins>
    </w:p>
    <w:p w14:paraId="10C9EFAB" w14:textId="0ED1ABD5" w:rsidR="00D7742D" w:rsidRDefault="00D7742D">
      <w:pPr>
        <w:pStyle w:val="TOC2"/>
        <w:tabs>
          <w:tab w:val="left" w:pos="960"/>
          <w:tab w:val="right" w:leader="dot" w:pos="9060"/>
        </w:tabs>
        <w:rPr>
          <w:ins w:id="108" w:author="Julian Smith" w:date="2024-10-02T16:17:00Z" w16du:dateUtc="2024-10-02T15:17:00Z"/>
          <w:rFonts w:asciiTheme="minorHAnsi" w:eastAsiaTheme="minorEastAsia" w:hAnsiTheme="minorHAnsi" w:cstheme="minorBidi"/>
          <w:noProof/>
          <w:kern w:val="2"/>
          <w:sz w:val="24"/>
          <w:szCs w:val="24"/>
          <w14:ligatures w14:val="standardContextual"/>
        </w:rPr>
      </w:pPr>
      <w:ins w:id="109"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"_Toc178778317"</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6.3.</w:t>
        </w:r>
        <w:r>
          <w:rPr>
            <w:rFonts w:asciiTheme="minorHAnsi" w:eastAsiaTheme="minorEastAsia" w:hAnsiTheme="minorHAnsi" w:cstheme="minorBidi"/>
            <w:noProof/>
            <w:kern w:val="2"/>
            <w:sz w:val="24"/>
            <w:szCs w:val="24"/>
            <w14:ligatures w14:val="standardContextual"/>
          </w:rPr>
          <w:tab/>
        </w:r>
        <w:r w:rsidRPr="00316C4A">
          <w:rPr>
            <w:rStyle w:val="Hyperlink"/>
            <w:noProof/>
          </w:rPr>
          <w:t>Custom API</w:t>
        </w:r>
        <w:r>
          <w:rPr>
            <w:noProof/>
            <w:webHidden/>
          </w:rPr>
          <w:tab/>
        </w:r>
        <w:r>
          <w:rPr>
            <w:noProof/>
            <w:webHidden/>
          </w:rPr>
          <w:fldChar w:fldCharType="begin"/>
        </w:r>
        <w:r>
          <w:rPr>
            <w:noProof/>
            <w:webHidden/>
          </w:rPr>
          <w:instrText xml:space="preserve"> PAGEREF _Toc178778317 \h </w:instrText>
        </w:r>
      </w:ins>
      <w:r>
        <w:rPr>
          <w:noProof/>
          <w:webHidden/>
        </w:rPr>
      </w:r>
      <w:r>
        <w:rPr>
          <w:noProof/>
          <w:webHidden/>
        </w:rPr>
        <w:fldChar w:fldCharType="separate"/>
      </w:r>
      <w:ins w:id="110" w:author="Julian Smith" w:date="2024-10-02T16:18:00Z" w16du:dateUtc="2024-10-02T15:18:00Z">
        <w:r>
          <w:rPr>
            <w:noProof/>
            <w:webHidden/>
          </w:rPr>
          <w:t>31</w:t>
        </w:r>
      </w:ins>
      <w:ins w:id="111" w:author="Julian Smith" w:date="2024-10-02T16:17:00Z" w16du:dateUtc="2024-10-02T15:17:00Z">
        <w:r>
          <w:rPr>
            <w:noProof/>
            <w:webHidden/>
          </w:rPr>
          <w:fldChar w:fldCharType="end"/>
        </w:r>
        <w:r w:rsidRPr="00316C4A">
          <w:rPr>
            <w:rStyle w:val="Hyperlink"/>
            <w:noProof/>
          </w:rPr>
          <w:fldChar w:fldCharType="end"/>
        </w:r>
      </w:ins>
    </w:p>
    <w:p w14:paraId="2DFC2686" w14:textId="7D848819" w:rsidR="00D7742D" w:rsidRDefault="00D7742D">
      <w:pPr>
        <w:pStyle w:val="TOC1"/>
        <w:rPr>
          <w:ins w:id="112" w:author="Julian Smith" w:date="2024-10-02T16:17:00Z" w16du:dateUtc="2024-10-02T15:17:00Z"/>
          <w:rFonts w:asciiTheme="minorHAnsi" w:eastAsiaTheme="minorEastAsia" w:hAnsiTheme="minorHAnsi" w:cstheme="minorBidi"/>
          <w:noProof/>
          <w:kern w:val="2"/>
          <w:sz w:val="24"/>
          <w:szCs w:val="24"/>
          <w14:ligatures w14:val="standardContextual"/>
        </w:rPr>
      </w:pPr>
      <w:ins w:id="113"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"_Toc178778318"</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7</w:t>
        </w:r>
        <w:r>
          <w:rPr>
            <w:rFonts w:asciiTheme="minorHAnsi" w:eastAsiaTheme="minorEastAsia" w:hAnsiTheme="minorHAnsi" w:cstheme="minorBidi"/>
            <w:noProof/>
            <w:kern w:val="2"/>
            <w:sz w:val="24"/>
            <w:szCs w:val="24"/>
            <w14:ligatures w14:val="standardContextual"/>
          </w:rPr>
          <w:tab/>
        </w:r>
        <w:r w:rsidRPr="00316C4A">
          <w:rPr>
            <w:rStyle w:val="Hyperlink"/>
            <w:noProof/>
          </w:rPr>
          <w:t>Data Security</w:t>
        </w:r>
        <w:r>
          <w:rPr>
            <w:noProof/>
            <w:webHidden/>
          </w:rPr>
          <w:tab/>
        </w:r>
        <w:r>
          <w:rPr>
            <w:noProof/>
            <w:webHidden/>
          </w:rPr>
          <w:fldChar w:fldCharType="begin"/>
        </w:r>
        <w:r>
          <w:rPr>
            <w:noProof/>
            <w:webHidden/>
          </w:rPr>
          <w:instrText xml:space="preserve"> PAGEREF _Toc178778318 \h </w:instrText>
        </w:r>
      </w:ins>
      <w:r>
        <w:rPr>
          <w:noProof/>
          <w:webHidden/>
        </w:rPr>
      </w:r>
      <w:r>
        <w:rPr>
          <w:noProof/>
          <w:webHidden/>
        </w:rPr>
        <w:fldChar w:fldCharType="separate"/>
      </w:r>
      <w:ins w:id="114" w:author="Julian Smith" w:date="2024-10-02T16:18:00Z" w16du:dateUtc="2024-10-02T15:18:00Z">
        <w:r>
          <w:rPr>
            <w:noProof/>
            <w:webHidden/>
          </w:rPr>
          <w:t>33</w:t>
        </w:r>
      </w:ins>
      <w:ins w:id="115" w:author="Julian Smith" w:date="2024-10-02T16:17:00Z" w16du:dateUtc="2024-10-02T15:17:00Z">
        <w:r>
          <w:rPr>
            <w:noProof/>
            <w:webHidden/>
          </w:rPr>
          <w:fldChar w:fldCharType="end"/>
        </w:r>
        <w:r w:rsidRPr="00316C4A">
          <w:rPr>
            <w:rStyle w:val="Hyperlink"/>
            <w:noProof/>
          </w:rPr>
          <w:fldChar w:fldCharType="end"/>
        </w:r>
      </w:ins>
    </w:p>
    <w:p w14:paraId="3D5EAD62" w14:textId="7AD9DD54" w:rsidR="00D7742D" w:rsidRDefault="00D7742D">
      <w:pPr>
        <w:pStyle w:val="TOC1"/>
        <w:rPr>
          <w:ins w:id="116" w:author="Julian Smith" w:date="2024-10-02T16:17:00Z" w16du:dateUtc="2024-10-02T15:17:00Z"/>
          <w:rFonts w:asciiTheme="minorHAnsi" w:eastAsiaTheme="minorEastAsia" w:hAnsiTheme="minorHAnsi" w:cstheme="minorBidi"/>
          <w:noProof/>
          <w:kern w:val="2"/>
          <w:sz w:val="24"/>
          <w:szCs w:val="24"/>
          <w14:ligatures w14:val="standardContextual"/>
        </w:rPr>
      </w:pPr>
      <w:ins w:id="117"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"_Toc178778319"</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8</w:t>
        </w:r>
        <w:r>
          <w:rPr>
            <w:rFonts w:asciiTheme="minorHAnsi" w:eastAsiaTheme="minorEastAsia" w:hAnsiTheme="minorHAnsi" w:cstheme="minorBidi"/>
            <w:noProof/>
            <w:kern w:val="2"/>
            <w:sz w:val="24"/>
            <w:szCs w:val="24"/>
            <w14:ligatures w14:val="standardContextual"/>
          </w:rPr>
          <w:tab/>
        </w:r>
        <w:r w:rsidRPr="00316C4A">
          <w:rPr>
            <w:rStyle w:val="Hyperlink"/>
            <w:noProof/>
          </w:rPr>
          <w:t>Annex</w:t>
        </w:r>
        <w:r>
          <w:rPr>
            <w:noProof/>
            <w:webHidden/>
          </w:rPr>
          <w:tab/>
        </w:r>
        <w:r>
          <w:rPr>
            <w:noProof/>
            <w:webHidden/>
          </w:rPr>
          <w:fldChar w:fldCharType="begin"/>
        </w:r>
        <w:r>
          <w:rPr>
            <w:noProof/>
            <w:webHidden/>
          </w:rPr>
          <w:instrText xml:space="preserve"> PAGEREF _Toc178778319 \h </w:instrText>
        </w:r>
      </w:ins>
      <w:r>
        <w:rPr>
          <w:noProof/>
          <w:webHidden/>
        </w:rPr>
      </w:r>
      <w:r>
        <w:rPr>
          <w:noProof/>
          <w:webHidden/>
        </w:rPr>
        <w:fldChar w:fldCharType="separate"/>
      </w:r>
      <w:ins w:id="118" w:author="Julian Smith" w:date="2024-10-02T16:18:00Z" w16du:dateUtc="2024-10-02T15:18:00Z">
        <w:r>
          <w:rPr>
            <w:noProof/>
            <w:webHidden/>
          </w:rPr>
          <w:t>34</w:t>
        </w:r>
      </w:ins>
      <w:ins w:id="119" w:author="Julian Smith" w:date="2024-10-02T16:17:00Z" w16du:dateUtc="2024-10-02T15:17:00Z">
        <w:r>
          <w:rPr>
            <w:noProof/>
            <w:webHidden/>
          </w:rPr>
          <w:fldChar w:fldCharType="end"/>
        </w:r>
        <w:r w:rsidRPr="00316C4A">
          <w:rPr>
            <w:rStyle w:val="Hyperlink"/>
            <w:noProof/>
          </w:rPr>
          <w:fldChar w:fldCharType="end"/>
        </w:r>
      </w:ins>
    </w:p>
    <w:p w14:paraId="742E661C" w14:textId="01CAE797" w:rsidR="00D7742D" w:rsidRDefault="00D7742D">
      <w:pPr>
        <w:pStyle w:val="TOC2"/>
        <w:tabs>
          <w:tab w:val="left" w:pos="960"/>
          <w:tab w:val="right" w:leader="dot" w:pos="9060"/>
        </w:tabs>
        <w:rPr>
          <w:ins w:id="120" w:author="Julian Smith" w:date="2024-10-02T16:17:00Z" w16du:dateUtc="2024-10-02T15:17:00Z"/>
          <w:rFonts w:asciiTheme="minorHAnsi" w:eastAsiaTheme="minorEastAsia" w:hAnsiTheme="minorHAnsi" w:cstheme="minorBidi"/>
          <w:noProof/>
          <w:kern w:val="2"/>
          <w:sz w:val="24"/>
          <w:szCs w:val="24"/>
          <w14:ligatures w14:val="standardContextual"/>
        </w:rPr>
      </w:pPr>
      <w:ins w:id="121"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"_Toc178778320"</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8.1.</w:t>
        </w:r>
        <w:r>
          <w:rPr>
            <w:rFonts w:asciiTheme="minorHAnsi" w:eastAsiaTheme="minorEastAsia" w:hAnsiTheme="minorHAnsi" w:cstheme="minorBidi"/>
            <w:noProof/>
            <w:kern w:val="2"/>
            <w:sz w:val="24"/>
            <w:szCs w:val="24"/>
            <w14:ligatures w14:val="standardContextual"/>
          </w:rPr>
          <w:tab/>
        </w:r>
        <w:r w:rsidRPr="00316C4A">
          <w:rPr>
            <w:rStyle w:val="Hyperlink"/>
            <w:noProof/>
          </w:rPr>
          <w:t>Data Model FNO</w:t>
        </w:r>
        <w:r>
          <w:rPr>
            <w:noProof/>
            <w:webHidden/>
          </w:rPr>
          <w:tab/>
        </w:r>
        <w:r>
          <w:rPr>
            <w:noProof/>
            <w:webHidden/>
          </w:rPr>
          <w:fldChar w:fldCharType="begin"/>
        </w:r>
        <w:r>
          <w:rPr>
            <w:noProof/>
            <w:webHidden/>
          </w:rPr>
          <w:instrText xml:space="preserve"> PAGEREF _Toc178778320 \h </w:instrText>
        </w:r>
      </w:ins>
      <w:r>
        <w:rPr>
          <w:noProof/>
          <w:webHidden/>
        </w:rPr>
      </w:r>
      <w:r>
        <w:rPr>
          <w:noProof/>
          <w:webHidden/>
        </w:rPr>
        <w:fldChar w:fldCharType="separate"/>
      </w:r>
      <w:ins w:id="122" w:author="Julian Smith" w:date="2024-10-02T16:18:00Z" w16du:dateUtc="2024-10-02T15:18:00Z">
        <w:r>
          <w:rPr>
            <w:noProof/>
            <w:webHidden/>
          </w:rPr>
          <w:t>34</w:t>
        </w:r>
      </w:ins>
      <w:ins w:id="123" w:author="Julian Smith" w:date="2024-10-02T16:17:00Z" w16du:dateUtc="2024-10-02T15:17:00Z">
        <w:r>
          <w:rPr>
            <w:noProof/>
            <w:webHidden/>
          </w:rPr>
          <w:fldChar w:fldCharType="end"/>
        </w:r>
        <w:r w:rsidRPr="00316C4A">
          <w:rPr>
            <w:rStyle w:val="Hyperlink"/>
            <w:noProof/>
          </w:rPr>
          <w:fldChar w:fldCharType="end"/>
        </w:r>
      </w:ins>
    </w:p>
    <w:p w14:paraId="33103463" w14:textId="3544C63C" w:rsidR="00D7742D" w:rsidRDefault="00D7742D">
      <w:pPr>
        <w:pStyle w:val="TOC2"/>
        <w:tabs>
          <w:tab w:val="left" w:pos="960"/>
          <w:tab w:val="right" w:leader="dot" w:pos="9060"/>
        </w:tabs>
        <w:rPr>
          <w:ins w:id="124" w:author="Julian Smith" w:date="2024-10-02T16:17:00Z" w16du:dateUtc="2024-10-02T15:17:00Z"/>
          <w:rFonts w:asciiTheme="minorHAnsi" w:eastAsiaTheme="minorEastAsia" w:hAnsiTheme="minorHAnsi" w:cstheme="minorBidi"/>
          <w:noProof/>
          <w:kern w:val="2"/>
          <w:sz w:val="24"/>
          <w:szCs w:val="24"/>
          <w14:ligatures w14:val="standardContextual"/>
        </w:rPr>
      </w:pPr>
      <w:ins w:id="125" w:author="Julian Smith" w:date="2024-10-02T16:17:00Z" w16du:dateUtc="2024-10-02T15:17:00Z">
        <w:r w:rsidRPr="00316C4A">
          <w:rPr>
            <w:rStyle w:val="Hyperlink"/>
            <w:noProof/>
          </w:rPr>
          <w:fldChar w:fldCharType="begin"/>
        </w:r>
        <w:r w:rsidRPr="00316C4A">
          <w:rPr>
            <w:rStyle w:val="Hyperlink"/>
            <w:noProof/>
          </w:rPr>
          <w:instrText xml:space="preserve"> </w:instrText>
        </w:r>
        <w:r>
          <w:rPr>
            <w:noProof/>
          </w:rPr>
          <w:instrText>HYPERLINK \l "_Toc178778321"</w:instrText>
        </w:r>
        <w:r w:rsidRPr="00316C4A">
          <w:rPr>
            <w:rStyle w:val="Hyperlink"/>
            <w:noProof/>
          </w:rPr>
          <w:instrText xml:space="preserve"> </w:instrText>
        </w:r>
        <w:r w:rsidRPr="00316C4A">
          <w:rPr>
            <w:rStyle w:val="Hyperlink"/>
            <w:noProof/>
          </w:rPr>
        </w:r>
        <w:r w:rsidRPr="00316C4A">
          <w:rPr>
            <w:rStyle w:val="Hyperlink"/>
            <w:noProof/>
          </w:rPr>
          <w:fldChar w:fldCharType="separate"/>
        </w:r>
        <w:r w:rsidRPr="00316C4A">
          <w:rPr>
            <w:rStyle w:val="Hyperlink"/>
            <w:noProof/>
          </w:rPr>
          <w:t>8.2.</w:t>
        </w:r>
        <w:r>
          <w:rPr>
            <w:rFonts w:asciiTheme="minorHAnsi" w:eastAsiaTheme="minorEastAsia" w:hAnsiTheme="minorHAnsi" w:cstheme="minorBidi"/>
            <w:noProof/>
            <w:kern w:val="2"/>
            <w:sz w:val="24"/>
            <w:szCs w:val="24"/>
            <w14:ligatures w14:val="standardContextual"/>
          </w:rPr>
          <w:tab/>
        </w:r>
        <w:r w:rsidRPr="00316C4A">
          <w:rPr>
            <w:rStyle w:val="Hyperlink"/>
            <w:noProof/>
          </w:rPr>
          <w:t>System Constraints and Timings</w:t>
        </w:r>
        <w:r>
          <w:rPr>
            <w:noProof/>
            <w:webHidden/>
          </w:rPr>
          <w:tab/>
        </w:r>
        <w:r>
          <w:rPr>
            <w:noProof/>
            <w:webHidden/>
          </w:rPr>
          <w:fldChar w:fldCharType="begin"/>
        </w:r>
        <w:r>
          <w:rPr>
            <w:noProof/>
            <w:webHidden/>
          </w:rPr>
          <w:instrText xml:space="preserve"> PAGEREF _Toc178778321 \h </w:instrText>
        </w:r>
      </w:ins>
      <w:r>
        <w:rPr>
          <w:noProof/>
          <w:webHidden/>
        </w:rPr>
      </w:r>
      <w:r>
        <w:rPr>
          <w:noProof/>
          <w:webHidden/>
        </w:rPr>
        <w:fldChar w:fldCharType="separate"/>
      </w:r>
      <w:ins w:id="126" w:author="Julian Smith" w:date="2024-10-02T16:18:00Z" w16du:dateUtc="2024-10-02T15:18:00Z">
        <w:r>
          <w:rPr>
            <w:noProof/>
            <w:webHidden/>
          </w:rPr>
          <w:t>48</w:t>
        </w:r>
      </w:ins>
      <w:ins w:id="127" w:author="Julian Smith" w:date="2024-10-02T16:17:00Z" w16du:dateUtc="2024-10-02T15:17:00Z">
        <w:r>
          <w:rPr>
            <w:noProof/>
            <w:webHidden/>
          </w:rPr>
          <w:fldChar w:fldCharType="end"/>
        </w:r>
        <w:r w:rsidRPr="00316C4A">
          <w:rPr>
            <w:rStyle w:val="Hyperlink"/>
            <w:noProof/>
          </w:rPr>
          <w:fldChar w:fldCharType="end"/>
        </w:r>
      </w:ins>
    </w:p>
    <w:p w14:paraId="02DFFE7D" w14:textId="0FB68951" w:rsidR="00C10FA8" w:rsidRPr="00F226F2" w:rsidDel="00BC615E" w:rsidRDefault="00C10FA8">
      <w:pPr>
        <w:pStyle w:val="TOC1"/>
        <w:rPr>
          <w:ins w:id="128" w:author="Jean-François Bauduin" w:date="2024-08-02T13:38:00Z" w16du:dateUtc="2024-08-02T11:38:00Z"/>
          <w:del w:id="12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130" w:author="Julian Smith" w:date="2024-09-24T17:17:00Z" w16du:dateUtc="2024-09-24T16:17:00Z">
            <w:rPr>
              <w:ins w:id="131" w:author="Jean-François Bauduin" w:date="2024-08-02T13:38:00Z" w16du:dateUtc="2024-08-02T11:38:00Z"/>
              <w:del w:id="13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133" w:author="Jean-François Bauduin" w:date="2024-08-02T13:38:00Z" w16du:dateUtc="2024-08-02T11:38:00Z">
        <w:del w:id="134" w:author="Julian Smith" w:date="2024-09-24T17:23:00Z" w16du:dateUtc="2024-09-24T16:23:00Z">
          <w:r w:rsidRPr="00BC615E" w:rsidDel="00BC615E">
            <w:rPr>
              <w:rStyle w:val="Hyperlink"/>
              <w:noProof/>
            </w:rPr>
            <w:delText>1</w:delText>
          </w:r>
          <w:r w:rsidRPr="00F226F2" w:rsidDel="00BC615E">
            <w:rPr>
              <w:rFonts w:asciiTheme="minorHAnsi" w:eastAsiaTheme="minorEastAsia" w:hAnsiTheme="minorHAnsi" w:cstheme="minorBidi"/>
              <w:noProof/>
              <w:kern w:val="2"/>
              <w:sz w:val="24"/>
              <w:szCs w:val="24"/>
              <w:lang w:eastAsia="nl-BE"/>
              <w14:ligatures w14:val="standardContextual"/>
              <w:rPrChange w:id="13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Introduction</w:delText>
          </w:r>
          <w:r w:rsidRPr="00F226F2" w:rsidDel="00BC615E">
            <w:rPr>
              <w:noProof/>
              <w:webHidden/>
            </w:rPr>
            <w:tab/>
          </w:r>
        </w:del>
      </w:ins>
      <w:ins w:id="136" w:author="Jean-François Bauduin" w:date="2024-08-16T14:40:00Z" w16du:dateUtc="2024-08-16T12:40:00Z">
        <w:del w:id="137" w:author="Julian Smith" w:date="2024-09-24T17:23:00Z" w16du:dateUtc="2024-09-24T16:23:00Z">
          <w:r w:rsidR="007546A5" w:rsidRPr="00F226F2" w:rsidDel="00BC615E">
            <w:rPr>
              <w:noProof/>
              <w:webHidden/>
            </w:rPr>
            <w:delText>5</w:delText>
          </w:r>
        </w:del>
      </w:ins>
    </w:p>
    <w:p w14:paraId="6632BF73" w14:textId="16E4BA57" w:rsidR="00C10FA8" w:rsidRPr="00F226F2" w:rsidDel="00BC615E" w:rsidRDefault="00C10FA8">
      <w:pPr>
        <w:pStyle w:val="TOC2"/>
        <w:tabs>
          <w:tab w:val="left" w:pos="960"/>
          <w:tab w:val="right" w:leader="dot" w:pos="9060"/>
        </w:tabs>
        <w:rPr>
          <w:ins w:id="138" w:author="Jean-François Bauduin" w:date="2024-08-02T13:38:00Z" w16du:dateUtc="2024-08-02T11:38:00Z"/>
          <w:del w:id="13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140" w:author="Julian Smith" w:date="2024-09-24T17:17:00Z" w16du:dateUtc="2024-09-24T16:17:00Z">
            <w:rPr>
              <w:ins w:id="141" w:author="Jean-François Bauduin" w:date="2024-08-02T13:38:00Z" w16du:dateUtc="2024-08-02T11:38:00Z"/>
              <w:del w:id="14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143" w:author="Jean-François Bauduin" w:date="2024-08-02T13:38:00Z" w16du:dateUtc="2024-08-02T11:38:00Z">
        <w:del w:id="144" w:author="Julian Smith" w:date="2024-09-24T17:23:00Z" w16du:dateUtc="2024-09-24T16:23:00Z">
          <w:r w:rsidRPr="00BC615E" w:rsidDel="00BC615E">
            <w:rPr>
              <w:rStyle w:val="Hyperlink"/>
              <w:noProof/>
            </w:rPr>
            <w:delText>1.1.</w:delText>
          </w:r>
          <w:r w:rsidRPr="00F226F2" w:rsidDel="00BC615E">
            <w:rPr>
              <w:rFonts w:asciiTheme="minorHAnsi" w:eastAsiaTheme="minorEastAsia" w:hAnsiTheme="minorHAnsi" w:cstheme="minorBidi"/>
              <w:noProof/>
              <w:kern w:val="2"/>
              <w:sz w:val="24"/>
              <w:szCs w:val="24"/>
              <w:lang w:eastAsia="nl-BE"/>
              <w14:ligatures w14:val="standardContextual"/>
              <w:rPrChange w:id="14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Objectives of this document</w:delText>
          </w:r>
          <w:r w:rsidRPr="00F226F2" w:rsidDel="00BC615E">
            <w:rPr>
              <w:noProof/>
              <w:webHidden/>
            </w:rPr>
            <w:tab/>
          </w:r>
        </w:del>
      </w:ins>
      <w:ins w:id="146" w:author="Jean-François Bauduin" w:date="2024-08-16T14:40:00Z" w16du:dateUtc="2024-08-16T12:40:00Z">
        <w:del w:id="147" w:author="Julian Smith" w:date="2024-09-24T17:23:00Z" w16du:dateUtc="2024-09-24T16:23:00Z">
          <w:r w:rsidR="007546A5" w:rsidRPr="00F226F2" w:rsidDel="00BC615E">
            <w:rPr>
              <w:noProof/>
              <w:webHidden/>
            </w:rPr>
            <w:delText>5</w:delText>
          </w:r>
        </w:del>
      </w:ins>
    </w:p>
    <w:p w14:paraId="43E787E7" w14:textId="0C639710" w:rsidR="00C10FA8" w:rsidRPr="00F226F2" w:rsidDel="00BC615E" w:rsidRDefault="00C10FA8">
      <w:pPr>
        <w:pStyle w:val="TOC2"/>
        <w:tabs>
          <w:tab w:val="left" w:pos="960"/>
          <w:tab w:val="right" w:leader="dot" w:pos="9060"/>
        </w:tabs>
        <w:rPr>
          <w:ins w:id="148" w:author="Jean-François Bauduin" w:date="2024-08-02T13:38:00Z" w16du:dateUtc="2024-08-02T11:38:00Z"/>
          <w:del w:id="14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150" w:author="Julian Smith" w:date="2024-09-24T17:17:00Z" w16du:dateUtc="2024-09-24T16:17:00Z">
            <w:rPr>
              <w:ins w:id="151" w:author="Jean-François Bauduin" w:date="2024-08-02T13:38:00Z" w16du:dateUtc="2024-08-02T11:38:00Z"/>
              <w:del w:id="15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153" w:author="Jean-François Bauduin" w:date="2024-08-02T13:38:00Z" w16du:dateUtc="2024-08-02T11:38:00Z">
        <w:del w:id="154" w:author="Julian Smith" w:date="2024-09-24T17:23:00Z" w16du:dateUtc="2024-09-24T16:23:00Z">
          <w:r w:rsidRPr="00BC615E" w:rsidDel="00BC615E">
            <w:rPr>
              <w:rStyle w:val="Hyperlink"/>
              <w:noProof/>
            </w:rPr>
            <w:delText>1.2.</w:delText>
          </w:r>
          <w:r w:rsidRPr="00F226F2" w:rsidDel="00BC615E">
            <w:rPr>
              <w:rFonts w:asciiTheme="minorHAnsi" w:eastAsiaTheme="minorEastAsia" w:hAnsiTheme="minorHAnsi" w:cstheme="minorBidi"/>
              <w:noProof/>
              <w:kern w:val="2"/>
              <w:sz w:val="24"/>
              <w:szCs w:val="24"/>
              <w:lang w:eastAsia="nl-BE"/>
              <w14:ligatures w14:val="standardContextual"/>
              <w:rPrChange w:id="15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Context</w:delText>
          </w:r>
          <w:r w:rsidRPr="00F226F2" w:rsidDel="00BC615E">
            <w:rPr>
              <w:noProof/>
              <w:webHidden/>
            </w:rPr>
            <w:tab/>
          </w:r>
        </w:del>
      </w:ins>
      <w:ins w:id="156" w:author="Jean-François Bauduin" w:date="2024-08-16T14:40:00Z" w16du:dateUtc="2024-08-16T12:40:00Z">
        <w:del w:id="157" w:author="Julian Smith" w:date="2024-09-24T17:23:00Z" w16du:dateUtc="2024-09-24T16:23:00Z">
          <w:r w:rsidR="007546A5" w:rsidRPr="00F226F2" w:rsidDel="00BC615E">
            <w:rPr>
              <w:noProof/>
              <w:webHidden/>
            </w:rPr>
            <w:delText>5</w:delText>
          </w:r>
        </w:del>
      </w:ins>
    </w:p>
    <w:p w14:paraId="245593B1" w14:textId="2A8AEEB0" w:rsidR="00C10FA8" w:rsidRPr="00F226F2" w:rsidDel="00BC615E" w:rsidRDefault="00C10FA8">
      <w:pPr>
        <w:pStyle w:val="TOC2"/>
        <w:tabs>
          <w:tab w:val="left" w:pos="960"/>
          <w:tab w:val="right" w:leader="dot" w:pos="9060"/>
        </w:tabs>
        <w:rPr>
          <w:ins w:id="158" w:author="Jean-François Bauduin" w:date="2024-08-02T13:38:00Z" w16du:dateUtc="2024-08-02T11:38:00Z"/>
          <w:del w:id="15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160" w:author="Julian Smith" w:date="2024-09-24T17:17:00Z" w16du:dateUtc="2024-09-24T16:17:00Z">
            <w:rPr>
              <w:ins w:id="161" w:author="Jean-François Bauduin" w:date="2024-08-02T13:38:00Z" w16du:dateUtc="2024-08-02T11:38:00Z"/>
              <w:del w:id="16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163" w:author="Jean-François Bauduin" w:date="2024-08-02T13:38:00Z" w16du:dateUtc="2024-08-02T11:38:00Z">
        <w:del w:id="164" w:author="Julian Smith" w:date="2024-09-24T17:23:00Z" w16du:dateUtc="2024-09-24T16:23:00Z">
          <w:r w:rsidRPr="00BC615E" w:rsidDel="00BC615E">
            <w:rPr>
              <w:rStyle w:val="Hyperlink"/>
              <w:noProof/>
            </w:rPr>
            <w:delText>1.3.</w:delText>
          </w:r>
          <w:r w:rsidRPr="00F226F2" w:rsidDel="00BC615E">
            <w:rPr>
              <w:rFonts w:asciiTheme="minorHAnsi" w:eastAsiaTheme="minorEastAsia" w:hAnsiTheme="minorHAnsi" w:cstheme="minorBidi"/>
              <w:noProof/>
              <w:kern w:val="2"/>
              <w:sz w:val="24"/>
              <w:szCs w:val="24"/>
              <w:lang w:eastAsia="nl-BE"/>
              <w14:ligatures w14:val="standardContextual"/>
              <w:rPrChange w:id="16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Contributors</w:delText>
          </w:r>
          <w:r w:rsidRPr="00F226F2" w:rsidDel="00BC615E">
            <w:rPr>
              <w:noProof/>
              <w:webHidden/>
            </w:rPr>
            <w:tab/>
          </w:r>
        </w:del>
      </w:ins>
      <w:ins w:id="166" w:author="Jean-François Bauduin" w:date="2024-08-16T14:40:00Z" w16du:dateUtc="2024-08-16T12:40:00Z">
        <w:del w:id="167" w:author="Julian Smith" w:date="2024-09-24T17:23:00Z" w16du:dateUtc="2024-09-24T16:23:00Z">
          <w:r w:rsidR="007546A5" w:rsidRPr="00F226F2" w:rsidDel="00BC615E">
            <w:rPr>
              <w:noProof/>
              <w:webHidden/>
            </w:rPr>
            <w:delText>6</w:delText>
          </w:r>
        </w:del>
      </w:ins>
    </w:p>
    <w:p w14:paraId="020FC0ED" w14:textId="582BF645" w:rsidR="00C10FA8" w:rsidRPr="00F226F2" w:rsidDel="00BC615E" w:rsidRDefault="00C10FA8">
      <w:pPr>
        <w:pStyle w:val="TOC2"/>
        <w:tabs>
          <w:tab w:val="left" w:pos="960"/>
          <w:tab w:val="right" w:leader="dot" w:pos="9060"/>
        </w:tabs>
        <w:rPr>
          <w:ins w:id="168" w:author="Jean-François Bauduin" w:date="2024-08-02T13:38:00Z" w16du:dateUtc="2024-08-02T11:38:00Z"/>
          <w:del w:id="16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170" w:author="Julian Smith" w:date="2024-09-24T17:17:00Z" w16du:dateUtc="2024-09-24T16:17:00Z">
            <w:rPr>
              <w:ins w:id="171" w:author="Jean-François Bauduin" w:date="2024-08-02T13:38:00Z" w16du:dateUtc="2024-08-02T11:38:00Z"/>
              <w:del w:id="17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173" w:author="Jean-François Bauduin" w:date="2024-08-02T13:38:00Z" w16du:dateUtc="2024-08-02T11:38:00Z">
        <w:del w:id="174" w:author="Julian Smith" w:date="2024-09-24T17:23:00Z" w16du:dateUtc="2024-09-24T16:23:00Z">
          <w:r w:rsidRPr="00BC615E" w:rsidDel="00BC615E">
            <w:rPr>
              <w:rStyle w:val="Hyperlink"/>
              <w:noProof/>
            </w:rPr>
            <w:delText>1.4.</w:delText>
          </w:r>
          <w:r w:rsidRPr="00F226F2" w:rsidDel="00BC615E">
            <w:rPr>
              <w:rFonts w:asciiTheme="minorHAnsi" w:eastAsiaTheme="minorEastAsia" w:hAnsiTheme="minorHAnsi" w:cstheme="minorBidi"/>
              <w:noProof/>
              <w:kern w:val="2"/>
              <w:sz w:val="24"/>
              <w:szCs w:val="24"/>
              <w:lang w:eastAsia="nl-BE"/>
              <w14:ligatures w14:val="standardContextual"/>
              <w:rPrChange w:id="17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Validation</w:delText>
          </w:r>
          <w:r w:rsidRPr="00F226F2" w:rsidDel="00BC615E">
            <w:rPr>
              <w:noProof/>
              <w:webHidden/>
            </w:rPr>
            <w:tab/>
          </w:r>
        </w:del>
      </w:ins>
      <w:ins w:id="176" w:author="Jean-François Bauduin" w:date="2024-08-16T14:40:00Z" w16du:dateUtc="2024-08-16T12:40:00Z">
        <w:del w:id="177" w:author="Julian Smith" w:date="2024-09-24T17:23:00Z" w16du:dateUtc="2024-09-24T16:23:00Z">
          <w:r w:rsidR="007546A5" w:rsidRPr="00F226F2" w:rsidDel="00BC615E">
            <w:rPr>
              <w:noProof/>
              <w:webHidden/>
            </w:rPr>
            <w:delText>6</w:delText>
          </w:r>
        </w:del>
      </w:ins>
    </w:p>
    <w:p w14:paraId="3168EC7C" w14:textId="22454380" w:rsidR="00C10FA8" w:rsidRPr="00F226F2" w:rsidDel="00BC615E" w:rsidRDefault="00C10FA8">
      <w:pPr>
        <w:pStyle w:val="TOC2"/>
        <w:tabs>
          <w:tab w:val="left" w:pos="960"/>
          <w:tab w:val="right" w:leader="dot" w:pos="9060"/>
        </w:tabs>
        <w:rPr>
          <w:ins w:id="178" w:author="Jean-François Bauduin" w:date="2024-08-02T13:38:00Z" w16du:dateUtc="2024-08-02T11:38:00Z"/>
          <w:del w:id="17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180" w:author="Julian Smith" w:date="2024-09-24T17:17:00Z" w16du:dateUtc="2024-09-24T16:17:00Z">
            <w:rPr>
              <w:ins w:id="181" w:author="Jean-François Bauduin" w:date="2024-08-02T13:38:00Z" w16du:dateUtc="2024-08-02T11:38:00Z"/>
              <w:del w:id="18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183" w:author="Jean-François Bauduin" w:date="2024-08-02T13:38:00Z" w16du:dateUtc="2024-08-02T11:38:00Z">
        <w:del w:id="184" w:author="Julian Smith" w:date="2024-09-24T17:23:00Z" w16du:dateUtc="2024-09-24T16:23:00Z">
          <w:r w:rsidRPr="00BC615E" w:rsidDel="00BC615E">
            <w:rPr>
              <w:rStyle w:val="Hyperlink"/>
              <w:noProof/>
            </w:rPr>
            <w:delText>1.5.</w:delText>
          </w:r>
          <w:r w:rsidRPr="00F226F2" w:rsidDel="00BC615E">
            <w:rPr>
              <w:rFonts w:asciiTheme="minorHAnsi" w:eastAsiaTheme="minorEastAsia" w:hAnsiTheme="minorHAnsi" w:cstheme="minorBidi"/>
              <w:noProof/>
              <w:kern w:val="2"/>
              <w:sz w:val="24"/>
              <w:szCs w:val="24"/>
              <w:lang w:eastAsia="nl-BE"/>
              <w14:ligatures w14:val="standardContextual"/>
              <w:rPrChange w:id="18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Glossary</w:delText>
          </w:r>
          <w:r w:rsidRPr="00F226F2" w:rsidDel="00BC615E">
            <w:rPr>
              <w:noProof/>
              <w:webHidden/>
            </w:rPr>
            <w:tab/>
          </w:r>
        </w:del>
      </w:ins>
      <w:ins w:id="186" w:author="Jean-François Bauduin" w:date="2024-08-16T14:40:00Z" w16du:dateUtc="2024-08-16T12:40:00Z">
        <w:del w:id="187" w:author="Julian Smith" w:date="2024-09-24T17:23:00Z" w16du:dateUtc="2024-09-24T16:23:00Z">
          <w:r w:rsidR="007546A5" w:rsidRPr="00F226F2" w:rsidDel="00BC615E">
            <w:rPr>
              <w:noProof/>
              <w:webHidden/>
            </w:rPr>
            <w:delText>7</w:delText>
          </w:r>
        </w:del>
      </w:ins>
    </w:p>
    <w:p w14:paraId="21452738" w14:textId="65A4E00A" w:rsidR="00C10FA8" w:rsidRPr="00F226F2" w:rsidDel="00BC615E" w:rsidRDefault="00C10FA8">
      <w:pPr>
        <w:pStyle w:val="TOC1"/>
        <w:rPr>
          <w:ins w:id="188" w:author="Jean-François Bauduin" w:date="2024-08-02T13:38:00Z" w16du:dateUtc="2024-08-02T11:38:00Z"/>
          <w:del w:id="18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190" w:author="Julian Smith" w:date="2024-09-24T17:17:00Z" w16du:dateUtc="2024-09-24T16:17:00Z">
            <w:rPr>
              <w:ins w:id="191" w:author="Jean-François Bauduin" w:date="2024-08-02T13:38:00Z" w16du:dateUtc="2024-08-02T11:38:00Z"/>
              <w:del w:id="19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193" w:author="Jean-François Bauduin" w:date="2024-08-02T13:38:00Z" w16du:dateUtc="2024-08-02T11:38:00Z">
        <w:del w:id="194" w:author="Julian Smith" w:date="2024-09-24T17:23:00Z" w16du:dateUtc="2024-09-24T16:23:00Z">
          <w:r w:rsidRPr="00BC615E" w:rsidDel="00BC615E">
            <w:rPr>
              <w:rStyle w:val="Hyperlink"/>
              <w:noProof/>
            </w:rPr>
            <w:delText>2</w:delText>
          </w:r>
          <w:r w:rsidRPr="00F226F2" w:rsidDel="00BC615E">
            <w:rPr>
              <w:rFonts w:asciiTheme="minorHAnsi" w:eastAsiaTheme="minorEastAsia" w:hAnsiTheme="minorHAnsi" w:cstheme="minorBidi"/>
              <w:noProof/>
              <w:kern w:val="2"/>
              <w:sz w:val="24"/>
              <w:szCs w:val="24"/>
              <w:lang w:eastAsia="nl-BE"/>
              <w14:ligatures w14:val="standardContextual"/>
              <w:rPrChange w:id="19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FNO Design Principles</w:delText>
          </w:r>
          <w:r w:rsidRPr="00F226F2" w:rsidDel="00BC615E">
            <w:rPr>
              <w:noProof/>
              <w:webHidden/>
            </w:rPr>
            <w:tab/>
          </w:r>
        </w:del>
      </w:ins>
      <w:ins w:id="196" w:author="Jean-François Bauduin" w:date="2024-08-16T14:40:00Z" w16du:dateUtc="2024-08-16T12:40:00Z">
        <w:del w:id="197" w:author="Julian Smith" w:date="2024-09-24T17:23:00Z" w16du:dateUtc="2024-09-24T16:23:00Z">
          <w:r w:rsidR="007546A5" w:rsidRPr="00F226F2" w:rsidDel="00BC615E">
            <w:rPr>
              <w:noProof/>
              <w:webHidden/>
            </w:rPr>
            <w:delText>10</w:delText>
          </w:r>
        </w:del>
      </w:ins>
    </w:p>
    <w:p w14:paraId="74FE5579" w14:textId="4ED7B4F4" w:rsidR="00C10FA8" w:rsidRPr="00F226F2" w:rsidDel="00BC615E" w:rsidRDefault="00C10FA8">
      <w:pPr>
        <w:pStyle w:val="TOC2"/>
        <w:tabs>
          <w:tab w:val="left" w:pos="960"/>
          <w:tab w:val="right" w:leader="dot" w:pos="9060"/>
        </w:tabs>
        <w:rPr>
          <w:ins w:id="198" w:author="Jean-François Bauduin" w:date="2024-08-02T13:38:00Z" w16du:dateUtc="2024-08-02T11:38:00Z"/>
          <w:del w:id="19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00" w:author="Julian Smith" w:date="2024-09-24T17:17:00Z" w16du:dateUtc="2024-09-24T16:17:00Z">
            <w:rPr>
              <w:ins w:id="201" w:author="Jean-François Bauduin" w:date="2024-08-02T13:38:00Z" w16du:dateUtc="2024-08-02T11:38:00Z"/>
              <w:del w:id="20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03" w:author="Jean-François Bauduin" w:date="2024-08-02T13:38:00Z" w16du:dateUtc="2024-08-02T11:38:00Z">
        <w:del w:id="204" w:author="Julian Smith" w:date="2024-09-24T17:23:00Z" w16du:dateUtc="2024-09-24T16:23:00Z">
          <w:r w:rsidRPr="00BC615E" w:rsidDel="00BC615E">
            <w:rPr>
              <w:rStyle w:val="Hyperlink"/>
              <w:noProof/>
            </w:rPr>
            <w:delText>2.1.</w:delText>
          </w:r>
          <w:r w:rsidRPr="00F226F2" w:rsidDel="00BC615E">
            <w:rPr>
              <w:rFonts w:asciiTheme="minorHAnsi" w:eastAsiaTheme="minorEastAsia" w:hAnsiTheme="minorHAnsi" w:cstheme="minorBidi"/>
              <w:noProof/>
              <w:kern w:val="2"/>
              <w:sz w:val="24"/>
              <w:szCs w:val="24"/>
              <w:lang w:eastAsia="nl-BE"/>
              <w14:ligatures w14:val="standardContextual"/>
              <w:rPrChange w:id="20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Key Solution Design Drivers</w:delText>
          </w:r>
          <w:r w:rsidRPr="00F226F2" w:rsidDel="00BC615E">
            <w:rPr>
              <w:noProof/>
              <w:webHidden/>
            </w:rPr>
            <w:tab/>
          </w:r>
        </w:del>
      </w:ins>
      <w:ins w:id="206" w:author="Jean-François Bauduin" w:date="2024-08-16T14:40:00Z" w16du:dateUtc="2024-08-16T12:40:00Z">
        <w:del w:id="207" w:author="Julian Smith" w:date="2024-09-24T17:23:00Z" w16du:dateUtc="2024-09-24T16:23:00Z">
          <w:r w:rsidR="007546A5" w:rsidRPr="00F226F2" w:rsidDel="00BC615E">
            <w:rPr>
              <w:noProof/>
              <w:webHidden/>
            </w:rPr>
            <w:delText>10</w:delText>
          </w:r>
        </w:del>
      </w:ins>
    </w:p>
    <w:p w14:paraId="5C2203C2" w14:textId="5583F46C" w:rsidR="00C10FA8" w:rsidRPr="00F226F2" w:rsidDel="00BC615E" w:rsidRDefault="00C10FA8">
      <w:pPr>
        <w:pStyle w:val="TOC2"/>
        <w:tabs>
          <w:tab w:val="left" w:pos="960"/>
          <w:tab w:val="right" w:leader="dot" w:pos="9060"/>
        </w:tabs>
        <w:rPr>
          <w:ins w:id="208" w:author="Jean-François Bauduin" w:date="2024-08-02T13:38:00Z" w16du:dateUtc="2024-08-02T11:38:00Z"/>
          <w:del w:id="20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10" w:author="Julian Smith" w:date="2024-09-24T17:17:00Z" w16du:dateUtc="2024-09-24T16:17:00Z">
            <w:rPr>
              <w:ins w:id="211" w:author="Jean-François Bauduin" w:date="2024-08-02T13:38:00Z" w16du:dateUtc="2024-08-02T11:38:00Z"/>
              <w:del w:id="21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13" w:author="Jean-François Bauduin" w:date="2024-08-02T13:38:00Z" w16du:dateUtc="2024-08-02T11:38:00Z">
        <w:del w:id="214" w:author="Julian Smith" w:date="2024-09-24T17:23:00Z" w16du:dateUtc="2024-09-24T16:23:00Z">
          <w:r w:rsidRPr="00BC615E" w:rsidDel="00BC615E">
            <w:rPr>
              <w:rStyle w:val="Hyperlink"/>
              <w:noProof/>
            </w:rPr>
            <w:delText>2.2.</w:delText>
          </w:r>
          <w:r w:rsidRPr="00F226F2" w:rsidDel="00BC615E">
            <w:rPr>
              <w:rFonts w:asciiTheme="minorHAnsi" w:eastAsiaTheme="minorEastAsia" w:hAnsiTheme="minorHAnsi" w:cstheme="minorBidi"/>
              <w:noProof/>
              <w:kern w:val="2"/>
              <w:sz w:val="24"/>
              <w:szCs w:val="24"/>
              <w:lang w:eastAsia="nl-BE"/>
              <w14:ligatures w14:val="standardContextual"/>
              <w:rPrChange w:id="21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Solution Design Decisions and Assumptions</w:delText>
          </w:r>
          <w:r w:rsidRPr="00F226F2" w:rsidDel="00BC615E">
            <w:rPr>
              <w:noProof/>
              <w:webHidden/>
            </w:rPr>
            <w:tab/>
          </w:r>
        </w:del>
      </w:ins>
      <w:ins w:id="216" w:author="Jean-François Bauduin" w:date="2024-08-16T14:40:00Z" w16du:dateUtc="2024-08-16T12:40:00Z">
        <w:del w:id="217" w:author="Julian Smith" w:date="2024-09-24T17:23:00Z" w16du:dateUtc="2024-09-24T16:23:00Z">
          <w:r w:rsidR="007546A5" w:rsidRPr="00F226F2" w:rsidDel="00BC615E">
            <w:rPr>
              <w:noProof/>
              <w:webHidden/>
            </w:rPr>
            <w:delText>11</w:delText>
          </w:r>
        </w:del>
      </w:ins>
    </w:p>
    <w:p w14:paraId="1FF70C9C" w14:textId="5B00D055" w:rsidR="00C10FA8" w:rsidRPr="00F226F2" w:rsidDel="00BC615E" w:rsidRDefault="00C10FA8">
      <w:pPr>
        <w:pStyle w:val="TOC1"/>
        <w:rPr>
          <w:ins w:id="218" w:author="Jean-François Bauduin" w:date="2024-08-02T13:38:00Z" w16du:dateUtc="2024-08-02T11:38:00Z"/>
          <w:del w:id="21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20" w:author="Julian Smith" w:date="2024-09-24T17:17:00Z" w16du:dateUtc="2024-09-24T16:17:00Z">
            <w:rPr>
              <w:ins w:id="221" w:author="Jean-François Bauduin" w:date="2024-08-02T13:38:00Z" w16du:dateUtc="2024-08-02T11:38:00Z"/>
              <w:del w:id="22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23" w:author="Jean-François Bauduin" w:date="2024-08-02T13:38:00Z" w16du:dateUtc="2024-08-02T11:38:00Z">
        <w:del w:id="224" w:author="Julian Smith" w:date="2024-09-24T17:23:00Z" w16du:dateUtc="2024-09-24T16:23:00Z">
          <w:r w:rsidRPr="00BC615E" w:rsidDel="00BC615E">
            <w:rPr>
              <w:rStyle w:val="Hyperlink"/>
              <w:noProof/>
            </w:rPr>
            <w:delText>3</w:delText>
          </w:r>
          <w:r w:rsidRPr="00F226F2" w:rsidDel="00BC615E">
            <w:rPr>
              <w:rFonts w:asciiTheme="minorHAnsi" w:eastAsiaTheme="minorEastAsia" w:hAnsiTheme="minorHAnsi" w:cstheme="minorBidi"/>
              <w:noProof/>
              <w:kern w:val="2"/>
              <w:sz w:val="24"/>
              <w:szCs w:val="24"/>
              <w:lang w:eastAsia="nl-BE"/>
              <w14:ligatures w14:val="standardContextual"/>
              <w:rPrChange w:id="22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Data Model</w:delText>
          </w:r>
          <w:r w:rsidRPr="00F226F2" w:rsidDel="00BC615E">
            <w:rPr>
              <w:noProof/>
              <w:webHidden/>
            </w:rPr>
            <w:tab/>
          </w:r>
        </w:del>
      </w:ins>
      <w:ins w:id="226" w:author="Jean-François Bauduin" w:date="2024-08-16T14:40:00Z" w16du:dateUtc="2024-08-16T12:40:00Z">
        <w:del w:id="227" w:author="Julian Smith" w:date="2024-09-24T17:23:00Z" w16du:dateUtc="2024-09-24T16:23:00Z">
          <w:r w:rsidR="007546A5" w:rsidRPr="00F226F2" w:rsidDel="00BC615E">
            <w:rPr>
              <w:noProof/>
              <w:webHidden/>
            </w:rPr>
            <w:delText>20</w:delText>
          </w:r>
        </w:del>
      </w:ins>
    </w:p>
    <w:p w14:paraId="63AB7C0F" w14:textId="0FF2FA85" w:rsidR="00C10FA8" w:rsidRPr="00F226F2" w:rsidDel="00BC615E" w:rsidRDefault="00C10FA8">
      <w:pPr>
        <w:pStyle w:val="TOC2"/>
        <w:tabs>
          <w:tab w:val="left" w:pos="960"/>
          <w:tab w:val="right" w:leader="dot" w:pos="9060"/>
        </w:tabs>
        <w:rPr>
          <w:ins w:id="228" w:author="Jean-François Bauduin" w:date="2024-08-02T13:38:00Z" w16du:dateUtc="2024-08-02T11:38:00Z"/>
          <w:del w:id="22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30" w:author="Julian Smith" w:date="2024-09-24T17:17:00Z" w16du:dateUtc="2024-09-24T16:17:00Z">
            <w:rPr>
              <w:ins w:id="231" w:author="Jean-François Bauduin" w:date="2024-08-02T13:38:00Z" w16du:dateUtc="2024-08-02T11:38:00Z"/>
              <w:del w:id="23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33" w:author="Jean-François Bauduin" w:date="2024-08-02T13:38:00Z" w16du:dateUtc="2024-08-02T11:38:00Z">
        <w:del w:id="234" w:author="Julian Smith" w:date="2024-09-24T17:23:00Z" w16du:dateUtc="2024-09-24T16:23:00Z">
          <w:r w:rsidRPr="00BC615E" w:rsidDel="00BC615E">
            <w:rPr>
              <w:rStyle w:val="Hyperlink"/>
              <w:noProof/>
            </w:rPr>
            <w:delText>3.1.</w:delText>
          </w:r>
          <w:r w:rsidRPr="00F226F2" w:rsidDel="00BC615E">
            <w:rPr>
              <w:rFonts w:asciiTheme="minorHAnsi" w:eastAsiaTheme="minorEastAsia" w:hAnsiTheme="minorHAnsi" w:cstheme="minorBidi"/>
              <w:noProof/>
              <w:kern w:val="2"/>
              <w:sz w:val="24"/>
              <w:szCs w:val="24"/>
              <w:lang w:eastAsia="nl-BE"/>
              <w14:ligatures w14:val="standardContextual"/>
              <w:rPrChange w:id="23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Introduction</w:delText>
          </w:r>
          <w:r w:rsidRPr="00F226F2" w:rsidDel="00BC615E">
            <w:rPr>
              <w:noProof/>
              <w:webHidden/>
            </w:rPr>
            <w:tab/>
          </w:r>
        </w:del>
      </w:ins>
      <w:ins w:id="236" w:author="Jean-François Bauduin" w:date="2024-08-16T14:40:00Z" w16du:dateUtc="2024-08-16T12:40:00Z">
        <w:del w:id="237" w:author="Julian Smith" w:date="2024-09-24T17:23:00Z" w16du:dateUtc="2024-09-24T16:23:00Z">
          <w:r w:rsidR="007546A5" w:rsidRPr="00F226F2" w:rsidDel="00BC615E">
            <w:rPr>
              <w:noProof/>
              <w:webHidden/>
            </w:rPr>
            <w:delText>20</w:delText>
          </w:r>
        </w:del>
      </w:ins>
    </w:p>
    <w:p w14:paraId="44C33EEA" w14:textId="1C55820F" w:rsidR="00C10FA8" w:rsidRPr="00F226F2" w:rsidDel="00BC615E" w:rsidRDefault="00C10FA8">
      <w:pPr>
        <w:pStyle w:val="TOC2"/>
        <w:tabs>
          <w:tab w:val="left" w:pos="960"/>
          <w:tab w:val="right" w:leader="dot" w:pos="9060"/>
        </w:tabs>
        <w:rPr>
          <w:ins w:id="238" w:author="Jean-François Bauduin" w:date="2024-08-02T13:38:00Z" w16du:dateUtc="2024-08-02T11:38:00Z"/>
          <w:del w:id="23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40" w:author="Julian Smith" w:date="2024-09-24T17:17:00Z" w16du:dateUtc="2024-09-24T16:17:00Z">
            <w:rPr>
              <w:ins w:id="241" w:author="Jean-François Bauduin" w:date="2024-08-02T13:38:00Z" w16du:dateUtc="2024-08-02T11:38:00Z"/>
              <w:del w:id="24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43" w:author="Jean-François Bauduin" w:date="2024-08-02T13:38:00Z" w16du:dateUtc="2024-08-02T11:38:00Z">
        <w:del w:id="244" w:author="Julian Smith" w:date="2024-09-24T17:23:00Z" w16du:dateUtc="2024-09-24T16:23:00Z">
          <w:r w:rsidRPr="00BC615E" w:rsidDel="00BC615E">
            <w:rPr>
              <w:rStyle w:val="Hyperlink"/>
              <w:noProof/>
            </w:rPr>
            <w:delText>3.2.</w:delText>
          </w:r>
          <w:r w:rsidRPr="00F226F2" w:rsidDel="00BC615E">
            <w:rPr>
              <w:rFonts w:asciiTheme="minorHAnsi" w:eastAsiaTheme="minorEastAsia" w:hAnsiTheme="minorHAnsi" w:cstheme="minorBidi"/>
              <w:noProof/>
              <w:kern w:val="2"/>
              <w:sz w:val="24"/>
              <w:szCs w:val="24"/>
              <w:lang w:eastAsia="nl-BE"/>
              <w14:ligatures w14:val="standardContextual"/>
              <w:rPrChange w:id="24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Global Entity Relationship Diagram</w:delText>
          </w:r>
          <w:r w:rsidRPr="00F226F2" w:rsidDel="00BC615E">
            <w:rPr>
              <w:noProof/>
              <w:webHidden/>
            </w:rPr>
            <w:tab/>
          </w:r>
        </w:del>
      </w:ins>
      <w:ins w:id="246" w:author="Jean-François Bauduin" w:date="2024-08-16T14:40:00Z" w16du:dateUtc="2024-08-16T12:40:00Z">
        <w:del w:id="247" w:author="Julian Smith" w:date="2024-09-24T17:23:00Z" w16du:dateUtc="2024-09-24T16:23:00Z">
          <w:r w:rsidR="007546A5" w:rsidRPr="00F226F2" w:rsidDel="00BC615E">
            <w:rPr>
              <w:noProof/>
              <w:webHidden/>
            </w:rPr>
            <w:delText>20</w:delText>
          </w:r>
        </w:del>
      </w:ins>
    </w:p>
    <w:p w14:paraId="11516D54" w14:textId="210AE4CA" w:rsidR="00C10FA8" w:rsidRPr="00F226F2" w:rsidDel="00BC615E" w:rsidRDefault="00C10FA8">
      <w:pPr>
        <w:pStyle w:val="TOC2"/>
        <w:tabs>
          <w:tab w:val="left" w:pos="960"/>
          <w:tab w:val="right" w:leader="dot" w:pos="9060"/>
        </w:tabs>
        <w:rPr>
          <w:ins w:id="248" w:author="Jean-François Bauduin" w:date="2024-08-02T13:38:00Z" w16du:dateUtc="2024-08-02T11:38:00Z"/>
          <w:del w:id="24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50" w:author="Julian Smith" w:date="2024-09-24T17:17:00Z" w16du:dateUtc="2024-09-24T16:17:00Z">
            <w:rPr>
              <w:ins w:id="251" w:author="Jean-François Bauduin" w:date="2024-08-02T13:38:00Z" w16du:dateUtc="2024-08-02T11:38:00Z"/>
              <w:del w:id="25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53" w:author="Jean-François Bauduin" w:date="2024-08-02T13:38:00Z" w16du:dateUtc="2024-08-02T11:38:00Z">
        <w:del w:id="254" w:author="Julian Smith" w:date="2024-09-24T17:23:00Z" w16du:dateUtc="2024-09-24T16:23:00Z">
          <w:r w:rsidRPr="00BC615E" w:rsidDel="00BC615E">
            <w:rPr>
              <w:rStyle w:val="Hyperlink"/>
              <w:noProof/>
            </w:rPr>
            <w:delText>3.3.</w:delText>
          </w:r>
          <w:r w:rsidRPr="00F226F2" w:rsidDel="00BC615E">
            <w:rPr>
              <w:rFonts w:asciiTheme="minorHAnsi" w:eastAsiaTheme="minorEastAsia" w:hAnsiTheme="minorHAnsi" w:cstheme="minorBidi"/>
              <w:noProof/>
              <w:kern w:val="2"/>
              <w:sz w:val="24"/>
              <w:szCs w:val="24"/>
              <w:lang w:eastAsia="nl-BE"/>
              <w14:ligatures w14:val="standardContextual"/>
              <w:rPrChange w:id="25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Usage for Materialise Digital Products</w:delText>
          </w:r>
          <w:r w:rsidRPr="00F226F2" w:rsidDel="00BC615E">
            <w:rPr>
              <w:noProof/>
              <w:webHidden/>
            </w:rPr>
            <w:tab/>
          </w:r>
        </w:del>
      </w:ins>
      <w:ins w:id="256" w:author="Jean-François Bauduin" w:date="2024-08-16T14:40:00Z" w16du:dateUtc="2024-08-16T12:40:00Z">
        <w:del w:id="257" w:author="Julian Smith" w:date="2024-09-24T17:23:00Z" w16du:dateUtc="2024-09-24T16:23:00Z">
          <w:r w:rsidR="007546A5" w:rsidRPr="00F226F2" w:rsidDel="00BC615E">
            <w:rPr>
              <w:noProof/>
              <w:webHidden/>
            </w:rPr>
            <w:delText>21</w:delText>
          </w:r>
        </w:del>
      </w:ins>
    </w:p>
    <w:p w14:paraId="7BDBEC94" w14:textId="2FD779E2" w:rsidR="00C10FA8" w:rsidRPr="00F226F2" w:rsidDel="00BC615E" w:rsidRDefault="00C10FA8">
      <w:pPr>
        <w:pStyle w:val="TOC2"/>
        <w:tabs>
          <w:tab w:val="left" w:pos="960"/>
          <w:tab w:val="right" w:leader="dot" w:pos="9060"/>
        </w:tabs>
        <w:rPr>
          <w:ins w:id="258" w:author="Jean-François Bauduin" w:date="2024-08-02T13:38:00Z" w16du:dateUtc="2024-08-02T11:38:00Z"/>
          <w:del w:id="25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60" w:author="Julian Smith" w:date="2024-09-24T17:17:00Z" w16du:dateUtc="2024-09-24T16:17:00Z">
            <w:rPr>
              <w:ins w:id="261" w:author="Jean-François Bauduin" w:date="2024-08-02T13:38:00Z" w16du:dateUtc="2024-08-02T11:38:00Z"/>
              <w:del w:id="26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63" w:author="Jean-François Bauduin" w:date="2024-08-02T13:38:00Z" w16du:dateUtc="2024-08-02T11:38:00Z">
        <w:del w:id="264" w:author="Julian Smith" w:date="2024-09-24T17:23:00Z" w16du:dateUtc="2024-09-24T16:23:00Z">
          <w:r w:rsidRPr="00BC615E" w:rsidDel="00BC615E">
            <w:rPr>
              <w:rStyle w:val="Hyperlink"/>
              <w:noProof/>
            </w:rPr>
            <w:delText>3.4.</w:delText>
          </w:r>
          <w:r w:rsidRPr="00F226F2" w:rsidDel="00BC615E">
            <w:rPr>
              <w:rFonts w:asciiTheme="minorHAnsi" w:eastAsiaTheme="minorEastAsia" w:hAnsiTheme="minorHAnsi" w:cstheme="minorBidi"/>
              <w:noProof/>
              <w:kern w:val="2"/>
              <w:sz w:val="24"/>
              <w:szCs w:val="24"/>
              <w:lang w:eastAsia="nl-BE"/>
              <w14:ligatures w14:val="standardContextual"/>
              <w:rPrChange w:id="26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Validation Rules ?</w:delText>
          </w:r>
          <w:r w:rsidRPr="00F226F2" w:rsidDel="00BC615E">
            <w:rPr>
              <w:noProof/>
              <w:webHidden/>
            </w:rPr>
            <w:tab/>
          </w:r>
        </w:del>
      </w:ins>
      <w:ins w:id="266" w:author="Jean-François Bauduin" w:date="2024-08-16T14:40:00Z" w16du:dateUtc="2024-08-16T12:40:00Z">
        <w:del w:id="267" w:author="Julian Smith" w:date="2024-09-24T17:23:00Z" w16du:dateUtc="2024-09-24T16:23:00Z">
          <w:r w:rsidR="007546A5" w:rsidRPr="00F226F2" w:rsidDel="00BC615E">
            <w:rPr>
              <w:noProof/>
              <w:webHidden/>
            </w:rPr>
            <w:delText>30</w:delText>
          </w:r>
        </w:del>
      </w:ins>
    </w:p>
    <w:p w14:paraId="3F0FEB64" w14:textId="5591D05B" w:rsidR="00C10FA8" w:rsidRPr="00F226F2" w:rsidDel="00BC615E" w:rsidRDefault="00C10FA8">
      <w:pPr>
        <w:pStyle w:val="TOC1"/>
        <w:rPr>
          <w:ins w:id="268" w:author="Jean-François Bauduin" w:date="2024-08-02T13:38:00Z" w16du:dateUtc="2024-08-02T11:38:00Z"/>
          <w:del w:id="26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70" w:author="Julian Smith" w:date="2024-09-24T17:17:00Z" w16du:dateUtc="2024-09-24T16:17:00Z">
            <w:rPr>
              <w:ins w:id="271" w:author="Jean-François Bauduin" w:date="2024-08-02T13:38:00Z" w16du:dateUtc="2024-08-02T11:38:00Z"/>
              <w:del w:id="27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73" w:author="Jean-François Bauduin" w:date="2024-08-02T13:38:00Z" w16du:dateUtc="2024-08-02T11:38:00Z">
        <w:del w:id="274" w:author="Julian Smith" w:date="2024-09-24T17:23:00Z" w16du:dateUtc="2024-09-24T16:23:00Z">
          <w:r w:rsidRPr="00BC615E" w:rsidDel="00BC615E">
            <w:rPr>
              <w:rStyle w:val="Hyperlink"/>
              <w:noProof/>
            </w:rPr>
            <w:delText>4</w:delText>
          </w:r>
          <w:r w:rsidRPr="00F226F2" w:rsidDel="00BC615E">
            <w:rPr>
              <w:rFonts w:asciiTheme="minorHAnsi" w:eastAsiaTheme="minorEastAsia" w:hAnsiTheme="minorHAnsi" w:cstheme="minorBidi"/>
              <w:noProof/>
              <w:kern w:val="2"/>
              <w:sz w:val="24"/>
              <w:szCs w:val="24"/>
              <w:lang w:eastAsia="nl-BE"/>
              <w14:ligatures w14:val="standardContextual"/>
              <w:rPrChange w:id="27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Front-End</w:delText>
          </w:r>
          <w:r w:rsidRPr="00F226F2" w:rsidDel="00BC615E">
            <w:rPr>
              <w:noProof/>
              <w:webHidden/>
            </w:rPr>
            <w:tab/>
          </w:r>
        </w:del>
      </w:ins>
      <w:ins w:id="276" w:author="Jean-François Bauduin" w:date="2024-08-16T14:40:00Z" w16du:dateUtc="2024-08-16T12:40:00Z">
        <w:del w:id="277" w:author="Julian Smith" w:date="2024-09-24T17:23:00Z" w16du:dateUtc="2024-09-24T16:23:00Z">
          <w:r w:rsidR="007546A5" w:rsidRPr="00F226F2" w:rsidDel="00BC615E">
            <w:rPr>
              <w:noProof/>
              <w:webHidden/>
            </w:rPr>
            <w:delText>31</w:delText>
          </w:r>
        </w:del>
      </w:ins>
    </w:p>
    <w:p w14:paraId="60C63E75" w14:textId="22439B1E" w:rsidR="00C10FA8" w:rsidRPr="00F226F2" w:rsidDel="00BC615E" w:rsidRDefault="00C10FA8">
      <w:pPr>
        <w:pStyle w:val="TOC1"/>
        <w:rPr>
          <w:ins w:id="278" w:author="Jean-François Bauduin" w:date="2024-08-02T13:38:00Z" w16du:dateUtc="2024-08-02T11:38:00Z"/>
          <w:del w:id="27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80" w:author="Julian Smith" w:date="2024-09-24T17:17:00Z" w16du:dateUtc="2024-09-24T16:17:00Z">
            <w:rPr>
              <w:ins w:id="281" w:author="Jean-François Bauduin" w:date="2024-08-02T13:38:00Z" w16du:dateUtc="2024-08-02T11:38:00Z"/>
              <w:del w:id="28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83" w:author="Jean-François Bauduin" w:date="2024-08-02T13:38:00Z" w16du:dateUtc="2024-08-02T11:38:00Z">
        <w:del w:id="284" w:author="Julian Smith" w:date="2024-09-24T17:23:00Z" w16du:dateUtc="2024-09-24T16:23:00Z">
          <w:r w:rsidRPr="00BC615E" w:rsidDel="00BC615E">
            <w:rPr>
              <w:rStyle w:val="Hyperlink"/>
              <w:noProof/>
            </w:rPr>
            <w:delText>5</w:delText>
          </w:r>
          <w:r w:rsidRPr="00F226F2" w:rsidDel="00BC615E">
            <w:rPr>
              <w:rFonts w:asciiTheme="minorHAnsi" w:eastAsiaTheme="minorEastAsia" w:hAnsiTheme="minorHAnsi" w:cstheme="minorBidi"/>
              <w:noProof/>
              <w:kern w:val="2"/>
              <w:sz w:val="24"/>
              <w:szCs w:val="24"/>
              <w:lang w:eastAsia="nl-BE"/>
              <w14:ligatures w14:val="standardContextual"/>
              <w:rPrChange w:id="28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Back-End</w:delText>
          </w:r>
          <w:r w:rsidRPr="00F226F2" w:rsidDel="00BC615E">
            <w:rPr>
              <w:noProof/>
              <w:webHidden/>
            </w:rPr>
            <w:tab/>
          </w:r>
        </w:del>
      </w:ins>
      <w:ins w:id="286" w:author="Jean-François Bauduin" w:date="2024-08-16T14:40:00Z" w16du:dateUtc="2024-08-16T12:40:00Z">
        <w:del w:id="287" w:author="Julian Smith" w:date="2024-09-24T17:23:00Z" w16du:dateUtc="2024-09-24T16:23:00Z">
          <w:r w:rsidR="007546A5" w:rsidRPr="00F226F2" w:rsidDel="00BC615E">
            <w:rPr>
              <w:noProof/>
              <w:webHidden/>
            </w:rPr>
            <w:delText>32</w:delText>
          </w:r>
        </w:del>
      </w:ins>
    </w:p>
    <w:p w14:paraId="3056F442" w14:textId="0A815D0D" w:rsidR="00C10FA8" w:rsidRPr="00F226F2" w:rsidDel="00BC615E" w:rsidRDefault="00C10FA8">
      <w:pPr>
        <w:pStyle w:val="TOC2"/>
        <w:tabs>
          <w:tab w:val="left" w:pos="960"/>
          <w:tab w:val="right" w:leader="dot" w:pos="9060"/>
        </w:tabs>
        <w:rPr>
          <w:ins w:id="288" w:author="Jean-François Bauduin" w:date="2024-08-02T13:38:00Z" w16du:dateUtc="2024-08-02T11:38:00Z"/>
          <w:del w:id="28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290" w:author="Julian Smith" w:date="2024-09-24T17:17:00Z" w16du:dateUtc="2024-09-24T16:17:00Z">
            <w:rPr>
              <w:ins w:id="291" w:author="Jean-François Bauduin" w:date="2024-08-02T13:38:00Z" w16du:dateUtc="2024-08-02T11:38:00Z"/>
              <w:del w:id="29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293" w:author="Jean-François Bauduin" w:date="2024-08-02T13:38:00Z" w16du:dateUtc="2024-08-02T11:38:00Z">
        <w:del w:id="294" w:author="Julian Smith" w:date="2024-09-24T17:23:00Z" w16du:dateUtc="2024-09-24T16:23:00Z">
          <w:r w:rsidRPr="00BC615E" w:rsidDel="00BC615E">
            <w:rPr>
              <w:rStyle w:val="Hyperlink"/>
              <w:noProof/>
            </w:rPr>
            <w:delText>5.1.</w:delText>
          </w:r>
          <w:r w:rsidRPr="00F226F2" w:rsidDel="00BC615E">
            <w:rPr>
              <w:rFonts w:asciiTheme="minorHAnsi" w:eastAsiaTheme="minorEastAsia" w:hAnsiTheme="minorHAnsi" w:cstheme="minorBidi"/>
              <w:noProof/>
              <w:kern w:val="2"/>
              <w:sz w:val="24"/>
              <w:szCs w:val="24"/>
              <w:lang w:eastAsia="nl-BE"/>
              <w14:ligatures w14:val="standardContextual"/>
              <w:rPrChange w:id="29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Introduction</w:delText>
          </w:r>
          <w:r w:rsidRPr="00F226F2" w:rsidDel="00BC615E">
            <w:rPr>
              <w:noProof/>
              <w:webHidden/>
            </w:rPr>
            <w:tab/>
          </w:r>
        </w:del>
      </w:ins>
      <w:ins w:id="296" w:author="Jean-François Bauduin" w:date="2024-08-16T14:40:00Z" w16du:dateUtc="2024-08-16T12:40:00Z">
        <w:del w:id="297" w:author="Julian Smith" w:date="2024-09-24T17:23:00Z" w16du:dateUtc="2024-09-24T16:23:00Z">
          <w:r w:rsidR="007546A5" w:rsidRPr="00F226F2" w:rsidDel="00BC615E">
            <w:rPr>
              <w:noProof/>
              <w:webHidden/>
            </w:rPr>
            <w:delText>32</w:delText>
          </w:r>
        </w:del>
      </w:ins>
    </w:p>
    <w:p w14:paraId="12E55515" w14:textId="325F735B" w:rsidR="00C10FA8" w:rsidRPr="00F226F2" w:rsidDel="00BC615E" w:rsidRDefault="00C10FA8">
      <w:pPr>
        <w:pStyle w:val="TOC2"/>
        <w:tabs>
          <w:tab w:val="left" w:pos="960"/>
          <w:tab w:val="right" w:leader="dot" w:pos="9060"/>
        </w:tabs>
        <w:rPr>
          <w:ins w:id="298" w:author="Jean-François Bauduin" w:date="2024-08-02T13:38:00Z" w16du:dateUtc="2024-08-02T11:38:00Z"/>
          <w:del w:id="29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00" w:author="Julian Smith" w:date="2024-09-24T17:17:00Z" w16du:dateUtc="2024-09-24T16:17:00Z">
            <w:rPr>
              <w:ins w:id="301" w:author="Jean-François Bauduin" w:date="2024-08-02T13:38:00Z" w16du:dateUtc="2024-08-02T11:38:00Z"/>
              <w:del w:id="30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03" w:author="Jean-François Bauduin" w:date="2024-08-02T13:38:00Z" w16du:dateUtc="2024-08-02T11:38:00Z">
        <w:del w:id="304" w:author="Julian Smith" w:date="2024-09-24T17:23:00Z" w16du:dateUtc="2024-09-24T16:23:00Z">
          <w:r w:rsidRPr="00BC615E" w:rsidDel="00BC615E">
            <w:rPr>
              <w:rStyle w:val="Hyperlink"/>
              <w:noProof/>
            </w:rPr>
            <w:delText>5.2.</w:delText>
          </w:r>
          <w:r w:rsidRPr="00F226F2" w:rsidDel="00BC615E">
            <w:rPr>
              <w:rFonts w:asciiTheme="minorHAnsi" w:eastAsiaTheme="minorEastAsia" w:hAnsiTheme="minorHAnsi" w:cstheme="minorBidi"/>
              <w:noProof/>
              <w:kern w:val="2"/>
              <w:sz w:val="24"/>
              <w:szCs w:val="24"/>
              <w:lang w:eastAsia="nl-BE"/>
              <w14:ligatures w14:val="standardContextual"/>
              <w:rPrChange w:id="30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Jobs</w:delText>
          </w:r>
          <w:r w:rsidRPr="00F226F2" w:rsidDel="00BC615E">
            <w:rPr>
              <w:noProof/>
              <w:webHidden/>
            </w:rPr>
            <w:tab/>
          </w:r>
        </w:del>
      </w:ins>
      <w:ins w:id="306" w:author="Jean-François Bauduin" w:date="2024-08-16T14:40:00Z" w16du:dateUtc="2024-08-16T12:40:00Z">
        <w:del w:id="307" w:author="Julian Smith" w:date="2024-09-24T17:23:00Z" w16du:dateUtc="2024-09-24T16:23:00Z">
          <w:r w:rsidR="007546A5" w:rsidRPr="00F226F2" w:rsidDel="00BC615E">
            <w:rPr>
              <w:noProof/>
              <w:webHidden/>
            </w:rPr>
            <w:delText>32</w:delText>
          </w:r>
        </w:del>
      </w:ins>
    </w:p>
    <w:p w14:paraId="02FDB696" w14:textId="42F5AA7F" w:rsidR="00C10FA8" w:rsidRPr="00F226F2" w:rsidDel="00BC615E" w:rsidRDefault="00C10FA8">
      <w:pPr>
        <w:pStyle w:val="TOC1"/>
        <w:rPr>
          <w:ins w:id="308" w:author="Jean-François Bauduin" w:date="2024-08-02T13:38:00Z" w16du:dateUtc="2024-08-02T11:38:00Z"/>
          <w:del w:id="30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10" w:author="Julian Smith" w:date="2024-09-24T17:17:00Z" w16du:dateUtc="2024-09-24T16:17:00Z">
            <w:rPr>
              <w:ins w:id="311" w:author="Jean-François Bauduin" w:date="2024-08-02T13:38:00Z" w16du:dateUtc="2024-08-02T11:38:00Z"/>
              <w:del w:id="31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13" w:author="Jean-François Bauduin" w:date="2024-08-02T13:38:00Z" w16du:dateUtc="2024-08-02T11:38:00Z">
        <w:del w:id="314" w:author="Julian Smith" w:date="2024-09-24T17:23:00Z" w16du:dateUtc="2024-09-24T16:23:00Z">
          <w:r w:rsidRPr="00BC615E" w:rsidDel="00BC615E">
            <w:rPr>
              <w:rStyle w:val="Hyperlink"/>
              <w:noProof/>
            </w:rPr>
            <w:delText>6</w:delText>
          </w:r>
          <w:r w:rsidRPr="00F226F2" w:rsidDel="00BC615E">
            <w:rPr>
              <w:rFonts w:asciiTheme="minorHAnsi" w:eastAsiaTheme="minorEastAsia" w:hAnsiTheme="minorHAnsi" w:cstheme="minorBidi"/>
              <w:noProof/>
              <w:kern w:val="2"/>
              <w:sz w:val="24"/>
              <w:szCs w:val="24"/>
              <w:lang w:eastAsia="nl-BE"/>
              <w14:ligatures w14:val="standardContextual"/>
              <w:rPrChange w:id="31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Integration</w:delText>
          </w:r>
          <w:r w:rsidRPr="00F226F2" w:rsidDel="00BC615E">
            <w:rPr>
              <w:noProof/>
              <w:webHidden/>
            </w:rPr>
            <w:tab/>
          </w:r>
        </w:del>
      </w:ins>
      <w:ins w:id="316" w:author="Jean-François Bauduin" w:date="2024-08-16T14:40:00Z" w16du:dateUtc="2024-08-16T12:40:00Z">
        <w:del w:id="317" w:author="Julian Smith" w:date="2024-09-24T17:23:00Z" w16du:dateUtc="2024-09-24T16:23:00Z">
          <w:r w:rsidR="007546A5" w:rsidRPr="00F226F2" w:rsidDel="00BC615E">
            <w:rPr>
              <w:noProof/>
              <w:webHidden/>
            </w:rPr>
            <w:delText>33</w:delText>
          </w:r>
        </w:del>
      </w:ins>
    </w:p>
    <w:p w14:paraId="5A52558F" w14:textId="11C16751" w:rsidR="00C10FA8" w:rsidRPr="00F226F2" w:rsidDel="00BC615E" w:rsidRDefault="00C10FA8">
      <w:pPr>
        <w:pStyle w:val="TOC2"/>
        <w:tabs>
          <w:tab w:val="left" w:pos="960"/>
          <w:tab w:val="right" w:leader="dot" w:pos="9060"/>
        </w:tabs>
        <w:rPr>
          <w:ins w:id="318" w:author="Jean-François Bauduin" w:date="2024-08-02T13:38:00Z" w16du:dateUtc="2024-08-02T11:38:00Z"/>
          <w:del w:id="31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20" w:author="Julian Smith" w:date="2024-09-24T17:17:00Z" w16du:dateUtc="2024-09-24T16:17:00Z">
            <w:rPr>
              <w:ins w:id="321" w:author="Jean-François Bauduin" w:date="2024-08-02T13:38:00Z" w16du:dateUtc="2024-08-02T11:38:00Z"/>
              <w:del w:id="32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23" w:author="Jean-François Bauduin" w:date="2024-08-02T13:38:00Z" w16du:dateUtc="2024-08-02T11:38:00Z">
        <w:del w:id="324" w:author="Julian Smith" w:date="2024-09-24T17:23:00Z" w16du:dateUtc="2024-09-24T16:23:00Z">
          <w:r w:rsidRPr="00BC615E" w:rsidDel="00BC615E">
            <w:rPr>
              <w:rStyle w:val="Hyperlink"/>
              <w:noProof/>
            </w:rPr>
            <w:delText>6.1.</w:delText>
          </w:r>
          <w:r w:rsidRPr="00F226F2" w:rsidDel="00BC615E">
            <w:rPr>
              <w:rFonts w:asciiTheme="minorHAnsi" w:eastAsiaTheme="minorEastAsia" w:hAnsiTheme="minorHAnsi" w:cstheme="minorBidi"/>
              <w:noProof/>
              <w:kern w:val="2"/>
              <w:sz w:val="24"/>
              <w:szCs w:val="24"/>
              <w:lang w:eastAsia="nl-BE"/>
              <w14:ligatures w14:val="standardContextual"/>
              <w:rPrChange w:id="32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Overall Information Flows</w:delText>
          </w:r>
          <w:r w:rsidRPr="00F226F2" w:rsidDel="00BC615E">
            <w:rPr>
              <w:noProof/>
              <w:webHidden/>
            </w:rPr>
            <w:tab/>
          </w:r>
        </w:del>
      </w:ins>
      <w:ins w:id="326" w:author="Jean-François Bauduin" w:date="2024-08-16T14:40:00Z" w16du:dateUtc="2024-08-16T12:40:00Z">
        <w:del w:id="327" w:author="Julian Smith" w:date="2024-09-24T17:23:00Z" w16du:dateUtc="2024-09-24T16:23:00Z">
          <w:r w:rsidR="007546A5" w:rsidRPr="00F226F2" w:rsidDel="00BC615E">
            <w:rPr>
              <w:noProof/>
              <w:webHidden/>
            </w:rPr>
            <w:delText>33</w:delText>
          </w:r>
        </w:del>
      </w:ins>
    </w:p>
    <w:p w14:paraId="23A92A37" w14:textId="73D710C2" w:rsidR="00C10FA8" w:rsidRPr="00F226F2" w:rsidDel="00BC615E" w:rsidRDefault="00C10FA8">
      <w:pPr>
        <w:pStyle w:val="TOC2"/>
        <w:tabs>
          <w:tab w:val="left" w:pos="960"/>
          <w:tab w:val="right" w:leader="dot" w:pos="9060"/>
        </w:tabs>
        <w:rPr>
          <w:ins w:id="328" w:author="Jean-François Bauduin" w:date="2024-08-02T13:38:00Z" w16du:dateUtc="2024-08-02T11:38:00Z"/>
          <w:del w:id="32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30" w:author="Julian Smith" w:date="2024-09-24T17:17:00Z" w16du:dateUtc="2024-09-24T16:17:00Z">
            <w:rPr>
              <w:ins w:id="331" w:author="Jean-François Bauduin" w:date="2024-08-02T13:38:00Z" w16du:dateUtc="2024-08-02T11:38:00Z"/>
              <w:del w:id="33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33" w:author="Jean-François Bauduin" w:date="2024-08-02T13:38:00Z" w16du:dateUtc="2024-08-02T11:38:00Z">
        <w:del w:id="334" w:author="Julian Smith" w:date="2024-09-24T17:23:00Z" w16du:dateUtc="2024-09-24T16:23:00Z">
          <w:r w:rsidRPr="00BC615E" w:rsidDel="00BC615E">
            <w:rPr>
              <w:rStyle w:val="Hyperlink"/>
              <w:noProof/>
            </w:rPr>
            <w:delText>6.2.</w:delText>
          </w:r>
          <w:r w:rsidRPr="00F226F2" w:rsidDel="00BC615E">
            <w:rPr>
              <w:rFonts w:asciiTheme="minorHAnsi" w:eastAsiaTheme="minorEastAsia" w:hAnsiTheme="minorHAnsi" w:cstheme="minorBidi"/>
              <w:noProof/>
              <w:kern w:val="2"/>
              <w:sz w:val="24"/>
              <w:szCs w:val="24"/>
              <w:lang w:eastAsia="nl-BE"/>
              <w14:ligatures w14:val="standardContextual"/>
              <w:rPrChange w:id="33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Integration Scenarios for FlexFlex</w:delText>
          </w:r>
          <w:r w:rsidRPr="00F226F2" w:rsidDel="00BC615E">
            <w:rPr>
              <w:noProof/>
              <w:webHidden/>
            </w:rPr>
            <w:tab/>
          </w:r>
        </w:del>
      </w:ins>
      <w:ins w:id="336" w:author="Jean-François Bauduin" w:date="2024-08-16T14:40:00Z" w16du:dateUtc="2024-08-16T12:40:00Z">
        <w:del w:id="337" w:author="Julian Smith" w:date="2024-09-24T17:23:00Z" w16du:dateUtc="2024-09-24T16:23:00Z">
          <w:r w:rsidR="007546A5" w:rsidRPr="00F226F2" w:rsidDel="00BC615E">
            <w:rPr>
              <w:noProof/>
              <w:webHidden/>
            </w:rPr>
            <w:delText>33</w:delText>
          </w:r>
        </w:del>
      </w:ins>
    </w:p>
    <w:p w14:paraId="2BC5539A" w14:textId="0BC863CB" w:rsidR="00C10FA8" w:rsidRPr="00F226F2" w:rsidDel="00BC615E" w:rsidRDefault="00C10FA8">
      <w:pPr>
        <w:pStyle w:val="TOC2"/>
        <w:tabs>
          <w:tab w:val="left" w:pos="960"/>
          <w:tab w:val="right" w:leader="dot" w:pos="9060"/>
        </w:tabs>
        <w:rPr>
          <w:ins w:id="338" w:author="Jean-François Bauduin" w:date="2024-08-02T13:38:00Z" w16du:dateUtc="2024-08-02T11:38:00Z"/>
          <w:del w:id="33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40" w:author="Julian Smith" w:date="2024-09-24T17:17:00Z" w16du:dateUtc="2024-09-24T16:17:00Z">
            <w:rPr>
              <w:ins w:id="341" w:author="Jean-François Bauduin" w:date="2024-08-02T13:38:00Z" w16du:dateUtc="2024-08-02T11:38:00Z"/>
              <w:del w:id="34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43" w:author="Jean-François Bauduin" w:date="2024-08-02T13:38:00Z" w16du:dateUtc="2024-08-02T11:38:00Z">
        <w:del w:id="344" w:author="Julian Smith" w:date="2024-09-24T17:23:00Z" w16du:dateUtc="2024-09-24T16:23:00Z">
          <w:r w:rsidRPr="00BC615E" w:rsidDel="00BC615E">
            <w:rPr>
              <w:rStyle w:val="Hyperlink"/>
              <w:noProof/>
            </w:rPr>
            <w:delText>6.3.</w:delText>
          </w:r>
          <w:r w:rsidRPr="00F226F2" w:rsidDel="00BC615E">
            <w:rPr>
              <w:rFonts w:asciiTheme="minorHAnsi" w:eastAsiaTheme="minorEastAsia" w:hAnsiTheme="minorHAnsi" w:cstheme="minorBidi"/>
              <w:noProof/>
              <w:kern w:val="2"/>
              <w:sz w:val="24"/>
              <w:szCs w:val="24"/>
              <w:lang w:eastAsia="nl-BE"/>
              <w14:ligatures w14:val="standardContextual"/>
              <w:rPrChange w:id="34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Custom API</w:delText>
          </w:r>
          <w:r w:rsidRPr="00F226F2" w:rsidDel="00BC615E">
            <w:rPr>
              <w:noProof/>
              <w:webHidden/>
            </w:rPr>
            <w:tab/>
          </w:r>
        </w:del>
      </w:ins>
      <w:ins w:id="346" w:author="Jean-François Bauduin" w:date="2024-08-16T14:40:00Z" w16du:dateUtc="2024-08-16T12:40:00Z">
        <w:del w:id="347" w:author="Julian Smith" w:date="2024-09-24T17:23:00Z" w16du:dateUtc="2024-09-24T16:23:00Z">
          <w:r w:rsidR="007546A5" w:rsidRPr="00F226F2" w:rsidDel="00BC615E">
            <w:rPr>
              <w:noProof/>
              <w:webHidden/>
            </w:rPr>
            <w:delText>35</w:delText>
          </w:r>
        </w:del>
      </w:ins>
    </w:p>
    <w:p w14:paraId="4C2509B2" w14:textId="1D3AD7BB" w:rsidR="00C10FA8" w:rsidRPr="00F226F2" w:rsidDel="00BC615E" w:rsidRDefault="00C10FA8">
      <w:pPr>
        <w:pStyle w:val="TOC1"/>
        <w:rPr>
          <w:ins w:id="348" w:author="Jean-François Bauduin" w:date="2024-08-02T13:38:00Z" w16du:dateUtc="2024-08-02T11:38:00Z"/>
          <w:del w:id="34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50" w:author="Julian Smith" w:date="2024-09-24T17:17:00Z" w16du:dateUtc="2024-09-24T16:17:00Z">
            <w:rPr>
              <w:ins w:id="351" w:author="Jean-François Bauduin" w:date="2024-08-02T13:38:00Z" w16du:dateUtc="2024-08-02T11:38:00Z"/>
              <w:del w:id="35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53" w:author="Jean-François Bauduin" w:date="2024-08-02T13:38:00Z" w16du:dateUtc="2024-08-02T11:38:00Z">
        <w:del w:id="354" w:author="Julian Smith" w:date="2024-09-24T17:23:00Z" w16du:dateUtc="2024-09-24T16:23:00Z">
          <w:r w:rsidRPr="00BC615E" w:rsidDel="00BC615E">
            <w:rPr>
              <w:rStyle w:val="Hyperlink"/>
              <w:noProof/>
            </w:rPr>
            <w:delText>7</w:delText>
          </w:r>
          <w:r w:rsidRPr="00F226F2" w:rsidDel="00BC615E">
            <w:rPr>
              <w:rFonts w:asciiTheme="minorHAnsi" w:eastAsiaTheme="minorEastAsia" w:hAnsiTheme="minorHAnsi" w:cstheme="minorBidi"/>
              <w:noProof/>
              <w:kern w:val="2"/>
              <w:sz w:val="24"/>
              <w:szCs w:val="24"/>
              <w:lang w:eastAsia="nl-BE"/>
              <w14:ligatures w14:val="standardContextual"/>
              <w:rPrChange w:id="35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Data Security</w:delText>
          </w:r>
          <w:r w:rsidRPr="00F226F2" w:rsidDel="00BC615E">
            <w:rPr>
              <w:noProof/>
              <w:webHidden/>
            </w:rPr>
            <w:tab/>
          </w:r>
        </w:del>
      </w:ins>
      <w:ins w:id="356" w:author="Jean-François Bauduin" w:date="2024-08-16T14:40:00Z" w16du:dateUtc="2024-08-16T12:40:00Z">
        <w:del w:id="357" w:author="Julian Smith" w:date="2024-09-24T17:23:00Z" w16du:dateUtc="2024-09-24T16:23:00Z">
          <w:r w:rsidR="007546A5" w:rsidRPr="00F226F2" w:rsidDel="00BC615E">
            <w:rPr>
              <w:noProof/>
              <w:webHidden/>
            </w:rPr>
            <w:delText>37</w:delText>
          </w:r>
        </w:del>
      </w:ins>
    </w:p>
    <w:p w14:paraId="43F1C7D5" w14:textId="087F8031" w:rsidR="00C10FA8" w:rsidRPr="00F226F2" w:rsidDel="00BC615E" w:rsidRDefault="00C10FA8">
      <w:pPr>
        <w:pStyle w:val="TOC1"/>
        <w:rPr>
          <w:ins w:id="358" w:author="Jean-François Bauduin" w:date="2024-08-02T13:38:00Z" w16du:dateUtc="2024-08-02T11:38:00Z"/>
          <w:del w:id="35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60" w:author="Julian Smith" w:date="2024-09-24T17:17:00Z" w16du:dateUtc="2024-09-24T16:17:00Z">
            <w:rPr>
              <w:ins w:id="361" w:author="Jean-François Bauduin" w:date="2024-08-02T13:38:00Z" w16du:dateUtc="2024-08-02T11:38:00Z"/>
              <w:del w:id="36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63" w:author="Jean-François Bauduin" w:date="2024-08-02T13:38:00Z" w16du:dateUtc="2024-08-02T11:38:00Z">
        <w:del w:id="364" w:author="Julian Smith" w:date="2024-09-24T17:23:00Z" w16du:dateUtc="2024-09-24T16:23:00Z">
          <w:r w:rsidRPr="00BC615E" w:rsidDel="00BC615E">
            <w:rPr>
              <w:rStyle w:val="Hyperlink"/>
              <w:noProof/>
            </w:rPr>
            <w:delText>8</w:delText>
          </w:r>
          <w:r w:rsidRPr="00F226F2" w:rsidDel="00BC615E">
            <w:rPr>
              <w:rFonts w:asciiTheme="minorHAnsi" w:eastAsiaTheme="minorEastAsia" w:hAnsiTheme="minorHAnsi" w:cstheme="minorBidi"/>
              <w:noProof/>
              <w:kern w:val="2"/>
              <w:sz w:val="24"/>
              <w:szCs w:val="24"/>
              <w:lang w:eastAsia="nl-BE"/>
              <w14:ligatures w14:val="standardContextual"/>
              <w:rPrChange w:id="36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Annex</w:delText>
          </w:r>
          <w:r w:rsidRPr="00F226F2" w:rsidDel="00BC615E">
            <w:rPr>
              <w:noProof/>
              <w:webHidden/>
            </w:rPr>
            <w:tab/>
          </w:r>
        </w:del>
      </w:ins>
      <w:ins w:id="366" w:author="Jean-François Bauduin" w:date="2024-08-16T14:40:00Z" w16du:dateUtc="2024-08-16T12:40:00Z">
        <w:del w:id="367" w:author="Julian Smith" w:date="2024-09-24T17:23:00Z" w16du:dateUtc="2024-09-24T16:23:00Z">
          <w:r w:rsidR="007546A5" w:rsidRPr="00F226F2" w:rsidDel="00BC615E">
            <w:rPr>
              <w:noProof/>
              <w:webHidden/>
            </w:rPr>
            <w:delText>38</w:delText>
          </w:r>
        </w:del>
      </w:ins>
    </w:p>
    <w:p w14:paraId="2D8C0BE0" w14:textId="6C86F24B" w:rsidR="00C10FA8" w:rsidRPr="00F226F2" w:rsidDel="00BC615E" w:rsidRDefault="00C10FA8">
      <w:pPr>
        <w:pStyle w:val="TOC2"/>
        <w:tabs>
          <w:tab w:val="left" w:pos="960"/>
          <w:tab w:val="right" w:leader="dot" w:pos="9060"/>
        </w:tabs>
        <w:rPr>
          <w:ins w:id="368" w:author="Jean-François Bauduin" w:date="2024-08-02T13:38:00Z" w16du:dateUtc="2024-08-02T11:38:00Z"/>
          <w:del w:id="369" w:author="Julian Smith" w:date="2024-09-24T17:23:00Z" w16du:dateUtc="2024-09-24T16:23:00Z"/>
          <w:rFonts w:asciiTheme="minorHAnsi" w:eastAsiaTheme="minorEastAsia" w:hAnsiTheme="minorHAnsi" w:cstheme="minorBidi"/>
          <w:noProof/>
          <w:kern w:val="2"/>
          <w:sz w:val="24"/>
          <w:szCs w:val="24"/>
          <w:lang w:eastAsia="nl-BE"/>
          <w14:ligatures w14:val="standardContextual"/>
          <w:rPrChange w:id="370" w:author="Julian Smith" w:date="2024-09-24T17:17:00Z" w16du:dateUtc="2024-09-24T16:17:00Z">
            <w:rPr>
              <w:ins w:id="371" w:author="Jean-François Bauduin" w:date="2024-08-02T13:38:00Z" w16du:dateUtc="2024-08-02T11:38:00Z"/>
              <w:del w:id="372" w:author="Julian Smith" w:date="2024-09-24T17:23:00Z" w16du:dateUtc="2024-09-24T16:23:00Z"/>
              <w:rFonts w:asciiTheme="minorHAnsi" w:eastAsiaTheme="minorEastAsia" w:hAnsiTheme="minorHAnsi" w:cstheme="minorBidi"/>
              <w:noProof/>
              <w:kern w:val="2"/>
              <w:sz w:val="24"/>
              <w:szCs w:val="24"/>
              <w:lang w:val="nl-BE" w:eastAsia="nl-BE"/>
              <w14:ligatures w14:val="standardContextual"/>
            </w:rPr>
          </w:rPrChange>
        </w:rPr>
      </w:pPr>
      <w:ins w:id="373" w:author="Jean-François Bauduin" w:date="2024-08-02T13:38:00Z" w16du:dateUtc="2024-08-02T11:38:00Z">
        <w:del w:id="374" w:author="Julian Smith" w:date="2024-09-24T17:23:00Z" w16du:dateUtc="2024-09-24T16:23:00Z">
          <w:r w:rsidRPr="00BC615E" w:rsidDel="00BC615E">
            <w:rPr>
              <w:rStyle w:val="Hyperlink"/>
              <w:noProof/>
            </w:rPr>
            <w:delText>8.1.</w:delText>
          </w:r>
          <w:r w:rsidRPr="00F226F2" w:rsidDel="00BC615E">
            <w:rPr>
              <w:rFonts w:asciiTheme="minorHAnsi" w:eastAsiaTheme="minorEastAsia" w:hAnsiTheme="minorHAnsi" w:cstheme="minorBidi"/>
              <w:noProof/>
              <w:kern w:val="2"/>
              <w:sz w:val="24"/>
              <w:szCs w:val="24"/>
              <w:lang w:eastAsia="nl-BE"/>
              <w14:ligatures w14:val="standardContextual"/>
              <w:rPrChange w:id="375" w:author="Julian Smith" w:date="2024-09-24T17:17:00Z" w16du:dateUtc="2024-09-24T16:17:00Z">
                <w:rPr>
                  <w:rFonts w:asciiTheme="minorHAnsi" w:eastAsiaTheme="minorEastAsia" w:hAnsiTheme="minorHAnsi" w:cstheme="minorBidi"/>
                  <w:noProof/>
                  <w:kern w:val="2"/>
                  <w:sz w:val="24"/>
                  <w:szCs w:val="24"/>
                  <w:lang w:val="nl-BE" w:eastAsia="nl-BE"/>
                  <w14:ligatures w14:val="standardContextual"/>
                </w:rPr>
              </w:rPrChange>
            </w:rPr>
            <w:tab/>
          </w:r>
          <w:r w:rsidRPr="00BC615E" w:rsidDel="00BC615E">
            <w:rPr>
              <w:rStyle w:val="Hyperlink"/>
              <w:noProof/>
            </w:rPr>
            <w:delText>Data Model FNO</w:delText>
          </w:r>
          <w:r w:rsidRPr="00F226F2" w:rsidDel="00BC615E">
            <w:rPr>
              <w:noProof/>
              <w:webHidden/>
            </w:rPr>
            <w:tab/>
          </w:r>
        </w:del>
      </w:ins>
      <w:ins w:id="376" w:author="Jean-François Bauduin" w:date="2024-08-16T14:40:00Z" w16du:dateUtc="2024-08-16T12:40:00Z">
        <w:del w:id="377" w:author="Julian Smith" w:date="2024-09-24T17:23:00Z" w16du:dateUtc="2024-09-24T16:23:00Z">
          <w:r w:rsidR="007546A5" w:rsidRPr="00F226F2" w:rsidDel="00BC615E">
            <w:rPr>
              <w:noProof/>
              <w:webHidden/>
            </w:rPr>
            <w:delText>38</w:delText>
          </w:r>
        </w:del>
      </w:ins>
    </w:p>
    <w:p w14:paraId="5B60F017" w14:textId="3606F07F" w:rsidR="0073622C" w:rsidRPr="00F226F2" w:rsidDel="00BC615E" w:rsidRDefault="0073622C">
      <w:pPr>
        <w:pStyle w:val="TOC1"/>
        <w:rPr>
          <w:del w:id="378" w:author="Julian Smith" w:date="2024-09-24T17:23:00Z" w16du:dateUtc="2024-09-24T16:23:00Z"/>
          <w:rFonts w:asciiTheme="minorHAnsi" w:eastAsiaTheme="minorEastAsia" w:hAnsiTheme="minorHAnsi" w:cstheme="minorBidi"/>
          <w:noProof/>
          <w:kern w:val="2"/>
          <w:sz w:val="24"/>
          <w:szCs w:val="24"/>
          <w14:ligatures w14:val="standardContextual"/>
        </w:rPr>
      </w:pPr>
      <w:del w:id="379" w:author="Julian Smith" w:date="2024-09-24T17:23:00Z" w16du:dateUtc="2024-09-24T16:23:00Z">
        <w:r w:rsidRPr="00F226F2" w:rsidDel="00BC615E">
          <w:rPr>
            <w:rPrChange w:id="380" w:author="Julian Smith" w:date="2024-09-24T17:17:00Z" w16du:dateUtc="2024-09-24T16:17:00Z">
              <w:rPr>
                <w:rStyle w:val="Hyperlink"/>
                <w:noProof/>
              </w:rPr>
            </w:rPrChange>
          </w:rPr>
          <w:delText>1</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381" w:author="Julian Smith" w:date="2024-09-24T17:17:00Z" w16du:dateUtc="2024-09-24T16:17:00Z">
              <w:rPr>
                <w:rStyle w:val="Hyperlink"/>
                <w:noProof/>
              </w:rPr>
            </w:rPrChange>
          </w:rPr>
          <w:delText>Introduction</w:delText>
        </w:r>
        <w:r w:rsidRPr="00F226F2" w:rsidDel="00BC615E">
          <w:rPr>
            <w:noProof/>
            <w:webHidden/>
          </w:rPr>
          <w:tab/>
          <w:delText>3</w:delText>
        </w:r>
      </w:del>
    </w:p>
    <w:p w14:paraId="30E78E07" w14:textId="78B63E1D" w:rsidR="0073622C" w:rsidRPr="00F226F2" w:rsidDel="00BC615E" w:rsidRDefault="0073622C">
      <w:pPr>
        <w:pStyle w:val="TOC2"/>
        <w:tabs>
          <w:tab w:val="left" w:pos="960"/>
          <w:tab w:val="right" w:leader="dot" w:pos="9060"/>
        </w:tabs>
        <w:rPr>
          <w:del w:id="382" w:author="Julian Smith" w:date="2024-09-24T17:23:00Z" w16du:dateUtc="2024-09-24T16:23:00Z"/>
          <w:rFonts w:asciiTheme="minorHAnsi" w:eastAsiaTheme="minorEastAsia" w:hAnsiTheme="minorHAnsi" w:cstheme="minorBidi"/>
          <w:noProof/>
          <w:kern w:val="2"/>
          <w:sz w:val="24"/>
          <w:szCs w:val="24"/>
          <w14:ligatures w14:val="standardContextual"/>
        </w:rPr>
      </w:pPr>
      <w:del w:id="383" w:author="Julian Smith" w:date="2024-09-24T17:23:00Z" w16du:dateUtc="2024-09-24T16:23:00Z">
        <w:r w:rsidRPr="00F226F2" w:rsidDel="00BC615E">
          <w:rPr>
            <w:rPrChange w:id="384" w:author="Julian Smith" w:date="2024-09-24T17:17:00Z" w16du:dateUtc="2024-09-24T16:17:00Z">
              <w:rPr>
                <w:rStyle w:val="Hyperlink"/>
                <w:noProof/>
              </w:rPr>
            </w:rPrChange>
          </w:rPr>
          <w:delText>1.1.</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385" w:author="Julian Smith" w:date="2024-09-24T17:17:00Z" w16du:dateUtc="2024-09-24T16:17:00Z">
              <w:rPr>
                <w:rStyle w:val="Hyperlink"/>
                <w:noProof/>
              </w:rPr>
            </w:rPrChange>
          </w:rPr>
          <w:delText>Objectives of this document</w:delText>
        </w:r>
        <w:r w:rsidRPr="00F226F2" w:rsidDel="00BC615E">
          <w:rPr>
            <w:noProof/>
            <w:webHidden/>
          </w:rPr>
          <w:tab/>
          <w:delText>3</w:delText>
        </w:r>
      </w:del>
    </w:p>
    <w:p w14:paraId="3E407D0F" w14:textId="76680628" w:rsidR="0073622C" w:rsidRPr="00F226F2" w:rsidDel="00BC615E" w:rsidRDefault="0073622C">
      <w:pPr>
        <w:pStyle w:val="TOC2"/>
        <w:tabs>
          <w:tab w:val="left" w:pos="960"/>
          <w:tab w:val="right" w:leader="dot" w:pos="9060"/>
        </w:tabs>
        <w:rPr>
          <w:del w:id="386" w:author="Julian Smith" w:date="2024-09-24T17:23:00Z" w16du:dateUtc="2024-09-24T16:23:00Z"/>
          <w:rFonts w:asciiTheme="minorHAnsi" w:eastAsiaTheme="minorEastAsia" w:hAnsiTheme="minorHAnsi" w:cstheme="minorBidi"/>
          <w:noProof/>
          <w:kern w:val="2"/>
          <w:sz w:val="24"/>
          <w:szCs w:val="24"/>
          <w14:ligatures w14:val="standardContextual"/>
        </w:rPr>
      </w:pPr>
      <w:del w:id="387" w:author="Julian Smith" w:date="2024-09-24T17:23:00Z" w16du:dateUtc="2024-09-24T16:23:00Z">
        <w:r w:rsidRPr="00F226F2" w:rsidDel="00BC615E">
          <w:rPr>
            <w:rPrChange w:id="388" w:author="Julian Smith" w:date="2024-09-24T17:17:00Z" w16du:dateUtc="2024-09-24T16:17:00Z">
              <w:rPr>
                <w:rStyle w:val="Hyperlink"/>
                <w:noProof/>
              </w:rPr>
            </w:rPrChange>
          </w:rPr>
          <w:delText>1.2.</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389" w:author="Julian Smith" w:date="2024-09-24T17:17:00Z" w16du:dateUtc="2024-09-24T16:17:00Z">
              <w:rPr>
                <w:rStyle w:val="Hyperlink"/>
                <w:noProof/>
              </w:rPr>
            </w:rPrChange>
          </w:rPr>
          <w:delText>Context</w:delText>
        </w:r>
        <w:r w:rsidRPr="00F226F2" w:rsidDel="00BC615E">
          <w:rPr>
            <w:noProof/>
            <w:webHidden/>
          </w:rPr>
          <w:tab/>
          <w:delText>3</w:delText>
        </w:r>
      </w:del>
    </w:p>
    <w:p w14:paraId="4B0A6C1C" w14:textId="01D2AB3F" w:rsidR="0073622C" w:rsidRPr="00F226F2" w:rsidDel="00BC615E" w:rsidRDefault="0073622C">
      <w:pPr>
        <w:pStyle w:val="TOC2"/>
        <w:tabs>
          <w:tab w:val="left" w:pos="960"/>
          <w:tab w:val="right" w:leader="dot" w:pos="9060"/>
        </w:tabs>
        <w:rPr>
          <w:del w:id="390" w:author="Julian Smith" w:date="2024-09-24T17:23:00Z" w16du:dateUtc="2024-09-24T16:23:00Z"/>
          <w:rFonts w:asciiTheme="minorHAnsi" w:eastAsiaTheme="minorEastAsia" w:hAnsiTheme="minorHAnsi" w:cstheme="minorBidi"/>
          <w:noProof/>
          <w:kern w:val="2"/>
          <w:sz w:val="24"/>
          <w:szCs w:val="24"/>
          <w14:ligatures w14:val="standardContextual"/>
        </w:rPr>
      </w:pPr>
      <w:del w:id="391" w:author="Julian Smith" w:date="2024-09-24T17:23:00Z" w16du:dateUtc="2024-09-24T16:23:00Z">
        <w:r w:rsidRPr="00F226F2" w:rsidDel="00BC615E">
          <w:rPr>
            <w:rPrChange w:id="392" w:author="Julian Smith" w:date="2024-09-24T17:17:00Z" w16du:dateUtc="2024-09-24T16:17:00Z">
              <w:rPr>
                <w:rStyle w:val="Hyperlink"/>
                <w:noProof/>
              </w:rPr>
            </w:rPrChange>
          </w:rPr>
          <w:delText>1.3.</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393" w:author="Julian Smith" w:date="2024-09-24T17:17:00Z" w16du:dateUtc="2024-09-24T16:17:00Z">
              <w:rPr>
                <w:rStyle w:val="Hyperlink"/>
                <w:noProof/>
              </w:rPr>
            </w:rPrChange>
          </w:rPr>
          <w:delText>Contributors</w:delText>
        </w:r>
        <w:r w:rsidRPr="00F226F2" w:rsidDel="00BC615E">
          <w:rPr>
            <w:noProof/>
            <w:webHidden/>
          </w:rPr>
          <w:tab/>
          <w:delText>4</w:delText>
        </w:r>
      </w:del>
    </w:p>
    <w:p w14:paraId="69E248D5" w14:textId="23DC0E33" w:rsidR="0073622C" w:rsidRPr="00F226F2" w:rsidDel="00BC615E" w:rsidRDefault="0073622C">
      <w:pPr>
        <w:pStyle w:val="TOC2"/>
        <w:tabs>
          <w:tab w:val="left" w:pos="960"/>
          <w:tab w:val="right" w:leader="dot" w:pos="9060"/>
        </w:tabs>
        <w:rPr>
          <w:del w:id="394" w:author="Julian Smith" w:date="2024-09-24T17:23:00Z" w16du:dateUtc="2024-09-24T16:23:00Z"/>
          <w:rFonts w:asciiTheme="minorHAnsi" w:eastAsiaTheme="minorEastAsia" w:hAnsiTheme="minorHAnsi" w:cstheme="minorBidi"/>
          <w:noProof/>
          <w:kern w:val="2"/>
          <w:sz w:val="24"/>
          <w:szCs w:val="24"/>
          <w14:ligatures w14:val="standardContextual"/>
        </w:rPr>
      </w:pPr>
      <w:del w:id="395" w:author="Julian Smith" w:date="2024-09-24T17:23:00Z" w16du:dateUtc="2024-09-24T16:23:00Z">
        <w:r w:rsidRPr="00F226F2" w:rsidDel="00BC615E">
          <w:rPr>
            <w:rPrChange w:id="396" w:author="Julian Smith" w:date="2024-09-24T17:17:00Z" w16du:dateUtc="2024-09-24T16:17:00Z">
              <w:rPr>
                <w:rStyle w:val="Hyperlink"/>
                <w:noProof/>
              </w:rPr>
            </w:rPrChange>
          </w:rPr>
          <w:delText>1.4.</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397" w:author="Julian Smith" w:date="2024-09-24T17:17:00Z" w16du:dateUtc="2024-09-24T16:17:00Z">
              <w:rPr>
                <w:rStyle w:val="Hyperlink"/>
                <w:noProof/>
              </w:rPr>
            </w:rPrChange>
          </w:rPr>
          <w:delText>Validation</w:delText>
        </w:r>
        <w:r w:rsidRPr="00F226F2" w:rsidDel="00BC615E">
          <w:rPr>
            <w:noProof/>
            <w:webHidden/>
          </w:rPr>
          <w:tab/>
          <w:delText>4</w:delText>
        </w:r>
      </w:del>
    </w:p>
    <w:p w14:paraId="29110B57" w14:textId="128E08F4" w:rsidR="0073622C" w:rsidRPr="00F226F2" w:rsidDel="00BC615E" w:rsidRDefault="0073622C">
      <w:pPr>
        <w:pStyle w:val="TOC2"/>
        <w:tabs>
          <w:tab w:val="left" w:pos="960"/>
          <w:tab w:val="right" w:leader="dot" w:pos="9060"/>
        </w:tabs>
        <w:rPr>
          <w:del w:id="398" w:author="Julian Smith" w:date="2024-09-24T17:23:00Z" w16du:dateUtc="2024-09-24T16:23:00Z"/>
          <w:rFonts w:asciiTheme="minorHAnsi" w:eastAsiaTheme="minorEastAsia" w:hAnsiTheme="minorHAnsi" w:cstheme="minorBidi"/>
          <w:noProof/>
          <w:kern w:val="2"/>
          <w:sz w:val="24"/>
          <w:szCs w:val="24"/>
          <w14:ligatures w14:val="standardContextual"/>
        </w:rPr>
      </w:pPr>
      <w:del w:id="399" w:author="Julian Smith" w:date="2024-09-24T17:23:00Z" w16du:dateUtc="2024-09-24T16:23:00Z">
        <w:r w:rsidRPr="00F226F2" w:rsidDel="00BC615E">
          <w:rPr>
            <w:rPrChange w:id="400" w:author="Julian Smith" w:date="2024-09-24T17:17:00Z" w16du:dateUtc="2024-09-24T16:17:00Z">
              <w:rPr>
                <w:rStyle w:val="Hyperlink"/>
                <w:noProof/>
              </w:rPr>
            </w:rPrChange>
          </w:rPr>
          <w:delText>1.5.</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01" w:author="Julian Smith" w:date="2024-09-24T17:17:00Z" w16du:dateUtc="2024-09-24T16:17:00Z">
              <w:rPr>
                <w:rStyle w:val="Hyperlink"/>
                <w:noProof/>
              </w:rPr>
            </w:rPrChange>
          </w:rPr>
          <w:delText>Glossary</w:delText>
        </w:r>
        <w:r w:rsidRPr="00F226F2" w:rsidDel="00BC615E">
          <w:rPr>
            <w:noProof/>
            <w:webHidden/>
          </w:rPr>
          <w:tab/>
          <w:delText>5</w:delText>
        </w:r>
      </w:del>
    </w:p>
    <w:p w14:paraId="0DECDB08" w14:textId="7F75E2FD" w:rsidR="0073622C" w:rsidRPr="00F226F2" w:rsidDel="00BC615E" w:rsidRDefault="0073622C">
      <w:pPr>
        <w:pStyle w:val="TOC1"/>
        <w:rPr>
          <w:del w:id="402" w:author="Julian Smith" w:date="2024-09-24T17:23:00Z" w16du:dateUtc="2024-09-24T16:23:00Z"/>
          <w:rFonts w:asciiTheme="minorHAnsi" w:eastAsiaTheme="minorEastAsia" w:hAnsiTheme="minorHAnsi" w:cstheme="minorBidi"/>
          <w:noProof/>
          <w:kern w:val="2"/>
          <w:sz w:val="24"/>
          <w:szCs w:val="24"/>
          <w14:ligatures w14:val="standardContextual"/>
        </w:rPr>
      </w:pPr>
      <w:del w:id="403" w:author="Julian Smith" w:date="2024-09-24T17:23:00Z" w16du:dateUtc="2024-09-24T16:23:00Z">
        <w:r w:rsidRPr="00F226F2" w:rsidDel="00BC615E">
          <w:rPr>
            <w:rPrChange w:id="404" w:author="Julian Smith" w:date="2024-09-24T17:17:00Z" w16du:dateUtc="2024-09-24T16:17:00Z">
              <w:rPr>
                <w:rStyle w:val="Hyperlink"/>
                <w:noProof/>
              </w:rPr>
            </w:rPrChange>
          </w:rPr>
          <w:delText>2</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05" w:author="Julian Smith" w:date="2024-09-24T17:17:00Z" w16du:dateUtc="2024-09-24T16:17:00Z">
              <w:rPr>
                <w:rStyle w:val="Hyperlink"/>
                <w:noProof/>
              </w:rPr>
            </w:rPrChange>
          </w:rPr>
          <w:delText>FNO Design Principles</w:delText>
        </w:r>
        <w:r w:rsidRPr="00F226F2" w:rsidDel="00BC615E">
          <w:rPr>
            <w:noProof/>
            <w:webHidden/>
          </w:rPr>
          <w:tab/>
          <w:delText>6</w:delText>
        </w:r>
      </w:del>
    </w:p>
    <w:p w14:paraId="529B6DE3" w14:textId="7C54A50E" w:rsidR="0073622C" w:rsidRPr="00F226F2" w:rsidDel="00BC615E" w:rsidRDefault="0073622C">
      <w:pPr>
        <w:pStyle w:val="TOC2"/>
        <w:tabs>
          <w:tab w:val="left" w:pos="960"/>
          <w:tab w:val="right" w:leader="dot" w:pos="9060"/>
        </w:tabs>
        <w:rPr>
          <w:del w:id="406" w:author="Julian Smith" w:date="2024-09-24T17:23:00Z" w16du:dateUtc="2024-09-24T16:23:00Z"/>
          <w:rFonts w:asciiTheme="minorHAnsi" w:eastAsiaTheme="minorEastAsia" w:hAnsiTheme="minorHAnsi" w:cstheme="minorBidi"/>
          <w:noProof/>
          <w:kern w:val="2"/>
          <w:sz w:val="24"/>
          <w:szCs w:val="24"/>
          <w14:ligatures w14:val="standardContextual"/>
        </w:rPr>
      </w:pPr>
      <w:del w:id="407" w:author="Julian Smith" w:date="2024-09-24T17:23:00Z" w16du:dateUtc="2024-09-24T16:23:00Z">
        <w:r w:rsidRPr="00F226F2" w:rsidDel="00BC615E">
          <w:rPr>
            <w:rPrChange w:id="408" w:author="Julian Smith" w:date="2024-09-24T17:17:00Z" w16du:dateUtc="2024-09-24T16:17:00Z">
              <w:rPr>
                <w:rStyle w:val="Hyperlink"/>
                <w:noProof/>
              </w:rPr>
            </w:rPrChange>
          </w:rPr>
          <w:delText>2.1.</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09" w:author="Julian Smith" w:date="2024-09-24T17:17:00Z" w16du:dateUtc="2024-09-24T16:17:00Z">
              <w:rPr>
                <w:rStyle w:val="Hyperlink"/>
                <w:noProof/>
              </w:rPr>
            </w:rPrChange>
          </w:rPr>
          <w:delText>Key Solution Design Drivers</w:delText>
        </w:r>
        <w:r w:rsidRPr="00F226F2" w:rsidDel="00BC615E">
          <w:rPr>
            <w:noProof/>
            <w:webHidden/>
          </w:rPr>
          <w:tab/>
          <w:delText>6</w:delText>
        </w:r>
      </w:del>
    </w:p>
    <w:p w14:paraId="2FD38F35" w14:textId="45D0963E" w:rsidR="0073622C" w:rsidRPr="00F226F2" w:rsidDel="00BC615E" w:rsidRDefault="0073622C">
      <w:pPr>
        <w:pStyle w:val="TOC2"/>
        <w:tabs>
          <w:tab w:val="left" w:pos="960"/>
          <w:tab w:val="right" w:leader="dot" w:pos="9060"/>
        </w:tabs>
        <w:rPr>
          <w:del w:id="410" w:author="Julian Smith" w:date="2024-09-24T17:23:00Z" w16du:dateUtc="2024-09-24T16:23:00Z"/>
          <w:rFonts w:asciiTheme="minorHAnsi" w:eastAsiaTheme="minorEastAsia" w:hAnsiTheme="minorHAnsi" w:cstheme="minorBidi"/>
          <w:noProof/>
          <w:kern w:val="2"/>
          <w:sz w:val="24"/>
          <w:szCs w:val="24"/>
          <w14:ligatures w14:val="standardContextual"/>
        </w:rPr>
      </w:pPr>
      <w:del w:id="411" w:author="Julian Smith" w:date="2024-09-24T17:23:00Z" w16du:dateUtc="2024-09-24T16:23:00Z">
        <w:r w:rsidRPr="00F226F2" w:rsidDel="00BC615E">
          <w:rPr>
            <w:rPrChange w:id="412" w:author="Julian Smith" w:date="2024-09-24T17:17:00Z" w16du:dateUtc="2024-09-24T16:17:00Z">
              <w:rPr>
                <w:rStyle w:val="Hyperlink"/>
                <w:noProof/>
              </w:rPr>
            </w:rPrChange>
          </w:rPr>
          <w:delText>2.2.</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13" w:author="Julian Smith" w:date="2024-09-24T17:17:00Z" w16du:dateUtc="2024-09-24T16:17:00Z">
              <w:rPr>
                <w:rStyle w:val="Hyperlink"/>
                <w:noProof/>
              </w:rPr>
            </w:rPrChange>
          </w:rPr>
          <w:delText>Solution Design Decisions and Assumptions</w:delText>
        </w:r>
        <w:r w:rsidRPr="00F226F2" w:rsidDel="00BC615E">
          <w:rPr>
            <w:noProof/>
            <w:webHidden/>
          </w:rPr>
          <w:tab/>
          <w:delText>7</w:delText>
        </w:r>
      </w:del>
    </w:p>
    <w:p w14:paraId="6229B3C0" w14:textId="21820676" w:rsidR="0073622C" w:rsidRPr="00F226F2" w:rsidDel="00BC615E" w:rsidRDefault="0073622C">
      <w:pPr>
        <w:pStyle w:val="TOC1"/>
        <w:rPr>
          <w:del w:id="414" w:author="Julian Smith" w:date="2024-09-24T17:23:00Z" w16du:dateUtc="2024-09-24T16:23:00Z"/>
          <w:rFonts w:asciiTheme="minorHAnsi" w:eastAsiaTheme="minorEastAsia" w:hAnsiTheme="minorHAnsi" w:cstheme="minorBidi"/>
          <w:noProof/>
          <w:kern w:val="2"/>
          <w:sz w:val="24"/>
          <w:szCs w:val="24"/>
          <w14:ligatures w14:val="standardContextual"/>
        </w:rPr>
      </w:pPr>
      <w:del w:id="415" w:author="Julian Smith" w:date="2024-09-24T17:23:00Z" w16du:dateUtc="2024-09-24T16:23:00Z">
        <w:r w:rsidRPr="00F226F2" w:rsidDel="00BC615E">
          <w:rPr>
            <w:rPrChange w:id="416" w:author="Julian Smith" w:date="2024-09-24T17:17:00Z" w16du:dateUtc="2024-09-24T16:17:00Z">
              <w:rPr>
                <w:rStyle w:val="Hyperlink"/>
                <w:noProof/>
              </w:rPr>
            </w:rPrChange>
          </w:rPr>
          <w:delText>3</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17" w:author="Julian Smith" w:date="2024-09-24T17:17:00Z" w16du:dateUtc="2024-09-24T16:17:00Z">
              <w:rPr>
                <w:rStyle w:val="Hyperlink"/>
                <w:noProof/>
              </w:rPr>
            </w:rPrChange>
          </w:rPr>
          <w:delText>Data Model</w:delText>
        </w:r>
        <w:r w:rsidRPr="00F226F2" w:rsidDel="00BC615E">
          <w:rPr>
            <w:noProof/>
            <w:webHidden/>
          </w:rPr>
          <w:tab/>
          <w:delText>12</w:delText>
        </w:r>
      </w:del>
    </w:p>
    <w:p w14:paraId="74E1C23C" w14:textId="10BAFC7D" w:rsidR="0073622C" w:rsidRPr="00F226F2" w:rsidDel="00BC615E" w:rsidRDefault="0073622C">
      <w:pPr>
        <w:pStyle w:val="TOC2"/>
        <w:tabs>
          <w:tab w:val="left" w:pos="960"/>
          <w:tab w:val="right" w:leader="dot" w:pos="9060"/>
        </w:tabs>
        <w:rPr>
          <w:del w:id="418" w:author="Julian Smith" w:date="2024-09-24T17:23:00Z" w16du:dateUtc="2024-09-24T16:23:00Z"/>
          <w:rFonts w:asciiTheme="minorHAnsi" w:eastAsiaTheme="minorEastAsia" w:hAnsiTheme="minorHAnsi" w:cstheme="minorBidi"/>
          <w:noProof/>
          <w:kern w:val="2"/>
          <w:sz w:val="24"/>
          <w:szCs w:val="24"/>
          <w14:ligatures w14:val="standardContextual"/>
        </w:rPr>
      </w:pPr>
      <w:del w:id="419" w:author="Julian Smith" w:date="2024-09-24T17:23:00Z" w16du:dateUtc="2024-09-24T16:23:00Z">
        <w:r w:rsidRPr="00F226F2" w:rsidDel="00BC615E">
          <w:rPr>
            <w:rPrChange w:id="420" w:author="Julian Smith" w:date="2024-09-24T17:17:00Z" w16du:dateUtc="2024-09-24T16:17:00Z">
              <w:rPr>
                <w:rStyle w:val="Hyperlink"/>
                <w:noProof/>
              </w:rPr>
            </w:rPrChange>
          </w:rPr>
          <w:delText>3.1.</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21" w:author="Julian Smith" w:date="2024-09-24T17:17:00Z" w16du:dateUtc="2024-09-24T16:17:00Z">
              <w:rPr>
                <w:rStyle w:val="Hyperlink"/>
                <w:noProof/>
              </w:rPr>
            </w:rPrChange>
          </w:rPr>
          <w:delText>Introduction</w:delText>
        </w:r>
        <w:r w:rsidRPr="00F226F2" w:rsidDel="00BC615E">
          <w:rPr>
            <w:noProof/>
            <w:webHidden/>
          </w:rPr>
          <w:tab/>
          <w:delText>12</w:delText>
        </w:r>
      </w:del>
    </w:p>
    <w:p w14:paraId="13E570CF" w14:textId="4C56D7D2" w:rsidR="0073622C" w:rsidRPr="00F226F2" w:rsidDel="00BC615E" w:rsidRDefault="0073622C">
      <w:pPr>
        <w:pStyle w:val="TOC2"/>
        <w:tabs>
          <w:tab w:val="left" w:pos="960"/>
          <w:tab w:val="right" w:leader="dot" w:pos="9060"/>
        </w:tabs>
        <w:rPr>
          <w:del w:id="422" w:author="Julian Smith" w:date="2024-09-24T17:23:00Z" w16du:dateUtc="2024-09-24T16:23:00Z"/>
          <w:rFonts w:asciiTheme="minorHAnsi" w:eastAsiaTheme="minorEastAsia" w:hAnsiTheme="minorHAnsi" w:cstheme="minorBidi"/>
          <w:noProof/>
          <w:kern w:val="2"/>
          <w:sz w:val="24"/>
          <w:szCs w:val="24"/>
          <w14:ligatures w14:val="standardContextual"/>
        </w:rPr>
      </w:pPr>
      <w:del w:id="423" w:author="Julian Smith" w:date="2024-09-24T17:23:00Z" w16du:dateUtc="2024-09-24T16:23:00Z">
        <w:r w:rsidRPr="00F226F2" w:rsidDel="00BC615E">
          <w:rPr>
            <w:rPrChange w:id="424" w:author="Julian Smith" w:date="2024-09-24T17:17:00Z" w16du:dateUtc="2024-09-24T16:17:00Z">
              <w:rPr>
                <w:rStyle w:val="Hyperlink"/>
                <w:noProof/>
              </w:rPr>
            </w:rPrChange>
          </w:rPr>
          <w:delText>3.2.</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25" w:author="Julian Smith" w:date="2024-09-24T17:17:00Z" w16du:dateUtc="2024-09-24T16:17:00Z">
              <w:rPr>
                <w:rStyle w:val="Hyperlink"/>
                <w:noProof/>
              </w:rPr>
            </w:rPrChange>
          </w:rPr>
          <w:delText>Global Entity Relationship Diagram</w:delText>
        </w:r>
        <w:r w:rsidRPr="00F226F2" w:rsidDel="00BC615E">
          <w:rPr>
            <w:noProof/>
            <w:webHidden/>
          </w:rPr>
          <w:tab/>
          <w:delText>12</w:delText>
        </w:r>
      </w:del>
    </w:p>
    <w:p w14:paraId="64257629" w14:textId="5B7BDEEA" w:rsidR="0073622C" w:rsidRPr="00F226F2" w:rsidDel="00BC615E" w:rsidRDefault="0073622C">
      <w:pPr>
        <w:pStyle w:val="TOC2"/>
        <w:tabs>
          <w:tab w:val="left" w:pos="960"/>
          <w:tab w:val="right" w:leader="dot" w:pos="9060"/>
        </w:tabs>
        <w:rPr>
          <w:del w:id="426" w:author="Julian Smith" w:date="2024-09-24T17:23:00Z" w16du:dateUtc="2024-09-24T16:23:00Z"/>
          <w:rFonts w:asciiTheme="minorHAnsi" w:eastAsiaTheme="minorEastAsia" w:hAnsiTheme="minorHAnsi" w:cstheme="minorBidi"/>
          <w:noProof/>
          <w:kern w:val="2"/>
          <w:sz w:val="24"/>
          <w:szCs w:val="24"/>
          <w14:ligatures w14:val="standardContextual"/>
        </w:rPr>
      </w:pPr>
      <w:del w:id="427" w:author="Julian Smith" w:date="2024-09-24T17:23:00Z" w16du:dateUtc="2024-09-24T16:23:00Z">
        <w:r w:rsidRPr="00F226F2" w:rsidDel="00BC615E">
          <w:rPr>
            <w:rPrChange w:id="428" w:author="Julian Smith" w:date="2024-09-24T17:17:00Z" w16du:dateUtc="2024-09-24T16:17:00Z">
              <w:rPr>
                <w:rStyle w:val="Hyperlink"/>
                <w:noProof/>
              </w:rPr>
            </w:rPrChange>
          </w:rPr>
          <w:delText>3.3.</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29" w:author="Julian Smith" w:date="2024-09-24T17:17:00Z" w16du:dateUtc="2024-09-24T16:17:00Z">
              <w:rPr>
                <w:rStyle w:val="Hyperlink"/>
                <w:noProof/>
              </w:rPr>
            </w:rPrChange>
          </w:rPr>
          <w:delText>Usage for Materialise Digital Products</w:delText>
        </w:r>
        <w:r w:rsidRPr="00F226F2" w:rsidDel="00BC615E">
          <w:rPr>
            <w:noProof/>
            <w:webHidden/>
          </w:rPr>
          <w:tab/>
          <w:delText>12</w:delText>
        </w:r>
      </w:del>
    </w:p>
    <w:p w14:paraId="0C32EF3F" w14:textId="2C0EB156" w:rsidR="0073622C" w:rsidRPr="00F226F2" w:rsidDel="00BC615E" w:rsidRDefault="0073622C">
      <w:pPr>
        <w:pStyle w:val="TOC2"/>
        <w:tabs>
          <w:tab w:val="left" w:pos="960"/>
          <w:tab w:val="right" w:leader="dot" w:pos="9060"/>
        </w:tabs>
        <w:rPr>
          <w:del w:id="430" w:author="Julian Smith" w:date="2024-09-24T17:23:00Z" w16du:dateUtc="2024-09-24T16:23:00Z"/>
          <w:rFonts w:asciiTheme="minorHAnsi" w:eastAsiaTheme="minorEastAsia" w:hAnsiTheme="minorHAnsi" w:cstheme="minorBidi"/>
          <w:noProof/>
          <w:kern w:val="2"/>
          <w:sz w:val="24"/>
          <w:szCs w:val="24"/>
          <w14:ligatures w14:val="standardContextual"/>
        </w:rPr>
      </w:pPr>
      <w:del w:id="431" w:author="Julian Smith" w:date="2024-09-24T17:23:00Z" w16du:dateUtc="2024-09-24T16:23:00Z">
        <w:r w:rsidRPr="00F226F2" w:rsidDel="00BC615E">
          <w:rPr>
            <w:rPrChange w:id="432" w:author="Julian Smith" w:date="2024-09-24T17:17:00Z" w16du:dateUtc="2024-09-24T16:17:00Z">
              <w:rPr>
                <w:rStyle w:val="Hyperlink"/>
                <w:noProof/>
              </w:rPr>
            </w:rPrChange>
          </w:rPr>
          <w:delText>3.4.</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33" w:author="Julian Smith" w:date="2024-09-24T17:17:00Z" w16du:dateUtc="2024-09-24T16:17:00Z">
              <w:rPr>
                <w:rStyle w:val="Hyperlink"/>
                <w:noProof/>
              </w:rPr>
            </w:rPrChange>
          </w:rPr>
          <w:delText>Validation Rules ?</w:delText>
        </w:r>
        <w:r w:rsidRPr="00F226F2" w:rsidDel="00BC615E">
          <w:rPr>
            <w:noProof/>
            <w:webHidden/>
          </w:rPr>
          <w:tab/>
          <w:delText>13</w:delText>
        </w:r>
      </w:del>
    </w:p>
    <w:p w14:paraId="1910EA07" w14:textId="72ED7C0C" w:rsidR="0073622C" w:rsidRPr="00F226F2" w:rsidDel="00BC615E" w:rsidRDefault="0073622C">
      <w:pPr>
        <w:pStyle w:val="TOC1"/>
        <w:rPr>
          <w:del w:id="434" w:author="Julian Smith" w:date="2024-09-24T17:23:00Z" w16du:dateUtc="2024-09-24T16:23:00Z"/>
          <w:rFonts w:asciiTheme="minorHAnsi" w:eastAsiaTheme="minorEastAsia" w:hAnsiTheme="minorHAnsi" w:cstheme="minorBidi"/>
          <w:noProof/>
          <w:kern w:val="2"/>
          <w:sz w:val="24"/>
          <w:szCs w:val="24"/>
          <w14:ligatures w14:val="standardContextual"/>
        </w:rPr>
      </w:pPr>
      <w:del w:id="435" w:author="Julian Smith" w:date="2024-09-24T17:23:00Z" w16du:dateUtc="2024-09-24T16:23:00Z">
        <w:r w:rsidRPr="00F226F2" w:rsidDel="00BC615E">
          <w:rPr>
            <w:rPrChange w:id="436" w:author="Julian Smith" w:date="2024-09-24T17:17:00Z" w16du:dateUtc="2024-09-24T16:17:00Z">
              <w:rPr>
                <w:rStyle w:val="Hyperlink"/>
                <w:noProof/>
              </w:rPr>
            </w:rPrChange>
          </w:rPr>
          <w:delText>4</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37" w:author="Julian Smith" w:date="2024-09-24T17:17:00Z" w16du:dateUtc="2024-09-24T16:17:00Z">
              <w:rPr>
                <w:rStyle w:val="Hyperlink"/>
                <w:noProof/>
              </w:rPr>
            </w:rPrChange>
          </w:rPr>
          <w:delText>Front-End</w:delText>
        </w:r>
        <w:r w:rsidRPr="00F226F2" w:rsidDel="00BC615E">
          <w:rPr>
            <w:noProof/>
            <w:webHidden/>
          </w:rPr>
          <w:tab/>
          <w:delText>14</w:delText>
        </w:r>
      </w:del>
    </w:p>
    <w:p w14:paraId="38EED37A" w14:textId="2BC16662" w:rsidR="0073622C" w:rsidRPr="00F226F2" w:rsidDel="00BC615E" w:rsidRDefault="0073622C">
      <w:pPr>
        <w:pStyle w:val="TOC1"/>
        <w:rPr>
          <w:del w:id="438" w:author="Julian Smith" w:date="2024-09-24T17:23:00Z" w16du:dateUtc="2024-09-24T16:23:00Z"/>
          <w:rFonts w:asciiTheme="minorHAnsi" w:eastAsiaTheme="minorEastAsia" w:hAnsiTheme="minorHAnsi" w:cstheme="minorBidi"/>
          <w:noProof/>
          <w:kern w:val="2"/>
          <w:sz w:val="24"/>
          <w:szCs w:val="24"/>
          <w14:ligatures w14:val="standardContextual"/>
        </w:rPr>
      </w:pPr>
      <w:del w:id="439" w:author="Julian Smith" w:date="2024-09-24T17:23:00Z" w16du:dateUtc="2024-09-24T16:23:00Z">
        <w:r w:rsidRPr="00F226F2" w:rsidDel="00BC615E">
          <w:rPr>
            <w:rPrChange w:id="440" w:author="Julian Smith" w:date="2024-09-24T17:17:00Z" w16du:dateUtc="2024-09-24T16:17:00Z">
              <w:rPr>
                <w:rStyle w:val="Hyperlink"/>
                <w:noProof/>
              </w:rPr>
            </w:rPrChange>
          </w:rPr>
          <w:delText>5</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41" w:author="Julian Smith" w:date="2024-09-24T17:17:00Z" w16du:dateUtc="2024-09-24T16:17:00Z">
              <w:rPr>
                <w:rStyle w:val="Hyperlink"/>
                <w:noProof/>
              </w:rPr>
            </w:rPrChange>
          </w:rPr>
          <w:delText>Back-End</w:delText>
        </w:r>
        <w:r w:rsidRPr="00F226F2" w:rsidDel="00BC615E">
          <w:rPr>
            <w:noProof/>
            <w:webHidden/>
          </w:rPr>
          <w:tab/>
          <w:delText>14</w:delText>
        </w:r>
      </w:del>
    </w:p>
    <w:p w14:paraId="3D33CD5B" w14:textId="42EF2768" w:rsidR="0073622C" w:rsidRPr="00F226F2" w:rsidDel="00BC615E" w:rsidRDefault="0073622C">
      <w:pPr>
        <w:pStyle w:val="TOC2"/>
        <w:tabs>
          <w:tab w:val="left" w:pos="960"/>
          <w:tab w:val="right" w:leader="dot" w:pos="9060"/>
        </w:tabs>
        <w:rPr>
          <w:del w:id="442" w:author="Julian Smith" w:date="2024-09-24T17:23:00Z" w16du:dateUtc="2024-09-24T16:23:00Z"/>
          <w:rFonts w:asciiTheme="minorHAnsi" w:eastAsiaTheme="minorEastAsia" w:hAnsiTheme="minorHAnsi" w:cstheme="minorBidi"/>
          <w:noProof/>
          <w:kern w:val="2"/>
          <w:sz w:val="24"/>
          <w:szCs w:val="24"/>
          <w14:ligatures w14:val="standardContextual"/>
        </w:rPr>
      </w:pPr>
      <w:del w:id="443" w:author="Julian Smith" w:date="2024-09-24T17:23:00Z" w16du:dateUtc="2024-09-24T16:23:00Z">
        <w:r w:rsidRPr="00F226F2" w:rsidDel="00BC615E">
          <w:rPr>
            <w:rPrChange w:id="444" w:author="Julian Smith" w:date="2024-09-24T17:17:00Z" w16du:dateUtc="2024-09-24T16:17:00Z">
              <w:rPr>
                <w:rStyle w:val="Hyperlink"/>
                <w:noProof/>
              </w:rPr>
            </w:rPrChange>
          </w:rPr>
          <w:delText>5.1.</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45" w:author="Julian Smith" w:date="2024-09-24T17:17:00Z" w16du:dateUtc="2024-09-24T16:17:00Z">
              <w:rPr>
                <w:rStyle w:val="Hyperlink"/>
                <w:noProof/>
              </w:rPr>
            </w:rPrChange>
          </w:rPr>
          <w:delText>Introduction</w:delText>
        </w:r>
        <w:r w:rsidRPr="00F226F2" w:rsidDel="00BC615E">
          <w:rPr>
            <w:noProof/>
            <w:webHidden/>
          </w:rPr>
          <w:tab/>
          <w:delText>14</w:delText>
        </w:r>
      </w:del>
    </w:p>
    <w:p w14:paraId="0759F454" w14:textId="70D1F55B" w:rsidR="0073622C" w:rsidRPr="00F226F2" w:rsidDel="00BC615E" w:rsidRDefault="0073622C">
      <w:pPr>
        <w:pStyle w:val="TOC2"/>
        <w:tabs>
          <w:tab w:val="left" w:pos="960"/>
          <w:tab w:val="right" w:leader="dot" w:pos="9060"/>
        </w:tabs>
        <w:rPr>
          <w:del w:id="446" w:author="Julian Smith" w:date="2024-09-24T17:23:00Z" w16du:dateUtc="2024-09-24T16:23:00Z"/>
          <w:rFonts w:asciiTheme="minorHAnsi" w:eastAsiaTheme="minorEastAsia" w:hAnsiTheme="minorHAnsi" w:cstheme="minorBidi"/>
          <w:noProof/>
          <w:kern w:val="2"/>
          <w:sz w:val="24"/>
          <w:szCs w:val="24"/>
          <w14:ligatures w14:val="standardContextual"/>
        </w:rPr>
      </w:pPr>
      <w:del w:id="447" w:author="Julian Smith" w:date="2024-09-24T17:23:00Z" w16du:dateUtc="2024-09-24T16:23:00Z">
        <w:r w:rsidRPr="00F226F2" w:rsidDel="00BC615E">
          <w:rPr>
            <w:rPrChange w:id="448" w:author="Julian Smith" w:date="2024-09-24T17:17:00Z" w16du:dateUtc="2024-09-24T16:17:00Z">
              <w:rPr>
                <w:rStyle w:val="Hyperlink"/>
                <w:noProof/>
              </w:rPr>
            </w:rPrChange>
          </w:rPr>
          <w:delText>5.2.</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49" w:author="Julian Smith" w:date="2024-09-24T17:17:00Z" w16du:dateUtc="2024-09-24T16:17:00Z">
              <w:rPr>
                <w:rStyle w:val="Hyperlink"/>
                <w:noProof/>
              </w:rPr>
            </w:rPrChange>
          </w:rPr>
          <w:delText>Jobs ?</w:delText>
        </w:r>
        <w:r w:rsidRPr="00F226F2" w:rsidDel="00BC615E">
          <w:rPr>
            <w:noProof/>
            <w:webHidden/>
          </w:rPr>
          <w:tab/>
          <w:delText>14</w:delText>
        </w:r>
      </w:del>
    </w:p>
    <w:p w14:paraId="20FEECF2" w14:textId="6C8A3CA7" w:rsidR="0073622C" w:rsidRPr="00F226F2" w:rsidDel="00BC615E" w:rsidRDefault="0073622C">
      <w:pPr>
        <w:pStyle w:val="TOC1"/>
        <w:rPr>
          <w:del w:id="450" w:author="Julian Smith" w:date="2024-09-24T17:23:00Z" w16du:dateUtc="2024-09-24T16:23:00Z"/>
          <w:rFonts w:asciiTheme="minorHAnsi" w:eastAsiaTheme="minorEastAsia" w:hAnsiTheme="minorHAnsi" w:cstheme="minorBidi"/>
          <w:noProof/>
          <w:kern w:val="2"/>
          <w:sz w:val="24"/>
          <w:szCs w:val="24"/>
          <w14:ligatures w14:val="standardContextual"/>
        </w:rPr>
      </w:pPr>
      <w:del w:id="451" w:author="Julian Smith" w:date="2024-09-24T17:23:00Z" w16du:dateUtc="2024-09-24T16:23:00Z">
        <w:r w:rsidRPr="00F226F2" w:rsidDel="00BC615E">
          <w:rPr>
            <w:rPrChange w:id="452" w:author="Julian Smith" w:date="2024-09-24T17:17:00Z" w16du:dateUtc="2024-09-24T16:17:00Z">
              <w:rPr>
                <w:rStyle w:val="Hyperlink"/>
                <w:noProof/>
              </w:rPr>
            </w:rPrChange>
          </w:rPr>
          <w:delText>6</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53" w:author="Julian Smith" w:date="2024-09-24T17:17:00Z" w16du:dateUtc="2024-09-24T16:17:00Z">
              <w:rPr>
                <w:rStyle w:val="Hyperlink"/>
                <w:noProof/>
              </w:rPr>
            </w:rPrChange>
          </w:rPr>
          <w:delText>Integration</w:delText>
        </w:r>
        <w:r w:rsidRPr="00F226F2" w:rsidDel="00BC615E">
          <w:rPr>
            <w:noProof/>
            <w:webHidden/>
          </w:rPr>
          <w:tab/>
          <w:delText>15</w:delText>
        </w:r>
      </w:del>
    </w:p>
    <w:p w14:paraId="6ED4BCC1" w14:textId="3E7844C2" w:rsidR="0073622C" w:rsidRPr="00F226F2" w:rsidDel="00BC615E" w:rsidRDefault="0073622C">
      <w:pPr>
        <w:pStyle w:val="TOC2"/>
        <w:tabs>
          <w:tab w:val="left" w:pos="960"/>
          <w:tab w:val="right" w:leader="dot" w:pos="9060"/>
        </w:tabs>
        <w:rPr>
          <w:del w:id="454" w:author="Julian Smith" w:date="2024-09-24T17:23:00Z" w16du:dateUtc="2024-09-24T16:23:00Z"/>
          <w:rFonts w:asciiTheme="minorHAnsi" w:eastAsiaTheme="minorEastAsia" w:hAnsiTheme="minorHAnsi" w:cstheme="minorBidi"/>
          <w:noProof/>
          <w:kern w:val="2"/>
          <w:sz w:val="24"/>
          <w:szCs w:val="24"/>
          <w14:ligatures w14:val="standardContextual"/>
        </w:rPr>
      </w:pPr>
      <w:del w:id="455" w:author="Julian Smith" w:date="2024-09-24T17:23:00Z" w16du:dateUtc="2024-09-24T16:23:00Z">
        <w:r w:rsidRPr="00F226F2" w:rsidDel="00BC615E">
          <w:rPr>
            <w:rPrChange w:id="456" w:author="Julian Smith" w:date="2024-09-24T17:17:00Z" w16du:dateUtc="2024-09-24T16:17:00Z">
              <w:rPr>
                <w:rStyle w:val="Hyperlink"/>
                <w:noProof/>
              </w:rPr>
            </w:rPrChange>
          </w:rPr>
          <w:delText>6.1.</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57" w:author="Julian Smith" w:date="2024-09-24T17:17:00Z" w16du:dateUtc="2024-09-24T16:17:00Z">
              <w:rPr>
                <w:rStyle w:val="Hyperlink"/>
                <w:noProof/>
              </w:rPr>
            </w:rPrChange>
          </w:rPr>
          <w:delText>Overall Information Flows</w:delText>
        </w:r>
        <w:r w:rsidRPr="00F226F2" w:rsidDel="00BC615E">
          <w:rPr>
            <w:noProof/>
            <w:webHidden/>
          </w:rPr>
          <w:tab/>
          <w:delText>15</w:delText>
        </w:r>
      </w:del>
    </w:p>
    <w:p w14:paraId="725A24D5" w14:textId="3E9E02B4" w:rsidR="0073622C" w:rsidRPr="00F226F2" w:rsidDel="00BC615E" w:rsidRDefault="0073622C">
      <w:pPr>
        <w:pStyle w:val="TOC2"/>
        <w:tabs>
          <w:tab w:val="left" w:pos="960"/>
          <w:tab w:val="right" w:leader="dot" w:pos="9060"/>
        </w:tabs>
        <w:rPr>
          <w:del w:id="458" w:author="Julian Smith" w:date="2024-09-24T17:23:00Z" w16du:dateUtc="2024-09-24T16:23:00Z"/>
          <w:rFonts w:asciiTheme="minorHAnsi" w:eastAsiaTheme="minorEastAsia" w:hAnsiTheme="minorHAnsi" w:cstheme="minorBidi"/>
          <w:noProof/>
          <w:kern w:val="2"/>
          <w:sz w:val="24"/>
          <w:szCs w:val="24"/>
          <w14:ligatures w14:val="standardContextual"/>
        </w:rPr>
      </w:pPr>
      <w:del w:id="459" w:author="Julian Smith" w:date="2024-09-24T17:23:00Z" w16du:dateUtc="2024-09-24T16:23:00Z">
        <w:r w:rsidRPr="00F226F2" w:rsidDel="00BC615E">
          <w:rPr>
            <w:rPrChange w:id="460" w:author="Julian Smith" w:date="2024-09-24T17:17:00Z" w16du:dateUtc="2024-09-24T16:17:00Z">
              <w:rPr>
                <w:rStyle w:val="Hyperlink"/>
                <w:noProof/>
              </w:rPr>
            </w:rPrChange>
          </w:rPr>
          <w:delText>6.2.</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61" w:author="Julian Smith" w:date="2024-09-24T17:17:00Z" w16du:dateUtc="2024-09-24T16:17:00Z">
              <w:rPr>
                <w:rStyle w:val="Hyperlink"/>
                <w:noProof/>
              </w:rPr>
            </w:rPrChange>
          </w:rPr>
          <w:delText>Integration Scenarios</w:delText>
        </w:r>
        <w:r w:rsidRPr="00F226F2" w:rsidDel="00BC615E">
          <w:rPr>
            <w:noProof/>
            <w:webHidden/>
          </w:rPr>
          <w:tab/>
          <w:delText>15</w:delText>
        </w:r>
      </w:del>
    </w:p>
    <w:p w14:paraId="0743EECD" w14:textId="504ED7D6" w:rsidR="0073622C" w:rsidRPr="00F226F2" w:rsidDel="00BC615E" w:rsidRDefault="0073622C">
      <w:pPr>
        <w:pStyle w:val="TOC2"/>
        <w:tabs>
          <w:tab w:val="left" w:pos="960"/>
          <w:tab w:val="right" w:leader="dot" w:pos="9060"/>
        </w:tabs>
        <w:rPr>
          <w:del w:id="462" w:author="Julian Smith" w:date="2024-09-24T17:23:00Z" w16du:dateUtc="2024-09-24T16:23:00Z"/>
          <w:rFonts w:asciiTheme="minorHAnsi" w:eastAsiaTheme="minorEastAsia" w:hAnsiTheme="minorHAnsi" w:cstheme="minorBidi"/>
          <w:noProof/>
          <w:kern w:val="2"/>
          <w:sz w:val="24"/>
          <w:szCs w:val="24"/>
          <w14:ligatures w14:val="standardContextual"/>
        </w:rPr>
      </w:pPr>
      <w:del w:id="463" w:author="Julian Smith" w:date="2024-09-24T17:23:00Z" w16du:dateUtc="2024-09-24T16:23:00Z">
        <w:r w:rsidRPr="00F226F2" w:rsidDel="00BC615E">
          <w:rPr>
            <w:rPrChange w:id="464" w:author="Julian Smith" w:date="2024-09-24T17:17:00Z" w16du:dateUtc="2024-09-24T16:17:00Z">
              <w:rPr>
                <w:rStyle w:val="Hyperlink"/>
                <w:noProof/>
              </w:rPr>
            </w:rPrChange>
          </w:rPr>
          <w:delText>6.3.</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65" w:author="Julian Smith" w:date="2024-09-24T17:17:00Z" w16du:dateUtc="2024-09-24T16:17:00Z">
              <w:rPr>
                <w:rStyle w:val="Hyperlink"/>
                <w:noProof/>
              </w:rPr>
            </w:rPrChange>
          </w:rPr>
          <w:delText>Custom API</w:delText>
        </w:r>
        <w:r w:rsidRPr="00F226F2" w:rsidDel="00BC615E">
          <w:rPr>
            <w:noProof/>
            <w:webHidden/>
          </w:rPr>
          <w:tab/>
          <w:delText>15</w:delText>
        </w:r>
      </w:del>
    </w:p>
    <w:p w14:paraId="542CE5D8" w14:textId="39BA82B8" w:rsidR="0073622C" w:rsidRPr="00F226F2" w:rsidDel="00BC615E" w:rsidRDefault="0073622C">
      <w:pPr>
        <w:pStyle w:val="TOC1"/>
        <w:rPr>
          <w:del w:id="466" w:author="Julian Smith" w:date="2024-09-24T17:23:00Z" w16du:dateUtc="2024-09-24T16:23:00Z"/>
          <w:rFonts w:asciiTheme="minorHAnsi" w:eastAsiaTheme="minorEastAsia" w:hAnsiTheme="minorHAnsi" w:cstheme="minorBidi"/>
          <w:noProof/>
          <w:kern w:val="2"/>
          <w:sz w:val="24"/>
          <w:szCs w:val="24"/>
          <w14:ligatures w14:val="standardContextual"/>
        </w:rPr>
      </w:pPr>
      <w:del w:id="467" w:author="Julian Smith" w:date="2024-09-24T17:23:00Z" w16du:dateUtc="2024-09-24T16:23:00Z">
        <w:r w:rsidRPr="00F226F2" w:rsidDel="00BC615E">
          <w:rPr>
            <w:rPrChange w:id="468" w:author="Julian Smith" w:date="2024-09-24T17:17:00Z" w16du:dateUtc="2024-09-24T16:17:00Z">
              <w:rPr>
                <w:rStyle w:val="Hyperlink"/>
                <w:noProof/>
              </w:rPr>
            </w:rPrChange>
          </w:rPr>
          <w:delText>7</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69" w:author="Julian Smith" w:date="2024-09-24T17:17:00Z" w16du:dateUtc="2024-09-24T16:17:00Z">
              <w:rPr>
                <w:rStyle w:val="Hyperlink"/>
                <w:noProof/>
              </w:rPr>
            </w:rPrChange>
          </w:rPr>
          <w:delText>Data Security</w:delText>
        </w:r>
        <w:r w:rsidRPr="00F226F2" w:rsidDel="00BC615E">
          <w:rPr>
            <w:noProof/>
            <w:webHidden/>
          </w:rPr>
          <w:tab/>
          <w:delText>17</w:delText>
        </w:r>
      </w:del>
    </w:p>
    <w:p w14:paraId="597A7239" w14:textId="305150FD" w:rsidR="0073622C" w:rsidRPr="00F226F2" w:rsidDel="00BC615E" w:rsidRDefault="0073622C">
      <w:pPr>
        <w:pStyle w:val="TOC2"/>
        <w:tabs>
          <w:tab w:val="left" w:pos="960"/>
          <w:tab w:val="right" w:leader="dot" w:pos="9060"/>
        </w:tabs>
        <w:rPr>
          <w:del w:id="470" w:author="Julian Smith" w:date="2024-09-24T17:23:00Z" w16du:dateUtc="2024-09-24T16:23:00Z"/>
          <w:rFonts w:asciiTheme="minorHAnsi" w:eastAsiaTheme="minorEastAsia" w:hAnsiTheme="minorHAnsi" w:cstheme="minorBidi"/>
          <w:noProof/>
          <w:kern w:val="2"/>
          <w:sz w:val="24"/>
          <w:szCs w:val="24"/>
          <w14:ligatures w14:val="standardContextual"/>
        </w:rPr>
      </w:pPr>
      <w:del w:id="471" w:author="Julian Smith" w:date="2024-09-24T17:23:00Z" w16du:dateUtc="2024-09-24T16:23:00Z">
        <w:r w:rsidRPr="00F226F2" w:rsidDel="00BC615E">
          <w:rPr>
            <w:rPrChange w:id="472" w:author="Julian Smith" w:date="2024-09-24T17:17:00Z" w16du:dateUtc="2024-09-24T16:17:00Z">
              <w:rPr>
                <w:rStyle w:val="Hyperlink"/>
                <w:noProof/>
              </w:rPr>
            </w:rPrChange>
          </w:rPr>
          <w:delText>7.1.</w:delText>
        </w:r>
        <w:r w:rsidRPr="00F226F2" w:rsidDel="00BC615E">
          <w:rPr>
            <w:rFonts w:asciiTheme="minorHAnsi" w:eastAsiaTheme="minorEastAsia" w:hAnsiTheme="minorHAnsi" w:cstheme="minorBidi"/>
            <w:noProof/>
            <w:kern w:val="2"/>
            <w:sz w:val="24"/>
            <w:szCs w:val="24"/>
            <w14:ligatures w14:val="standardContextual"/>
          </w:rPr>
          <w:tab/>
        </w:r>
        <w:r w:rsidRPr="00F226F2" w:rsidDel="00BC615E">
          <w:rPr>
            <w:rPrChange w:id="473" w:author="Julian Smith" w:date="2024-09-24T17:17:00Z" w16du:dateUtc="2024-09-24T16:17:00Z">
              <w:rPr>
                <w:rStyle w:val="Hyperlink"/>
                <w:noProof/>
              </w:rPr>
            </w:rPrChange>
          </w:rPr>
          <w:delText>Access Management General Principles</w:delText>
        </w:r>
        <w:r w:rsidRPr="00F226F2" w:rsidDel="00BC615E">
          <w:rPr>
            <w:noProof/>
            <w:webHidden/>
          </w:rPr>
          <w:tab/>
          <w:delText>17</w:delText>
        </w:r>
      </w:del>
    </w:p>
    <w:p w14:paraId="14108B5B" w14:textId="497CDDFB" w:rsidR="00986468" w:rsidRPr="00F226F2" w:rsidRDefault="00986468" w:rsidP="008458A2">
      <w:r w:rsidRPr="00F226F2">
        <w:rPr>
          <w:shd w:val="clear" w:color="auto" w:fill="E6E6E6"/>
        </w:rPr>
        <w:fldChar w:fldCharType="end"/>
      </w:r>
    </w:p>
    <w:p w14:paraId="59BEE561" w14:textId="4D080766" w:rsidR="00361BBA" w:rsidRPr="00F226F2" w:rsidRDefault="00361BBA" w:rsidP="008458A2">
      <w:r w:rsidRPr="00F226F2">
        <w:br w:type="page"/>
      </w:r>
    </w:p>
    <w:p w14:paraId="1330423B" w14:textId="34A3B401" w:rsidR="009769C8" w:rsidRPr="00F226F2" w:rsidRDefault="00AA74D3" w:rsidP="00B37582">
      <w:pPr>
        <w:pStyle w:val="Heading1"/>
      </w:pPr>
      <w:bookmarkStart w:id="474" w:name="_Toc77851382"/>
      <w:bookmarkStart w:id="475" w:name="_Toc77851477"/>
      <w:bookmarkStart w:id="476" w:name="_Toc77853240"/>
      <w:bookmarkStart w:id="477" w:name="_Toc77853356"/>
      <w:bookmarkStart w:id="478" w:name="_Toc77933785"/>
      <w:bookmarkStart w:id="479" w:name="_Toc77933905"/>
      <w:bookmarkStart w:id="480" w:name="_Toc77934024"/>
      <w:bookmarkStart w:id="481" w:name="_Toc77934867"/>
      <w:bookmarkStart w:id="482" w:name="_Toc77934995"/>
      <w:bookmarkStart w:id="483" w:name="_Toc78557074"/>
      <w:bookmarkStart w:id="484" w:name="_Toc81307304"/>
      <w:bookmarkStart w:id="485" w:name="_Toc81319814"/>
      <w:bookmarkStart w:id="486" w:name="_Toc81379308"/>
      <w:bookmarkStart w:id="487" w:name="_Toc36618665"/>
      <w:bookmarkStart w:id="488" w:name="_Toc178778295"/>
      <w:bookmarkEnd w:id="474"/>
      <w:bookmarkEnd w:id="475"/>
      <w:bookmarkEnd w:id="476"/>
      <w:bookmarkEnd w:id="477"/>
      <w:bookmarkEnd w:id="478"/>
      <w:bookmarkEnd w:id="479"/>
      <w:bookmarkEnd w:id="480"/>
      <w:bookmarkEnd w:id="481"/>
      <w:bookmarkEnd w:id="482"/>
      <w:bookmarkEnd w:id="483"/>
      <w:bookmarkEnd w:id="484"/>
      <w:bookmarkEnd w:id="485"/>
      <w:bookmarkEnd w:id="486"/>
      <w:r w:rsidRPr="00F226F2">
        <w:t>Introduction</w:t>
      </w:r>
      <w:bookmarkEnd w:id="487"/>
      <w:bookmarkEnd w:id="488"/>
    </w:p>
    <w:p w14:paraId="3D697C25" w14:textId="4F515463" w:rsidR="00AA74D3" w:rsidRPr="00F226F2" w:rsidRDefault="3456E39C" w:rsidP="008458A2">
      <w:pPr>
        <w:pStyle w:val="Heading2"/>
      </w:pPr>
      <w:bookmarkStart w:id="489" w:name="_Toc178778296"/>
      <w:r w:rsidRPr="00F226F2">
        <w:t>Objectives of this document</w:t>
      </w:r>
      <w:bookmarkEnd w:id="489"/>
    </w:p>
    <w:p w14:paraId="5431136E" w14:textId="7DD2686F" w:rsidR="00C3642C" w:rsidRPr="00F226F2" w:rsidRDefault="00523701" w:rsidP="008458A2">
      <w:pPr>
        <w:rPr>
          <w:lang w:eastAsia="ko-KR"/>
        </w:rPr>
      </w:pPr>
      <w:r w:rsidRPr="00F226F2">
        <w:rPr>
          <w:lang w:eastAsia="ko-KR"/>
        </w:rPr>
        <w:t xml:space="preserve">The aim of </w:t>
      </w:r>
      <w:r w:rsidR="00A9267E" w:rsidRPr="00F226F2">
        <w:rPr>
          <w:lang w:eastAsia="ko-KR"/>
        </w:rPr>
        <w:t xml:space="preserve">a </w:t>
      </w:r>
      <w:r w:rsidR="00E02FA2" w:rsidRPr="00F226F2">
        <w:rPr>
          <w:b/>
          <w:bCs/>
          <w:lang w:eastAsia="ko-KR"/>
        </w:rPr>
        <w:t>S</w:t>
      </w:r>
      <w:r w:rsidR="00A9267E" w:rsidRPr="00F226F2">
        <w:rPr>
          <w:b/>
          <w:bCs/>
          <w:lang w:eastAsia="ko-KR"/>
        </w:rPr>
        <w:t xml:space="preserve">olution </w:t>
      </w:r>
      <w:r w:rsidR="00E02FA2" w:rsidRPr="00F226F2">
        <w:rPr>
          <w:b/>
          <w:bCs/>
          <w:lang w:eastAsia="ko-KR"/>
        </w:rPr>
        <w:t>D</w:t>
      </w:r>
      <w:r w:rsidR="00A9267E" w:rsidRPr="00F226F2">
        <w:rPr>
          <w:b/>
          <w:bCs/>
          <w:lang w:eastAsia="ko-KR"/>
        </w:rPr>
        <w:t>esig</w:t>
      </w:r>
      <w:r w:rsidR="00E02FA2" w:rsidRPr="00F226F2">
        <w:rPr>
          <w:b/>
          <w:bCs/>
          <w:lang w:eastAsia="ko-KR"/>
        </w:rPr>
        <w:t>n</w:t>
      </w:r>
      <w:r w:rsidRPr="00F226F2">
        <w:rPr>
          <w:lang w:eastAsia="ko-KR"/>
        </w:rPr>
        <w:t xml:space="preserve"> is to </w:t>
      </w:r>
      <w:r w:rsidR="00183700" w:rsidRPr="00F226F2">
        <w:rPr>
          <w:lang w:eastAsia="ko-KR"/>
        </w:rPr>
        <w:t xml:space="preserve">provide a high-level visual - textual representation of the envisioned solution that outline how the company will support </w:t>
      </w:r>
      <w:r w:rsidR="00954DBA" w:rsidRPr="00F226F2">
        <w:rPr>
          <w:lang w:eastAsia="ko-KR"/>
        </w:rPr>
        <w:t xml:space="preserve">the </w:t>
      </w:r>
      <w:r w:rsidR="00183700" w:rsidRPr="00F226F2">
        <w:rPr>
          <w:lang w:eastAsia="ko-KR"/>
        </w:rPr>
        <w:t>maximization of the solution’s features richness and quality and at the same time minimize the total cost of the solution</w:t>
      </w:r>
      <w:r w:rsidR="008654E5" w:rsidRPr="00F226F2">
        <w:rPr>
          <w:lang w:eastAsia="ko-KR"/>
        </w:rPr>
        <w:t>.</w:t>
      </w:r>
      <w:r w:rsidR="00183700" w:rsidRPr="00F226F2">
        <w:rPr>
          <w:lang w:eastAsia="ko-KR"/>
        </w:rPr>
        <w:t xml:space="preserve"> In essence</w:t>
      </w:r>
      <w:r w:rsidR="00850212" w:rsidRPr="00F226F2">
        <w:rPr>
          <w:lang w:eastAsia="ko-KR"/>
        </w:rPr>
        <w:t>,</w:t>
      </w:r>
      <w:r w:rsidR="00183700" w:rsidRPr="00F226F2">
        <w:rPr>
          <w:lang w:eastAsia="ko-KR"/>
        </w:rPr>
        <w:t xml:space="preserve"> a Solution Design sup</w:t>
      </w:r>
      <w:r w:rsidR="00C3642C" w:rsidRPr="00F226F2">
        <w:rPr>
          <w:lang w:eastAsia="ko-KR"/>
        </w:rPr>
        <w:t>p</w:t>
      </w:r>
      <w:r w:rsidR="00183700" w:rsidRPr="00F226F2">
        <w:rPr>
          <w:lang w:eastAsia="ko-KR"/>
        </w:rPr>
        <w:t xml:space="preserve">orts </w:t>
      </w:r>
      <w:r w:rsidR="00183700" w:rsidRPr="00F226F2">
        <w:rPr>
          <w:b/>
          <w:bCs/>
          <w:lang w:eastAsia="ko-KR"/>
        </w:rPr>
        <w:t>Design Choices</w:t>
      </w:r>
      <w:r w:rsidR="00183700" w:rsidRPr="00F226F2">
        <w:rPr>
          <w:lang w:eastAsia="ko-KR"/>
        </w:rPr>
        <w:t>.</w:t>
      </w:r>
      <w:r w:rsidR="0039400A" w:rsidRPr="00F226F2">
        <w:rPr>
          <w:lang w:eastAsia="ko-KR"/>
        </w:rPr>
        <w:t xml:space="preserve"> </w:t>
      </w:r>
    </w:p>
    <w:p w14:paraId="43FD2B8D" w14:textId="648FB662" w:rsidR="00C3642C" w:rsidRPr="00F226F2" w:rsidRDefault="00E02FA2" w:rsidP="008458A2">
      <w:pPr>
        <w:rPr>
          <w:lang w:eastAsia="ko-KR"/>
        </w:rPr>
      </w:pPr>
      <w:r w:rsidRPr="00F226F2">
        <w:rPr>
          <w:lang w:eastAsia="ko-KR"/>
        </w:rPr>
        <w:t xml:space="preserve">This document covers the </w:t>
      </w:r>
      <w:r w:rsidRPr="00F226F2">
        <w:rPr>
          <w:b/>
          <w:bCs/>
          <w:lang w:eastAsia="ko-KR"/>
        </w:rPr>
        <w:t>technical part</w:t>
      </w:r>
      <w:r w:rsidRPr="00F226F2">
        <w:rPr>
          <w:lang w:eastAsia="ko-KR"/>
        </w:rPr>
        <w:t xml:space="preserve"> of Solution Design</w:t>
      </w:r>
      <w:r w:rsidR="00C3642C" w:rsidRPr="00F226F2">
        <w:rPr>
          <w:lang w:eastAsia="ko-KR"/>
        </w:rPr>
        <w:t>, t</w:t>
      </w:r>
      <w:r w:rsidR="008654E5" w:rsidRPr="00F226F2">
        <w:rPr>
          <w:lang w:eastAsia="ko-KR"/>
        </w:rPr>
        <w:t>he function</w:t>
      </w:r>
      <w:r w:rsidR="002F133D" w:rsidRPr="00F226F2">
        <w:rPr>
          <w:lang w:eastAsia="ko-KR"/>
        </w:rPr>
        <w:t>al</w:t>
      </w:r>
      <w:r w:rsidR="008654E5" w:rsidRPr="00F226F2">
        <w:rPr>
          <w:lang w:eastAsia="ko-KR"/>
        </w:rPr>
        <w:t xml:space="preserve"> part </w:t>
      </w:r>
      <w:ins w:id="490" w:author="Yves Houtevels" w:date="2024-07-30T09:41:00Z" w16du:dateUtc="2024-07-30T07:41:00Z">
        <w:r w:rsidR="0024497E" w:rsidRPr="00F226F2">
          <w:rPr>
            <w:lang w:eastAsia="ko-KR"/>
          </w:rPr>
          <w:t xml:space="preserve">of the </w:t>
        </w:r>
      </w:ins>
      <w:r w:rsidRPr="00F226F2">
        <w:rPr>
          <w:lang w:eastAsia="ko-KR"/>
        </w:rPr>
        <w:t xml:space="preserve">Solution Design </w:t>
      </w:r>
      <w:r w:rsidR="00CB1062" w:rsidRPr="00F226F2">
        <w:rPr>
          <w:lang w:eastAsia="ko-KR"/>
        </w:rPr>
        <w:t xml:space="preserve">finds place </w:t>
      </w:r>
      <w:r w:rsidR="008654E5" w:rsidRPr="00F226F2">
        <w:rPr>
          <w:lang w:eastAsia="ko-KR"/>
        </w:rPr>
        <w:t>in Azure DevOps</w:t>
      </w:r>
      <w:r w:rsidR="00815A5C" w:rsidRPr="00F226F2">
        <w:rPr>
          <w:lang w:eastAsia="ko-KR"/>
        </w:rPr>
        <w:t>.</w:t>
      </w:r>
      <w:r w:rsidR="00C3642C" w:rsidRPr="00F226F2">
        <w:rPr>
          <w:lang w:eastAsia="ko-KR"/>
        </w:rPr>
        <w:t xml:space="preserve"> </w:t>
      </w:r>
      <w:r w:rsidR="0039400A" w:rsidRPr="00F226F2">
        <w:rPr>
          <w:lang w:eastAsia="ko-KR"/>
        </w:rPr>
        <w:t xml:space="preserve">This document is not the full </w:t>
      </w:r>
      <w:r w:rsidR="001E251B" w:rsidRPr="00F226F2">
        <w:rPr>
          <w:lang w:eastAsia="ko-KR"/>
        </w:rPr>
        <w:t>s</w:t>
      </w:r>
      <w:r w:rsidR="0039400A" w:rsidRPr="00F226F2">
        <w:rPr>
          <w:lang w:eastAsia="ko-KR"/>
        </w:rPr>
        <w:t xml:space="preserve">olution </w:t>
      </w:r>
      <w:r w:rsidR="001E251B" w:rsidRPr="00F226F2">
        <w:rPr>
          <w:lang w:eastAsia="ko-KR"/>
        </w:rPr>
        <w:t>d</w:t>
      </w:r>
      <w:r w:rsidR="0039400A" w:rsidRPr="00F226F2">
        <w:rPr>
          <w:lang w:eastAsia="ko-KR"/>
        </w:rPr>
        <w:t>ocumentation</w:t>
      </w:r>
      <w:r w:rsidR="001E251B" w:rsidRPr="00F226F2">
        <w:rPr>
          <w:lang w:eastAsia="ko-KR"/>
        </w:rPr>
        <w:t>, as such solution design is only a sub-set of the full solution documentation.</w:t>
      </w:r>
    </w:p>
    <w:p w14:paraId="46A1A47D" w14:textId="7D1CF80F" w:rsidR="0039400A" w:rsidRPr="00F226F2" w:rsidRDefault="003772DB" w:rsidP="008458A2">
      <w:pPr>
        <w:rPr>
          <w:lang w:eastAsia="ko-KR"/>
        </w:rPr>
      </w:pPr>
      <w:r w:rsidRPr="00F226F2">
        <w:rPr>
          <w:lang w:eastAsia="ko-KR"/>
        </w:rPr>
        <w:t xml:space="preserve">This document represents </w:t>
      </w:r>
      <w:r w:rsidR="00D91E84" w:rsidRPr="00F226F2">
        <w:rPr>
          <w:lang w:eastAsia="ko-KR"/>
        </w:rPr>
        <w:t xml:space="preserve">the </w:t>
      </w:r>
      <w:r w:rsidRPr="00F226F2">
        <w:rPr>
          <w:lang w:eastAsia="ko-KR"/>
        </w:rPr>
        <w:t xml:space="preserve">solution design of the </w:t>
      </w:r>
      <w:r w:rsidR="00B13B2F" w:rsidRPr="00F226F2">
        <w:rPr>
          <w:lang w:eastAsia="ko-KR"/>
        </w:rPr>
        <w:t>FlexNet Operations</w:t>
      </w:r>
      <w:r w:rsidRPr="00F226F2">
        <w:rPr>
          <w:lang w:eastAsia="ko-KR"/>
        </w:rPr>
        <w:t xml:space="preserve"> </w:t>
      </w:r>
      <w:r w:rsidR="00E32827" w:rsidRPr="00F226F2">
        <w:rPr>
          <w:lang w:eastAsia="ko-KR"/>
        </w:rPr>
        <w:t xml:space="preserve">for the technical part of it </w:t>
      </w:r>
      <w:r w:rsidR="00181AE6" w:rsidRPr="00F226F2">
        <w:rPr>
          <w:lang w:eastAsia="ko-KR"/>
        </w:rPr>
        <w:t>a</w:t>
      </w:r>
      <w:ins w:id="491" w:author="Yves Houtevels" w:date="2024-07-30T09:42:00Z" w16du:dateUtc="2024-07-30T07:42:00Z">
        <w:r w:rsidR="00CE2C98" w:rsidRPr="00F226F2">
          <w:rPr>
            <w:lang w:eastAsia="ko-KR"/>
          </w:rPr>
          <w:t>t a</w:t>
        </w:r>
      </w:ins>
      <w:r w:rsidR="00181AE6" w:rsidRPr="00F226F2">
        <w:rPr>
          <w:lang w:eastAsia="ko-KR"/>
        </w:rPr>
        <w:t xml:space="preserve"> certain </w:t>
      </w:r>
      <w:r w:rsidR="002A791C" w:rsidRPr="00F226F2">
        <w:rPr>
          <w:lang w:eastAsia="ko-KR"/>
        </w:rPr>
        <w:t>moment</w:t>
      </w:r>
      <w:r w:rsidR="00A47F4A" w:rsidRPr="00F226F2">
        <w:rPr>
          <w:lang w:eastAsia="ko-KR"/>
        </w:rPr>
        <w:t>. N</w:t>
      </w:r>
      <w:r w:rsidR="00911F97" w:rsidRPr="00F226F2">
        <w:rPr>
          <w:lang w:eastAsia="ko-KR"/>
        </w:rPr>
        <w:t xml:space="preserve">ew elements that </w:t>
      </w:r>
      <w:r w:rsidR="00921450" w:rsidRPr="00F226F2">
        <w:rPr>
          <w:lang w:eastAsia="ko-KR"/>
        </w:rPr>
        <w:t>appear</w:t>
      </w:r>
      <w:r w:rsidR="00911F97" w:rsidRPr="00F226F2">
        <w:rPr>
          <w:lang w:eastAsia="ko-KR"/>
        </w:rPr>
        <w:t xml:space="preserve"> from the previous version </w:t>
      </w:r>
      <w:r w:rsidR="00921450" w:rsidRPr="00F226F2">
        <w:rPr>
          <w:lang w:eastAsia="ko-KR"/>
        </w:rPr>
        <w:t>will be highlighted and described;</w:t>
      </w:r>
      <w:r w:rsidR="00DE04AE" w:rsidRPr="00F226F2">
        <w:rPr>
          <w:lang w:eastAsia="ko-KR"/>
        </w:rPr>
        <w:t xml:space="preserve"> elements already present from the previous version </w:t>
      </w:r>
      <w:r w:rsidR="00C3642C" w:rsidRPr="00F226F2">
        <w:rPr>
          <w:lang w:eastAsia="ko-KR"/>
        </w:rPr>
        <w:t xml:space="preserve">published </w:t>
      </w:r>
      <w:r w:rsidR="00DE04AE" w:rsidRPr="00F226F2">
        <w:rPr>
          <w:lang w:eastAsia="ko-KR"/>
        </w:rPr>
        <w:t xml:space="preserve">are kept in this document as well. </w:t>
      </w:r>
    </w:p>
    <w:p w14:paraId="004F5E6C" w14:textId="073F9249" w:rsidR="00AA74D3" w:rsidRPr="00F226F2" w:rsidRDefault="3456E39C" w:rsidP="008458A2">
      <w:pPr>
        <w:pStyle w:val="Heading2"/>
      </w:pPr>
      <w:bookmarkStart w:id="492" w:name="_Toc178778297"/>
      <w:r w:rsidRPr="00F226F2">
        <w:t>Context</w:t>
      </w:r>
      <w:bookmarkEnd w:id="492"/>
    </w:p>
    <w:p w14:paraId="3E7E8B62" w14:textId="6FD4302C" w:rsidR="00E72273" w:rsidRPr="00F226F2" w:rsidRDefault="00E72273" w:rsidP="007923E1">
      <w:pPr>
        <w:pStyle w:val="Heading3"/>
      </w:pPr>
      <w:r w:rsidRPr="00F226F2">
        <w:t xml:space="preserve">Introduction </w:t>
      </w:r>
    </w:p>
    <w:p w14:paraId="66F09830" w14:textId="06EA0EA8" w:rsidR="00E72273" w:rsidRPr="00F226F2" w:rsidRDefault="00E72273" w:rsidP="008458A2">
      <w:pPr>
        <w:rPr>
          <w:lang w:eastAsia="en-US"/>
        </w:rPr>
      </w:pPr>
      <w:r w:rsidRPr="00F226F2">
        <w:t xml:space="preserve">This section outlines the new </w:t>
      </w:r>
      <w:r w:rsidR="00DD23C6" w:rsidRPr="00F226F2">
        <w:t>element’s</w:t>
      </w:r>
      <w:r w:rsidRPr="00F226F2">
        <w:t xml:space="preserve"> part that have been added to the solution design of </w:t>
      </w:r>
      <w:r w:rsidR="00B13B2F" w:rsidRPr="00F226F2">
        <w:t xml:space="preserve">FlexNet Operations </w:t>
      </w:r>
      <w:r w:rsidR="00DD23C6" w:rsidRPr="00F226F2">
        <w:t>since its previous version published.</w:t>
      </w:r>
    </w:p>
    <w:p w14:paraId="1F3C309A" w14:textId="401078BC" w:rsidR="003431A9" w:rsidRPr="00F226F2" w:rsidRDefault="006262BE" w:rsidP="007923E1">
      <w:pPr>
        <w:pStyle w:val="Heading3"/>
      </w:pPr>
      <w:r w:rsidRPr="00F226F2">
        <w:t>Scope</w:t>
      </w:r>
      <w:r w:rsidR="00D14C02" w:rsidRPr="00F226F2">
        <w:t>, Objectives</w:t>
      </w:r>
      <w:r w:rsidR="00166E55" w:rsidRPr="00F226F2">
        <w:t xml:space="preserve"> and </w:t>
      </w:r>
      <w:r w:rsidR="0026231F" w:rsidRPr="00F226F2">
        <w:t>Business Drivers</w:t>
      </w:r>
      <w:r w:rsidRPr="00F226F2">
        <w:t xml:space="preserve"> </w:t>
      </w:r>
    </w:p>
    <w:p w14:paraId="12642844" w14:textId="52F48E07" w:rsidR="00B937BB" w:rsidRPr="00F226F2" w:rsidRDefault="006262BE" w:rsidP="008458A2">
      <w:r w:rsidRPr="00F226F2">
        <w:t xml:space="preserve">&lt;Link to Release </w:t>
      </w:r>
      <w:r w:rsidR="00C3642C" w:rsidRPr="00F226F2">
        <w:t>/ Project</w:t>
      </w:r>
      <w:r w:rsidR="00C3642C" w:rsidRPr="00F226F2">
        <w:rPr>
          <w:color w:val="C00000"/>
        </w:rPr>
        <w:t xml:space="preserve"> </w:t>
      </w:r>
      <w:r w:rsidR="0026231F" w:rsidRPr="00F226F2">
        <w:rPr>
          <w:color w:val="C00000"/>
        </w:rPr>
        <w:t xml:space="preserve">charter </w:t>
      </w:r>
      <w:r w:rsidRPr="00F226F2">
        <w:t>document</w:t>
      </w:r>
      <w:r w:rsidR="00C933FE" w:rsidRPr="00F226F2">
        <w:t xml:space="preserve"> of associated release / project</w:t>
      </w:r>
      <w:r w:rsidRPr="00F226F2">
        <w:t>&gt;</w:t>
      </w:r>
    </w:p>
    <w:p w14:paraId="3DD7DE60" w14:textId="0C7CD40E" w:rsidR="00187D84" w:rsidRPr="00F226F2" w:rsidRDefault="00187D84" w:rsidP="008458A2">
      <w:r w:rsidRPr="00F226F2">
        <w:t>&lt;Link</w:t>
      </w:r>
      <w:r w:rsidR="001A4E35" w:rsidRPr="00F226F2">
        <w:t xml:space="preserve"> to Scope of associated maintenance / service activities&gt;</w:t>
      </w:r>
    </w:p>
    <w:p w14:paraId="0B33A1EB" w14:textId="24EBBDBF" w:rsidR="000974AF" w:rsidRPr="00F226F2" w:rsidRDefault="00DF7062" w:rsidP="007923E1">
      <w:pPr>
        <w:pStyle w:val="Heading3"/>
      </w:pPr>
      <w:r w:rsidRPr="00F226F2">
        <w:t xml:space="preserve">Capabilities </w:t>
      </w:r>
    </w:p>
    <w:p w14:paraId="3A6C5A98" w14:textId="333EC0BE" w:rsidR="00DF7062" w:rsidRPr="00F226F2" w:rsidRDefault="00DF7062" w:rsidP="008458A2">
      <w:r w:rsidRPr="00F226F2">
        <w:t>&lt;Link to domain architecture document – capabilities section</w:t>
      </w:r>
      <w:r w:rsidR="00C933FE" w:rsidRPr="00F226F2">
        <w:t xml:space="preserve"> of associated release / project</w:t>
      </w:r>
      <w:r w:rsidRPr="00F226F2">
        <w:t>&gt;</w:t>
      </w:r>
    </w:p>
    <w:p w14:paraId="4867224B" w14:textId="02DB1FC2" w:rsidR="00DF7062" w:rsidRPr="00F226F2" w:rsidRDefault="00DF7062" w:rsidP="007923E1">
      <w:pPr>
        <w:pStyle w:val="Heading3"/>
      </w:pPr>
      <w:r w:rsidRPr="00F226F2">
        <w:t xml:space="preserve">Applications Landscape </w:t>
      </w:r>
    </w:p>
    <w:p w14:paraId="266EE64F" w14:textId="45CC6A5B" w:rsidR="00DF7062" w:rsidRPr="00F226F2" w:rsidRDefault="00DF7062" w:rsidP="008458A2">
      <w:r w:rsidRPr="00F226F2">
        <w:t xml:space="preserve">&lt;Link to domain architecture document – </w:t>
      </w:r>
      <w:r w:rsidR="00CD4E55" w:rsidRPr="00F226F2">
        <w:t>applications landscape section</w:t>
      </w:r>
      <w:r w:rsidR="003E58FF" w:rsidRPr="00F226F2">
        <w:t xml:space="preserve"> of release / project</w:t>
      </w:r>
      <w:r w:rsidRPr="00F226F2">
        <w:t>&gt;</w:t>
      </w:r>
    </w:p>
    <w:p w14:paraId="268E7D02" w14:textId="2B5E0103" w:rsidR="00DF7062" w:rsidRPr="00F226F2" w:rsidRDefault="00DF7062" w:rsidP="007923E1">
      <w:pPr>
        <w:pStyle w:val="Heading3"/>
      </w:pPr>
      <w:r w:rsidRPr="00F226F2">
        <w:t xml:space="preserve">Information Flows </w:t>
      </w:r>
    </w:p>
    <w:p w14:paraId="3EA0D792" w14:textId="7135B3E7" w:rsidR="00CD4E55" w:rsidRPr="00F226F2" w:rsidRDefault="00CD4E55" w:rsidP="008458A2">
      <w:r w:rsidRPr="00F226F2">
        <w:t>&lt;Link to domain architecture document – information flows section</w:t>
      </w:r>
      <w:r w:rsidR="003E58FF" w:rsidRPr="00F226F2">
        <w:t xml:space="preserve"> or release / project</w:t>
      </w:r>
      <w:r w:rsidRPr="00F226F2">
        <w:t>&gt;</w:t>
      </w:r>
    </w:p>
    <w:p w14:paraId="766C20BF" w14:textId="50599806" w:rsidR="00DF7062" w:rsidRPr="00F226F2" w:rsidRDefault="00DF7062" w:rsidP="007923E1">
      <w:pPr>
        <w:pStyle w:val="Heading3"/>
      </w:pPr>
      <w:r w:rsidRPr="00F226F2">
        <w:t xml:space="preserve">End to End process Flows </w:t>
      </w:r>
    </w:p>
    <w:p w14:paraId="64DAA771" w14:textId="4F3CB1B1" w:rsidR="00DF7062" w:rsidRPr="00F226F2" w:rsidRDefault="00CD4E55" w:rsidP="008458A2">
      <w:r w:rsidRPr="00F226F2">
        <w:t xml:space="preserve">&lt;Link to </w:t>
      </w:r>
      <w:r w:rsidR="001A4E35" w:rsidRPr="00F226F2">
        <w:t>end-to-end</w:t>
      </w:r>
      <w:r w:rsidRPr="00F226F2">
        <w:t xml:space="preserve"> process flows</w:t>
      </w:r>
      <w:r w:rsidR="001A4E35" w:rsidRPr="00F226F2">
        <w:t xml:space="preserve"> of associated release / project</w:t>
      </w:r>
      <w:r w:rsidRPr="00F226F2">
        <w:t>&gt;</w:t>
      </w:r>
    </w:p>
    <w:p w14:paraId="7345A868" w14:textId="77777777" w:rsidR="00DF7062" w:rsidRPr="00F226F2" w:rsidRDefault="00DF7062" w:rsidP="008458A2"/>
    <w:p w14:paraId="12A1CB1C" w14:textId="6B0DC119" w:rsidR="00CD4E55" w:rsidRPr="00F226F2" w:rsidRDefault="00CD4E55" w:rsidP="008458A2">
      <w:r w:rsidRPr="00F226F2">
        <w:br w:type="page"/>
      </w:r>
    </w:p>
    <w:p w14:paraId="51BBD1B9" w14:textId="2472B1E2" w:rsidR="00754E50" w:rsidRPr="00F226F2" w:rsidRDefault="090E39CC" w:rsidP="008458A2">
      <w:pPr>
        <w:pStyle w:val="Heading2"/>
      </w:pPr>
      <w:bookmarkStart w:id="493" w:name="_Toc178778298"/>
      <w:r w:rsidRPr="00F226F2">
        <w:t>Contributors</w:t>
      </w:r>
      <w:bookmarkEnd w:id="493"/>
      <w:r w:rsidRPr="00F226F2">
        <w:t xml:space="preserve"> </w:t>
      </w:r>
    </w:p>
    <w:p w14:paraId="2DCCA940" w14:textId="5C2AC4A6" w:rsidR="00DD23C6" w:rsidRPr="00F226F2" w:rsidRDefault="00DD23C6" w:rsidP="008458A2">
      <w:r w:rsidRPr="00F226F2">
        <w:t xml:space="preserve">This section </w:t>
      </w:r>
      <w:r w:rsidR="00BC5BF4" w:rsidRPr="00F226F2">
        <w:t>lists</w:t>
      </w:r>
      <w:r w:rsidRPr="00F226F2">
        <w:t xml:space="preserve"> the contributors to the new elements part of </w:t>
      </w:r>
      <w:r w:rsidR="00320F50" w:rsidRPr="00F226F2">
        <w:t>this version.</w:t>
      </w:r>
    </w:p>
    <w:tbl>
      <w:tblPr>
        <w:tblStyle w:val="ListTable3-Accent2"/>
        <w:tblW w:w="0" w:type="auto"/>
        <w:tblBorders>
          <w:insideH w:val="single" w:sz="6" w:space="0" w:color="0084C8" w:themeColor="accent2"/>
          <w:insideV w:val="single" w:sz="6" w:space="0" w:color="0084C8" w:themeColor="accent2"/>
        </w:tblBorders>
        <w:tblLook w:val="04A0" w:firstRow="1" w:lastRow="0" w:firstColumn="1" w:lastColumn="0" w:noHBand="0" w:noVBand="1"/>
      </w:tblPr>
      <w:tblGrid>
        <w:gridCol w:w="2547"/>
        <w:gridCol w:w="2693"/>
        <w:gridCol w:w="2268"/>
        <w:gridCol w:w="1552"/>
      </w:tblGrid>
      <w:tr w:rsidR="00754E50" w:rsidRPr="00F226F2" w14:paraId="54B86F2D" w14:textId="77777777" w:rsidTr="005505E6">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2547" w:type="dxa"/>
          </w:tcPr>
          <w:p w14:paraId="663D05D8" w14:textId="77777777" w:rsidR="00754E50" w:rsidRPr="00F226F2" w:rsidRDefault="00754E50" w:rsidP="004A5E3B">
            <w:pPr>
              <w:spacing w:before="60" w:after="60"/>
              <w:rPr>
                <w:b w:val="0"/>
                <w:bCs w:val="0"/>
                <w:lang w:eastAsia="ko-KR"/>
              </w:rPr>
            </w:pPr>
            <w:r w:rsidRPr="00F226F2">
              <w:rPr>
                <w:lang w:eastAsia="ko-KR"/>
              </w:rPr>
              <w:t xml:space="preserve">Name </w:t>
            </w:r>
          </w:p>
        </w:tc>
        <w:tc>
          <w:tcPr>
            <w:tcW w:w="2693" w:type="dxa"/>
          </w:tcPr>
          <w:p w14:paraId="4E161FDC" w14:textId="77777777" w:rsidR="00754E50" w:rsidRPr="00F226F2" w:rsidRDefault="00754E50" w:rsidP="004A5E3B">
            <w:pPr>
              <w:spacing w:before="60" w:after="60"/>
              <w:cnfStyle w:val="100000000000" w:firstRow="1" w:lastRow="0" w:firstColumn="0" w:lastColumn="0" w:oddVBand="0" w:evenVBand="0" w:oddHBand="0" w:evenHBand="0" w:firstRowFirstColumn="0" w:firstRowLastColumn="0" w:lastRowFirstColumn="0" w:lastRowLastColumn="0"/>
              <w:rPr>
                <w:b w:val="0"/>
                <w:bCs w:val="0"/>
                <w:lang w:eastAsia="ko-KR"/>
              </w:rPr>
            </w:pPr>
            <w:r w:rsidRPr="00F226F2">
              <w:rPr>
                <w:lang w:eastAsia="ko-KR"/>
              </w:rPr>
              <w:t>Function</w:t>
            </w:r>
          </w:p>
        </w:tc>
        <w:tc>
          <w:tcPr>
            <w:tcW w:w="2268" w:type="dxa"/>
          </w:tcPr>
          <w:p w14:paraId="41D12672" w14:textId="77777777" w:rsidR="00754E50" w:rsidRPr="00F226F2" w:rsidRDefault="00754E50" w:rsidP="004A5E3B">
            <w:pPr>
              <w:spacing w:before="60" w:after="60"/>
              <w:cnfStyle w:val="100000000000" w:firstRow="1" w:lastRow="0" w:firstColumn="0" w:lastColumn="0" w:oddVBand="0" w:evenVBand="0" w:oddHBand="0" w:evenHBand="0" w:firstRowFirstColumn="0" w:firstRowLastColumn="0" w:lastRowFirstColumn="0" w:lastRowLastColumn="0"/>
              <w:rPr>
                <w:b w:val="0"/>
                <w:bCs w:val="0"/>
                <w:lang w:eastAsia="ko-KR"/>
              </w:rPr>
            </w:pPr>
            <w:r w:rsidRPr="00F226F2">
              <w:rPr>
                <w:lang w:eastAsia="ko-KR"/>
              </w:rPr>
              <w:t>Topic</w:t>
            </w:r>
          </w:p>
        </w:tc>
        <w:tc>
          <w:tcPr>
            <w:tcW w:w="1552" w:type="dxa"/>
          </w:tcPr>
          <w:p w14:paraId="0FBCAFFE" w14:textId="77777777" w:rsidR="00754E50" w:rsidRPr="00F226F2" w:rsidRDefault="00754E50" w:rsidP="004A5E3B">
            <w:pPr>
              <w:spacing w:before="60" w:after="60"/>
              <w:cnfStyle w:val="100000000000" w:firstRow="1" w:lastRow="0" w:firstColumn="0" w:lastColumn="0" w:oddVBand="0" w:evenVBand="0" w:oddHBand="0" w:evenHBand="0" w:firstRowFirstColumn="0" w:firstRowLastColumn="0" w:lastRowFirstColumn="0" w:lastRowLastColumn="0"/>
              <w:rPr>
                <w:b w:val="0"/>
                <w:bCs w:val="0"/>
                <w:lang w:eastAsia="ko-KR"/>
              </w:rPr>
            </w:pPr>
            <w:r w:rsidRPr="00F226F2">
              <w:rPr>
                <w:lang w:eastAsia="ko-KR"/>
              </w:rPr>
              <w:t>Date</w:t>
            </w:r>
          </w:p>
        </w:tc>
      </w:tr>
      <w:tr w:rsidR="00754E50" w:rsidRPr="00F226F2" w14:paraId="14727842" w14:textId="77777777" w:rsidTr="005505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28DEB43" w14:textId="0DAEF2A3" w:rsidR="00754E50" w:rsidRPr="00F226F2" w:rsidRDefault="00FB3C63" w:rsidP="004A5E3B">
            <w:pPr>
              <w:spacing w:before="60" w:after="60"/>
              <w:rPr>
                <w:lang w:eastAsia="ko-KR"/>
              </w:rPr>
            </w:pPr>
            <w:r w:rsidRPr="00F226F2">
              <w:rPr>
                <w:lang w:eastAsia="ko-KR"/>
              </w:rPr>
              <w:t>Julian Smith</w:t>
            </w:r>
          </w:p>
        </w:tc>
        <w:tc>
          <w:tcPr>
            <w:tcW w:w="2693" w:type="dxa"/>
          </w:tcPr>
          <w:p w14:paraId="598741FB" w14:textId="0B4A02B8" w:rsidR="00754E50" w:rsidRPr="00F226F2" w:rsidRDefault="00E7436E" w:rsidP="004A5E3B">
            <w:pPr>
              <w:spacing w:before="60" w:after="60"/>
              <w:cnfStyle w:val="000000100000" w:firstRow="0" w:lastRow="0" w:firstColumn="0" w:lastColumn="0" w:oddVBand="0" w:evenVBand="0" w:oddHBand="1" w:evenHBand="0" w:firstRowFirstColumn="0" w:firstRowLastColumn="0" w:lastRowFirstColumn="0" w:lastRowLastColumn="0"/>
              <w:rPr>
                <w:lang w:eastAsia="ko-KR"/>
              </w:rPr>
            </w:pPr>
            <w:r w:rsidRPr="00F226F2">
              <w:rPr>
                <w:lang w:eastAsia="ko-KR"/>
              </w:rPr>
              <w:t>Solution Architect</w:t>
            </w:r>
          </w:p>
        </w:tc>
        <w:tc>
          <w:tcPr>
            <w:tcW w:w="2268" w:type="dxa"/>
          </w:tcPr>
          <w:p w14:paraId="34FB0F74" w14:textId="38571A33" w:rsidR="00754E50" w:rsidRPr="00F226F2" w:rsidRDefault="00E7436E" w:rsidP="004A5E3B">
            <w:pPr>
              <w:spacing w:before="60" w:after="60"/>
              <w:cnfStyle w:val="000000100000" w:firstRow="0" w:lastRow="0" w:firstColumn="0" w:lastColumn="0" w:oddVBand="0" w:evenVBand="0" w:oddHBand="1" w:evenHBand="0" w:firstRowFirstColumn="0" w:firstRowLastColumn="0" w:lastRowFirstColumn="0" w:lastRowLastColumn="0"/>
              <w:rPr>
                <w:lang w:eastAsia="ko-KR"/>
              </w:rPr>
            </w:pPr>
            <w:r w:rsidRPr="00F226F2">
              <w:rPr>
                <w:lang w:eastAsia="ko-KR"/>
              </w:rPr>
              <w:t>All</w:t>
            </w:r>
          </w:p>
        </w:tc>
        <w:tc>
          <w:tcPr>
            <w:tcW w:w="1552" w:type="dxa"/>
          </w:tcPr>
          <w:p w14:paraId="1E8CA3BE" w14:textId="65E860C7" w:rsidR="00754E50" w:rsidRPr="00F226F2" w:rsidRDefault="00E25BC6" w:rsidP="004A5E3B">
            <w:pPr>
              <w:spacing w:before="60" w:after="60"/>
              <w:cnfStyle w:val="000000100000" w:firstRow="0" w:lastRow="0" w:firstColumn="0" w:lastColumn="0" w:oddVBand="0" w:evenVBand="0" w:oddHBand="1" w:evenHBand="0" w:firstRowFirstColumn="0" w:firstRowLastColumn="0" w:lastRowFirstColumn="0" w:lastRowLastColumn="0"/>
              <w:rPr>
                <w:lang w:eastAsia="ko-KR"/>
              </w:rPr>
            </w:pPr>
            <w:ins w:id="494" w:author="Julian Smith" w:date="2024-06-24T13:08:00Z" w16du:dateUtc="2024-06-24T12:08:00Z">
              <w:r w:rsidRPr="00F226F2">
                <w:rPr>
                  <w:lang w:eastAsia="ko-KR"/>
                </w:rPr>
                <w:t>2024-</w:t>
              </w:r>
            </w:ins>
            <w:ins w:id="495" w:author="Julian Smith" w:date="2024-07-26T11:11:00Z" w16du:dateUtc="2024-07-26T10:11:00Z">
              <w:r w:rsidR="00D30EE4" w:rsidRPr="00F226F2">
                <w:rPr>
                  <w:lang w:eastAsia="ko-KR"/>
                </w:rPr>
                <w:t>07</w:t>
              </w:r>
            </w:ins>
            <w:ins w:id="496" w:author="Julian Smith" w:date="2024-06-24T13:08:00Z" w16du:dateUtc="2024-06-24T12:08:00Z">
              <w:r w:rsidRPr="00F226F2">
                <w:rPr>
                  <w:lang w:eastAsia="ko-KR"/>
                </w:rPr>
                <w:t>-</w:t>
              </w:r>
            </w:ins>
            <w:ins w:id="497" w:author="Julian Smith" w:date="2024-07-26T11:11:00Z" w16du:dateUtc="2024-07-26T10:11:00Z">
              <w:r w:rsidR="00D30EE4" w:rsidRPr="00F226F2">
                <w:rPr>
                  <w:lang w:eastAsia="ko-KR"/>
                </w:rPr>
                <w:t>26</w:t>
              </w:r>
            </w:ins>
          </w:p>
        </w:tc>
      </w:tr>
      <w:tr w:rsidR="00754E50" w:rsidRPr="00F226F2" w14:paraId="43FA7797" w14:textId="77777777" w:rsidTr="005505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7C335A" w14:textId="77777777" w:rsidR="00754E50" w:rsidRPr="00F226F2" w:rsidRDefault="00754E50" w:rsidP="004A5E3B">
            <w:pPr>
              <w:spacing w:before="60" w:after="60"/>
              <w:rPr>
                <w:lang w:eastAsia="ko-KR"/>
              </w:rPr>
            </w:pPr>
          </w:p>
        </w:tc>
        <w:tc>
          <w:tcPr>
            <w:tcW w:w="2693" w:type="dxa"/>
          </w:tcPr>
          <w:p w14:paraId="65CAC016" w14:textId="13E81D4D" w:rsidR="00754E50" w:rsidRPr="00F226F2" w:rsidRDefault="00754E50" w:rsidP="004A5E3B">
            <w:pPr>
              <w:spacing w:before="60" w:after="60"/>
              <w:cnfStyle w:val="000000000000" w:firstRow="0" w:lastRow="0" w:firstColumn="0" w:lastColumn="0" w:oddVBand="0" w:evenVBand="0" w:oddHBand="0" w:evenHBand="0" w:firstRowFirstColumn="0" w:firstRowLastColumn="0" w:lastRowFirstColumn="0" w:lastRowLastColumn="0"/>
              <w:rPr>
                <w:lang w:eastAsia="ko-KR"/>
              </w:rPr>
            </w:pPr>
          </w:p>
        </w:tc>
        <w:tc>
          <w:tcPr>
            <w:tcW w:w="2268" w:type="dxa"/>
          </w:tcPr>
          <w:p w14:paraId="2E37F545" w14:textId="1DCE7195" w:rsidR="00754E50" w:rsidRPr="00F226F2" w:rsidRDefault="00754E50" w:rsidP="004A5E3B">
            <w:pPr>
              <w:spacing w:before="60" w:after="60"/>
              <w:cnfStyle w:val="000000000000" w:firstRow="0" w:lastRow="0" w:firstColumn="0" w:lastColumn="0" w:oddVBand="0" w:evenVBand="0" w:oddHBand="0" w:evenHBand="0" w:firstRowFirstColumn="0" w:firstRowLastColumn="0" w:lastRowFirstColumn="0" w:lastRowLastColumn="0"/>
              <w:rPr>
                <w:lang w:eastAsia="ko-KR"/>
              </w:rPr>
            </w:pPr>
          </w:p>
        </w:tc>
        <w:tc>
          <w:tcPr>
            <w:tcW w:w="1552" w:type="dxa"/>
          </w:tcPr>
          <w:p w14:paraId="33C91369" w14:textId="77777777" w:rsidR="00754E50" w:rsidRPr="00F226F2" w:rsidRDefault="00754E50" w:rsidP="004A5E3B">
            <w:pPr>
              <w:spacing w:before="60" w:after="60"/>
              <w:cnfStyle w:val="000000000000" w:firstRow="0" w:lastRow="0" w:firstColumn="0" w:lastColumn="0" w:oddVBand="0" w:evenVBand="0" w:oddHBand="0" w:evenHBand="0" w:firstRowFirstColumn="0" w:firstRowLastColumn="0" w:lastRowFirstColumn="0" w:lastRowLastColumn="0"/>
              <w:rPr>
                <w:lang w:eastAsia="ko-KR"/>
              </w:rPr>
            </w:pPr>
          </w:p>
        </w:tc>
      </w:tr>
      <w:tr w:rsidR="00754E50" w:rsidRPr="00F226F2" w14:paraId="40D652EE" w14:textId="77777777" w:rsidTr="005505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7ACAAA87" w14:textId="77777777" w:rsidR="00754E50" w:rsidRPr="00F226F2" w:rsidRDefault="00754E50" w:rsidP="004A5E3B">
            <w:pPr>
              <w:spacing w:before="60" w:after="60"/>
              <w:rPr>
                <w:lang w:eastAsia="ko-KR"/>
              </w:rPr>
            </w:pPr>
          </w:p>
        </w:tc>
        <w:tc>
          <w:tcPr>
            <w:tcW w:w="2693" w:type="dxa"/>
          </w:tcPr>
          <w:p w14:paraId="4BFCF29B" w14:textId="77777777" w:rsidR="00754E50" w:rsidRPr="00F226F2" w:rsidRDefault="00754E50" w:rsidP="004A5E3B">
            <w:pPr>
              <w:spacing w:before="60" w:after="60"/>
              <w:cnfStyle w:val="000000100000" w:firstRow="0" w:lastRow="0" w:firstColumn="0" w:lastColumn="0" w:oddVBand="0" w:evenVBand="0" w:oddHBand="1" w:evenHBand="0" w:firstRowFirstColumn="0" w:firstRowLastColumn="0" w:lastRowFirstColumn="0" w:lastRowLastColumn="0"/>
              <w:rPr>
                <w:lang w:eastAsia="ko-KR"/>
              </w:rPr>
            </w:pPr>
          </w:p>
        </w:tc>
        <w:tc>
          <w:tcPr>
            <w:tcW w:w="2268" w:type="dxa"/>
          </w:tcPr>
          <w:p w14:paraId="41F3FDFF" w14:textId="77777777" w:rsidR="00754E50" w:rsidRPr="00F226F2" w:rsidRDefault="00754E50" w:rsidP="004A5E3B">
            <w:pPr>
              <w:spacing w:before="60" w:after="60"/>
              <w:cnfStyle w:val="000000100000" w:firstRow="0" w:lastRow="0" w:firstColumn="0" w:lastColumn="0" w:oddVBand="0" w:evenVBand="0" w:oddHBand="1" w:evenHBand="0" w:firstRowFirstColumn="0" w:firstRowLastColumn="0" w:lastRowFirstColumn="0" w:lastRowLastColumn="0"/>
              <w:rPr>
                <w:lang w:eastAsia="ko-KR"/>
              </w:rPr>
            </w:pPr>
          </w:p>
        </w:tc>
        <w:tc>
          <w:tcPr>
            <w:tcW w:w="1552" w:type="dxa"/>
          </w:tcPr>
          <w:p w14:paraId="486409BC" w14:textId="77777777" w:rsidR="00754E50" w:rsidRPr="00F226F2" w:rsidRDefault="00754E50" w:rsidP="004A5E3B">
            <w:pPr>
              <w:spacing w:before="60" w:after="60"/>
              <w:cnfStyle w:val="000000100000" w:firstRow="0" w:lastRow="0" w:firstColumn="0" w:lastColumn="0" w:oddVBand="0" w:evenVBand="0" w:oddHBand="1" w:evenHBand="0" w:firstRowFirstColumn="0" w:firstRowLastColumn="0" w:lastRowFirstColumn="0" w:lastRowLastColumn="0"/>
              <w:rPr>
                <w:lang w:eastAsia="ko-KR"/>
              </w:rPr>
            </w:pPr>
          </w:p>
        </w:tc>
      </w:tr>
    </w:tbl>
    <w:p w14:paraId="3F7B9EC7" w14:textId="3E34CCE8" w:rsidR="009F21C2" w:rsidRPr="00F226F2" w:rsidRDefault="4D767A82" w:rsidP="008458A2">
      <w:pPr>
        <w:pStyle w:val="Heading2"/>
      </w:pPr>
      <w:bookmarkStart w:id="498" w:name="_Toc178778299"/>
      <w:r w:rsidRPr="00F226F2">
        <w:t>Validation</w:t>
      </w:r>
      <w:bookmarkEnd w:id="498"/>
    </w:p>
    <w:p w14:paraId="4B54C52C" w14:textId="50A82472" w:rsidR="00BC5BF4" w:rsidRPr="00F226F2" w:rsidRDefault="00BC5BF4" w:rsidP="008458A2">
      <w:r w:rsidRPr="00F226F2">
        <w:t xml:space="preserve">This section lists the </w:t>
      </w:r>
      <w:r w:rsidR="002A791C" w:rsidRPr="00F226F2">
        <w:t xml:space="preserve">validators </w:t>
      </w:r>
      <w:r w:rsidRPr="00F226F2">
        <w:t>to the new elements part of this version.</w:t>
      </w:r>
    </w:p>
    <w:tbl>
      <w:tblPr>
        <w:tblStyle w:val="ListTable3-Accent2"/>
        <w:tblW w:w="0" w:type="auto"/>
        <w:tblBorders>
          <w:insideH w:val="single" w:sz="6" w:space="0" w:color="0084C8" w:themeColor="accent2"/>
          <w:insideV w:val="single" w:sz="6" w:space="0" w:color="0084C8" w:themeColor="accent2"/>
        </w:tblBorders>
        <w:tblLook w:val="04A0" w:firstRow="1" w:lastRow="0" w:firstColumn="1" w:lastColumn="0" w:noHBand="0" w:noVBand="1"/>
      </w:tblPr>
      <w:tblGrid>
        <w:gridCol w:w="2547"/>
        <w:gridCol w:w="2693"/>
        <w:gridCol w:w="2268"/>
        <w:gridCol w:w="1552"/>
      </w:tblGrid>
      <w:tr w:rsidR="000627F1" w:rsidRPr="00F226F2" w14:paraId="12FD9604" w14:textId="77777777" w:rsidTr="005505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23C3F4EE" w14:textId="3F4E547B" w:rsidR="000627F1" w:rsidRPr="00F226F2" w:rsidRDefault="000627F1" w:rsidP="00AB5AC2">
            <w:pPr>
              <w:spacing w:before="60" w:after="60"/>
              <w:rPr>
                <w:b w:val="0"/>
                <w:bCs w:val="0"/>
                <w:lang w:eastAsia="ko-KR"/>
              </w:rPr>
            </w:pPr>
            <w:r w:rsidRPr="00F226F2">
              <w:rPr>
                <w:lang w:eastAsia="ko-KR"/>
              </w:rPr>
              <w:t xml:space="preserve">Name </w:t>
            </w:r>
          </w:p>
        </w:tc>
        <w:tc>
          <w:tcPr>
            <w:tcW w:w="2693" w:type="dxa"/>
          </w:tcPr>
          <w:p w14:paraId="2F981AD0" w14:textId="7603D621" w:rsidR="000627F1" w:rsidRPr="00F226F2" w:rsidRDefault="000627F1" w:rsidP="00AB5AC2">
            <w:pPr>
              <w:spacing w:before="60" w:after="60"/>
              <w:cnfStyle w:val="100000000000" w:firstRow="1" w:lastRow="0" w:firstColumn="0" w:lastColumn="0" w:oddVBand="0" w:evenVBand="0" w:oddHBand="0" w:evenHBand="0" w:firstRowFirstColumn="0" w:firstRowLastColumn="0" w:lastRowFirstColumn="0" w:lastRowLastColumn="0"/>
              <w:rPr>
                <w:b w:val="0"/>
                <w:bCs w:val="0"/>
                <w:lang w:eastAsia="ko-KR"/>
              </w:rPr>
            </w:pPr>
            <w:r w:rsidRPr="00F226F2">
              <w:rPr>
                <w:lang w:eastAsia="ko-KR"/>
              </w:rPr>
              <w:t>Function</w:t>
            </w:r>
          </w:p>
        </w:tc>
        <w:tc>
          <w:tcPr>
            <w:tcW w:w="2268" w:type="dxa"/>
          </w:tcPr>
          <w:p w14:paraId="6CBB6E97" w14:textId="1C4BC8BB" w:rsidR="000627F1" w:rsidRPr="00F226F2" w:rsidRDefault="000627F1" w:rsidP="00AB5AC2">
            <w:pPr>
              <w:spacing w:before="60" w:after="60"/>
              <w:cnfStyle w:val="100000000000" w:firstRow="1" w:lastRow="0" w:firstColumn="0" w:lastColumn="0" w:oddVBand="0" w:evenVBand="0" w:oddHBand="0" w:evenHBand="0" w:firstRowFirstColumn="0" w:firstRowLastColumn="0" w:lastRowFirstColumn="0" w:lastRowLastColumn="0"/>
              <w:rPr>
                <w:b w:val="0"/>
                <w:bCs w:val="0"/>
                <w:lang w:eastAsia="ko-KR"/>
              </w:rPr>
            </w:pPr>
            <w:r w:rsidRPr="00F226F2">
              <w:rPr>
                <w:lang w:eastAsia="ko-KR"/>
              </w:rPr>
              <w:t>Topic</w:t>
            </w:r>
          </w:p>
        </w:tc>
        <w:tc>
          <w:tcPr>
            <w:tcW w:w="1552" w:type="dxa"/>
          </w:tcPr>
          <w:p w14:paraId="79497AEC" w14:textId="2DCB5653" w:rsidR="000627F1" w:rsidRPr="00F226F2" w:rsidRDefault="000627F1" w:rsidP="00AB5AC2">
            <w:pPr>
              <w:spacing w:before="60" w:after="60"/>
              <w:cnfStyle w:val="100000000000" w:firstRow="1" w:lastRow="0" w:firstColumn="0" w:lastColumn="0" w:oddVBand="0" w:evenVBand="0" w:oddHBand="0" w:evenHBand="0" w:firstRowFirstColumn="0" w:firstRowLastColumn="0" w:lastRowFirstColumn="0" w:lastRowLastColumn="0"/>
              <w:rPr>
                <w:b w:val="0"/>
                <w:bCs w:val="0"/>
                <w:lang w:eastAsia="ko-KR"/>
              </w:rPr>
            </w:pPr>
            <w:r w:rsidRPr="00F226F2">
              <w:rPr>
                <w:lang w:eastAsia="ko-KR"/>
              </w:rPr>
              <w:t>Date</w:t>
            </w:r>
          </w:p>
        </w:tc>
      </w:tr>
      <w:tr w:rsidR="003617C3" w:rsidRPr="00F226F2" w14:paraId="3723BC3E" w14:textId="77777777" w:rsidTr="00550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70C8AF" w14:textId="77777777" w:rsidR="003617C3" w:rsidRPr="00F226F2" w:rsidRDefault="003617C3" w:rsidP="00AB5AC2">
            <w:pPr>
              <w:spacing w:before="60" w:after="60"/>
              <w:rPr>
                <w:lang w:eastAsia="ko-KR"/>
              </w:rPr>
            </w:pPr>
          </w:p>
        </w:tc>
        <w:tc>
          <w:tcPr>
            <w:tcW w:w="2693" w:type="dxa"/>
          </w:tcPr>
          <w:p w14:paraId="72CFA203" w14:textId="2836887F" w:rsidR="003617C3" w:rsidRPr="00F226F2" w:rsidRDefault="001B15FA" w:rsidP="00AB5AC2">
            <w:pPr>
              <w:spacing w:before="60" w:after="60"/>
              <w:cnfStyle w:val="000000100000" w:firstRow="0" w:lastRow="0" w:firstColumn="0" w:lastColumn="0" w:oddVBand="0" w:evenVBand="0" w:oddHBand="1" w:evenHBand="0" w:firstRowFirstColumn="0" w:firstRowLastColumn="0" w:lastRowFirstColumn="0" w:lastRowLastColumn="0"/>
              <w:rPr>
                <w:lang w:eastAsia="ko-KR"/>
              </w:rPr>
            </w:pPr>
            <w:r w:rsidRPr="00F226F2">
              <w:rPr>
                <w:lang w:eastAsia="ko-KR"/>
              </w:rPr>
              <w:t>Process Owner</w:t>
            </w:r>
          </w:p>
        </w:tc>
        <w:tc>
          <w:tcPr>
            <w:tcW w:w="2268" w:type="dxa"/>
          </w:tcPr>
          <w:p w14:paraId="4F319EBC" w14:textId="66ACC681" w:rsidR="003617C3" w:rsidRPr="00F226F2" w:rsidRDefault="003617C3" w:rsidP="00AB5AC2">
            <w:pPr>
              <w:spacing w:before="60" w:after="60"/>
              <w:cnfStyle w:val="000000100000" w:firstRow="0" w:lastRow="0" w:firstColumn="0" w:lastColumn="0" w:oddVBand="0" w:evenVBand="0" w:oddHBand="1" w:evenHBand="0" w:firstRowFirstColumn="0" w:firstRowLastColumn="0" w:lastRowFirstColumn="0" w:lastRowLastColumn="0"/>
              <w:rPr>
                <w:lang w:eastAsia="ko-KR"/>
              </w:rPr>
            </w:pPr>
            <w:r w:rsidRPr="00F226F2">
              <w:rPr>
                <w:lang w:eastAsia="ko-KR"/>
              </w:rPr>
              <w:t>Logical Data Model</w:t>
            </w:r>
          </w:p>
        </w:tc>
        <w:tc>
          <w:tcPr>
            <w:tcW w:w="1552" w:type="dxa"/>
          </w:tcPr>
          <w:p w14:paraId="22872F06" w14:textId="1863FEC6" w:rsidR="003617C3" w:rsidRPr="00F226F2" w:rsidRDefault="003617C3" w:rsidP="00AB5AC2">
            <w:pPr>
              <w:spacing w:before="60" w:after="60"/>
              <w:cnfStyle w:val="000000100000" w:firstRow="0" w:lastRow="0" w:firstColumn="0" w:lastColumn="0" w:oddVBand="0" w:evenVBand="0" w:oddHBand="1" w:evenHBand="0" w:firstRowFirstColumn="0" w:firstRowLastColumn="0" w:lastRowFirstColumn="0" w:lastRowLastColumn="0"/>
              <w:rPr>
                <w:lang w:eastAsia="ko-KR"/>
              </w:rPr>
            </w:pPr>
          </w:p>
        </w:tc>
      </w:tr>
      <w:tr w:rsidR="003617C3" w:rsidRPr="00F226F2" w14:paraId="0A9DB87B" w14:textId="77777777" w:rsidTr="005505E6">
        <w:tc>
          <w:tcPr>
            <w:cnfStyle w:val="001000000000" w:firstRow="0" w:lastRow="0" w:firstColumn="1" w:lastColumn="0" w:oddVBand="0" w:evenVBand="0" w:oddHBand="0" w:evenHBand="0" w:firstRowFirstColumn="0" w:firstRowLastColumn="0" w:lastRowFirstColumn="0" w:lastRowLastColumn="0"/>
            <w:tcW w:w="2547" w:type="dxa"/>
          </w:tcPr>
          <w:p w14:paraId="70F95FCD" w14:textId="77777777" w:rsidR="003617C3" w:rsidRPr="00F226F2" w:rsidRDefault="003617C3" w:rsidP="00AB5AC2">
            <w:pPr>
              <w:spacing w:before="60" w:after="60"/>
              <w:rPr>
                <w:lang w:eastAsia="ko-KR"/>
              </w:rPr>
            </w:pPr>
          </w:p>
        </w:tc>
        <w:tc>
          <w:tcPr>
            <w:tcW w:w="2693" w:type="dxa"/>
          </w:tcPr>
          <w:p w14:paraId="29DD2E0A" w14:textId="57B9498A" w:rsidR="003617C3" w:rsidRPr="00F226F2" w:rsidRDefault="001B15FA" w:rsidP="00AB5AC2">
            <w:pPr>
              <w:spacing w:before="60" w:after="60"/>
              <w:cnfStyle w:val="000000000000" w:firstRow="0" w:lastRow="0" w:firstColumn="0" w:lastColumn="0" w:oddVBand="0" w:evenVBand="0" w:oddHBand="0" w:evenHBand="0" w:firstRowFirstColumn="0" w:firstRowLastColumn="0" w:lastRowFirstColumn="0" w:lastRowLastColumn="0"/>
              <w:rPr>
                <w:lang w:eastAsia="ko-KR"/>
              </w:rPr>
            </w:pPr>
            <w:r w:rsidRPr="00F226F2">
              <w:rPr>
                <w:lang w:eastAsia="ko-KR"/>
              </w:rPr>
              <w:t>Su</w:t>
            </w:r>
            <w:r w:rsidR="00CA4BC9" w:rsidRPr="00F226F2">
              <w:rPr>
                <w:lang w:eastAsia="ko-KR"/>
              </w:rPr>
              <w:t>bject Matter Expert</w:t>
            </w:r>
          </w:p>
        </w:tc>
        <w:tc>
          <w:tcPr>
            <w:tcW w:w="2268" w:type="dxa"/>
          </w:tcPr>
          <w:p w14:paraId="147E50C4" w14:textId="0340A007" w:rsidR="003617C3" w:rsidRPr="00F226F2" w:rsidRDefault="00CA4BC9" w:rsidP="00AB5AC2">
            <w:pPr>
              <w:spacing w:before="60" w:after="60"/>
              <w:cnfStyle w:val="000000000000" w:firstRow="0" w:lastRow="0" w:firstColumn="0" w:lastColumn="0" w:oddVBand="0" w:evenVBand="0" w:oddHBand="0" w:evenHBand="0" w:firstRowFirstColumn="0" w:firstRowLastColumn="0" w:lastRowFirstColumn="0" w:lastRowLastColumn="0"/>
              <w:rPr>
                <w:lang w:eastAsia="ko-KR"/>
              </w:rPr>
            </w:pPr>
            <w:r w:rsidRPr="00F226F2">
              <w:rPr>
                <w:lang w:eastAsia="ko-KR"/>
              </w:rPr>
              <w:t>Logical Data Model</w:t>
            </w:r>
          </w:p>
        </w:tc>
        <w:tc>
          <w:tcPr>
            <w:tcW w:w="1552" w:type="dxa"/>
          </w:tcPr>
          <w:p w14:paraId="253C0522" w14:textId="3A8ED496" w:rsidR="003617C3" w:rsidRPr="00F226F2" w:rsidRDefault="003617C3" w:rsidP="00AB5AC2">
            <w:pPr>
              <w:spacing w:before="60" w:after="60"/>
              <w:cnfStyle w:val="000000000000" w:firstRow="0" w:lastRow="0" w:firstColumn="0" w:lastColumn="0" w:oddVBand="0" w:evenVBand="0" w:oddHBand="0" w:evenHBand="0" w:firstRowFirstColumn="0" w:firstRowLastColumn="0" w:lastRowFirstColumn="0" w:lastRowLastColumn="0"/>
              <w:rPr>
                <w:lang w:eastAsia="ko-KR"/>
              </w:rPr>
            </w:pPr>
          </w:p>
        </w:tc>
      </w:tr>
      <w:tr w:rsidR="00134671" w:rsidRPr="00F226F2" w:rsidDel="00184D00" w14:paraId="00A75330" w14:textId="0865E1D1" w:rsidTr="005505E6">
        <w:trPr>
          <w:cnfStyle w:val="000000100000" w:firstRow="0" w:lastRow="0" w:firstColumn="0" w:lastColumn="0" w:oddVBand="0" w:evenVBand="0" w:oddHBand="1" w:evenHBand="0" w:firstRowFirstColumn="0" w:firstRowLastColumn="0" w:lastRowFirstColumn="0" w:lastRowLastColumn="0"/>
          <w:del w:id="499" w:author="Yves Houtevels" w:date="2024-07-30T09:43:00Z"/>
        </w:trPr>
        <w:tc>
          <w:tcPr>
            <w:cnfStyle w:val="001000000000" w:firstRow="0" w:lastRow="0" w:firstColumn="1" w:lastColumn="0" w:oddVBand="0" w:evenVBand="0" w:oddHBand="0" w:evenHBand="0" w:firstRowFirstColumn="0" w:firstRowLastColumn="0" w:lastRowFirstColumn="0" w:lastRowLastColumn="0"/>
            <w:tcW w:w="2547" w:type="dxa"/>
          </w:tcPr>
          <w:p w14:paraId="2B393F40" w14:textId="4A3F79B4" w:rsidR="00134671" w:rsidRPr="00F226F2" w:rsidDel="00184D00" w:rsidRDefault="003A2E2D" w:rsidP="00AB5AC2">
            <w:pPr>
              <w:spacing w:before="60" w:after="60"/>
              <w:rPr>
                <w:del w:id="500" w:author="Yves Houtevels" w:date="2024-07-30T09:43:00Z" w16du:dateUtc="2024-07-30T07:43:00Z"/>
                <w:lang w:eastAsia="ko-KR"/>
              </w:rPr>
            </w:pPr>
            <w:del w:id="501" w:author="Yves Houtevels" w:date="2024-07-30T09:43:00Z" w16du:dateUtc="2024-07-30T07:43:00Z">
              <w:r w:rsidRPr="00F226F2" w:rsidDel="00184D00">
                <w:rPr>
                  <w:lang w:eastAsia="ko-KR"/>
                </w:rPr>
                <w:delText>Oleksander D</w:delText>
              </w:r>
              <w:r w:rsidR="00CD526B" w:rsidRPr="00F226F2" w:rsidDel="00184D00">
                <w:rPr>
                  <w:lang w:eastAsia="ko-KR"/>
                </w:rPr>
                <w:delText>emydenko</w:delText>
              </w:r>
            </w:del>
          </w:p>
        </w:tc>
        <w:tc>
          <w:tcPr>
            <w:tcW w:w="2693" w:type="dxa"/>
          </w:tcPr>
          <w:p w14:paraId="4E3C3A9D" w14:textId="002CC4CA" w:rsidR="00134671" w:rsidRPr="00F226F2" w:rsidDel="00184D00" w:rsidRDefault="00134671" w:rsidP="00AB5AC2">
            <w:pPr>
              <w:spacing w:before="60" w:after="60"/>
              <w:cnfStyle w:val="000000100000" w:firstRow="0" w:lastRow="0" w:firstColumn="0" w:lastColumn="0" w:oddVBand="0" w:evenVBand="0" w:oddHBand="1" w:evenHBand="0" w:firstRowFirstColumn="0" w:firstRowLastColumn="0" w:lastRowFirstColumn="0" w:lastRowLastColumn="0"/>
              <w:rPr>
                <w:del w:id="502" w:author="Yves Houtevels" w:date="2024-07-30T09:43:00Z" w16du:dateUtc="2024-07-30T07:43:00Z"/>
                <w:lang w:eastAsia="ko-KR"/>
              </w:rPr>
            </w:pPr>
            <w:del w:id="503" w:author="Yves Houtevels" w:date="2024-07-30T09:43:00Z" w16du:dateUtc="2024-07-30T07:43:00Z">
              <w:r w:rsidRPr="00F226F2" w:rsidDel="00184D00">
                <w:rPr>
                  <w:lang w:eastAsia="ko-KR"/>
                </w:rPr>
                <w:delText>Business Analyst</w:delText>
              </w:r>
            </w:del>
          </w:p>
        </w:tc>
        <w:tc>
          <w:tcPr>
            <w:tcW w:w="2268" w:type="dxa"/>
          </w:tcPr>
          <w:p w14:paraId="77A173FF" w14:textId="5086170E" w:rsidR="00134671" w:rsidRPr="00F226F2" w:rsidDel="00184D00" w:rsidRDefault="00134671" w:rsidP="00AB5AC2">
            <w:pPr>
              <w:spacing w:before="60" w:after="60"/>
              <w:cnfStyle w:val="000000100000" w:firstRow="0" w:lastRow="0" w:firstColumn="0" w:lastColumn="0" w:oddVBand="0" w:evenVBand="0" w:oddHBand="1" w:evenHBand="0" w:firstRowFirstColumn="0" w:firstRowLastColumn="0" w:lastRowFirstColumn="0" w:lastRowLastColumn="0"/>
              <w:rPr>
                <w:del w:id="504" w:author="Yves Houtevels" w:date="2024-07-30T09:43:00Z" w16du:dateUtc="2024-07-30T07:43:00Z"/>
                <w:lang w:eastAsia="ko-KR"/>
              </w:rPr>
            </w:pPr>
            <w:del w:id="505" w:author="Yves Houtevels" w:date="2024-07-30T09:43:00Z" w16du:dateUtc="2024-07-30T07:43:00Z">
              <w:r w:rsidRPr="00F226F2" w:rsidDel="00184D00">
                <w:rPr>
                  <w:lang w:eastAsia="ko-KR"/>
                </w:rPr>
                <w:delText>All</w:delText>
              </w:r>
            </w:del>
          </w:p>
        </w:tc>
        <w:tc>
          <w:tcPr>
            <w:tcW w:w="1552" w:type="dxa"/>
          </w:tcPr>
          <w:p w14:paraId="07EBEB1C" w14:textId="432F4B3B" w:rsidR="00134671" w:rsidRPr="00F226F2" w:rsidDel="00184D00" w:rsidRDefault="00134671" w:rsidP="00AB5AC2">
            <w:pPr>
              <w:spacing w:before="60" w:after="60"/>
              <w:cnfStyle w:val="000000100000" w:firstRow="0" w:lastRow="0" w:firstColumn="0" w:lastColumn="0" w:oddVBand="0" w:evenVBand="0" w:oddHBand="1" w:evenHBand="0" w:firstRowFirstColumn="0" w:firstRowLastColumn="0" w:lastRowFirstColumn="0" w:lastRowLastColumn="0"/>
              <w:rPr>
                <w:del w:id="506" w:author="Yves Houtevels" w:date="2024-07-30T09:43:00Z" w16du:dateUtc="2024-07-30T07:43:00Z"/>
                <w:lang w:eastAsia="ko-KR"/>
              </w:rPr>
            </w:pPr>
          </w:p>
        </w:tc>
      </w:tr>
      <w:tr w:rsidR="00134671" w:rsidRPr="00F226F2" w:rsidDel="00184D00" w14:paraId="79DAF7E4" w14:textId="00AA5D05" w:rsidTr="005505E6">
        <w:trPr>
          <w:del w:id="507" w:author="Yves Houtevels" w:date="2024-07-30T09:43:00Z"/>
        </w:trPr>
        <w:tc>
          <w:tcPr>
            <w:cnfStyle w:val="001000000000" w:firstRow="0" w:lastRow="0" w:firstColumn="1" w:lastColumn="0" w:oddVBand="0" w:evenVBand="0" w:oddHBand="0" w:evenHBand="0" w:firstRowFirstColumn="0" w:firstRowLastColumn="0" w:lastRowFirstColumn="0" w:lastRowLastColumn="0"/>
            <w:tcW w:w="2547" w:type="dxa"/>
          </w:tcPr>
          <w:p w14:paraId="321F839E" w14:textId="4794B810" w:rsidR="003A2E2D" w:rsidRPr="00F226F2" w:rsidDel="00184D00" w:rsidRDefault="003A2E2D" w:rsidP="00AB5AC2">
            <w:pPr>
              <w:spacing w:before="60" w:after="60"/>
              <w:rPr>
                <w:del w:id="508" w:author="Yves Houtevels" w:date="2024-07-30T09:43:00Z" w16du:dateUtc="2024-07-30T07:43:00Z"/>
                <w:lang w:eastAsia="ko-KR"/>
              </w:rPr>
            </w:pPr>
            <w:del w:id="509" w:author="Yves Houtevels" w:date="2024-07-30T09:43:00Z" w16du:dateUtc="2024-07-30T07:43:00Z">
              <w:r w:rsidRPr="00F226F2" w:rsidDel="00184D00">
                <w:rPr>
                  <w:lang w:eastAsia="ko-KR"/>
                </w:rPr>
                <w:delText>Oleksander D</w:delText>
              </w:r>
              <w:r w:rsidR="00CD526B" w:rsidRPr="00F226F2" w:rsidDel="00184D00">
                <w:rPr>
                  <w:lang w:eastAsia="ko-KR"/>
                </w:rPr>
                <w:delText>emydenko</w:delText>
              </w:r>
            </w:del>
          </w:p>
        </w:tc>
        <w:tc>
          <w:tcPr>
            <w:tcW w:w="2693" w:type="dxa"/>
          </w:tcPr>
          <w:p w14:paraId="7E09250D" w14:textId="2F660CF0" w:rsidR="00134671" w:rsidRPr="00F226F2" w:rsidDel="00184D00" w:rsidRDefault="00134671" w:rsidP="00AB5AC2">
            <w:pPr>
              <w:spacing w:before="60" w:after="60"/>
              <w:cnfStyle w:val="000000000000" w:firstRow="0" w:lastRow="0" w:firstColumn="0" w:lastColumn="0" w:oddVBand="0" w:evenVBand="0" w:oddHBand="0" w:evenHBand="0" w:firstRowFirstColumn="0" w:firstRowLastColumn="0" w:lastRowFirstColumn="0" w:lastRowLastColumn="0"/>
              <w:rPr>
                <w:del w:id="510" w:author="Yves Houtevels" w:date="2024-07-30T09:43:00Z" w16du:dateUtc="2024-07-30T07:43:00Z"/>
                <w:lang w:eastAsia="ko-KR"/>
              </w:rPr>
            </w:pPr>
            <w:del w:id="511" w:author="Yves Houtevels" w:date="2024-07-30T09:43:00Z" w16du:dateUtc="2024-07-30T07:43:00Z">
              <w:r w:rsidRPr="00F226F2" w:rsidDel="00184D00">
                <w:rPr>
                  <w:lang w:eastAsia="ko-KR"/>
                </w:rPr>
                <w:delText>Technical Product Owner</w:delText>
              </w:r>
            </w:del>
          </w:p>
        </w:tc>
        <w:tc>
          <w:tcPr>
            <w:tcW w:w="2268" w:type="dxa"/>
          </w:tcPr>
          <w:p w14:paraId="67DE840C" w14:textId="790B25D5" w:rsidR="00134671" w:rsidRPr="00F226F2" w:rsidDel="00184D00" w:rsidRDefault="00134671" w:rsidP="00AB5AC2">
            <w:pPr>
              <w:spacing w:before="60" w:after="60"/>
              <w:cnfStyle w:val="000000000000" w:firstRow="0" w:lastRow="0" w:firstColumn="0" w:lastColumn="0" w:oddVBand="0" w:evenVBand="0" w:oddHBand="0" w:evenHBand="0" w:firstRowFirstColumn="0" w:firstRowLastColumn="0" w:lastRowFirstColumn="0" w:lastRowLastColumn="0"/>
              <w:rPr>
                <w:del w:id="512" w:author="Yves Houtevels" w:date="2024-07-30T09:43:00Z" w16du:dateUtc="2024-07-30T07:43:00Z"/>
                <w:lang w:eastAsia="ko-KR"/>
              </w:rPr>
            </w:pPr>
            <w:del w:id="513" w:author="Yves Houtevels" w:date="2024-07-30T09:43:00Z" w16du:dateUtc="2024-07-30T07:43:00Z">
              <w:r w:rsidRPr="00F226F2" w:rsidDel="00184D00">
                <w:rPr>
                  <w:lang w:eastAsia="ko-KR"/>
                </w:rPr>
                <w:delText>All</w:delText>
              </w:r>
            </w:del>
          </w:p>
        </w:tc>
        <w:tc>
          <w:tcPr>
            <w:tcW w:w="1552" w:type="dxa"/>
          </w:tcPr>
          <w:p w14:paraId="3FDF7010" w14:textId="3BB743A1" w:rsidR="00134671" w:rsidRPr="00F226F2" w:rsidDel="00184D00" w:rsidRDefault="00134671" w:rsidP="00AB5AC2">
            <w:pPr>
              <w:spacing w:before="60" w:after="60"/>
              <w:cnfStyle w:val="000000000000" w:firstRow="0" w:lastRow="0" w:firstColumn="0" w:lastColumn="0" w:oddVBand="0" w:evenVBand="0" w:oddHBand="0" w:evenHBand="0" w:firstRowFirstColumn="0" w:firstRowLastColumn="0" w:lastRowFirstColumn="0" w:lastRowLastColumn="0"/>
              <w:rPr>
                <w:del w:id="514" w:author="Yves Houtevels" w:date="2024-07-30T09:43:00Z" w16du:dateUtc="2024-07-30T07:43:00Z"/>
                <w:lang w:eastAsia="ko-KR"/>
              </w:rPr>
            </w:pPr>
          </w:p>
        </w:tc>
      </w:tr>
      <w:tr w:rsidR="00134671" w:rsidRPr="00F226F2" w14:paraId="4CEA225D" w14:textId="77777777" w:rsidTr="00550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7D3651" w14:textId="0C9C8B6E" w:rsidR="00134671" w:rsidRPr="00F226F2" w:rsidRDefault="00134671" w:rsidP="00AB5AC2">
            <w:pPr>
              <w:spacing w:before="60" w:after="60"/>
              <w:rPr>
                <w:lang w:eastAsia="ko-KR"/>
              </w:rPr>
            </w:pPr>
            <w:del w:id="515" w:author="Yves Houtevels" w:date="2024-07-30T09:43:00Z" w16du:dateUtc="2024-07-30T07:43:00Z">
              <w:r w:rsidRPr="00F226F2" w:rsidDel="00184D00">
                <w:rPr>
                  <w:lang w:eastAsia="ko-KR"/>
                </w:rPr>
                <w:delText>Bart Degroote</w:delText>
              </w:r>
            </w:del>
            <w:ins w:id="516" w:author="Yves Houtevels" w:date="2024-07-30T09:43:00Z" w16du:dateUtc="2024-07-30T07:43:00Z">
              <w:r w:rsidR="00184D00" w:rsidRPr="00F226F2">
                <w:rPr>
                  <w:lang w:eastAsia="ko-KR"/>
                </w:rPr>
                <w:t>Yves Houtevels</w:t>
              </w:r>
            </w:ins>
          </w:p>
        </w:tc>
        <w:tc>
          <w:tcPr>
            <w:tcW w:w="2693" w:type="dxa"/>
          </w:tcPr>
          <w:p w14:paraId="6D99B08B" w14:textId="5B1D3855" w:rsidR="00134671" w:rsidRPr="00F226F2" w:rsidRDefault="00134671" w:rsidP="00AB5AC2">
            <w:pPr>
              <w:spacing w:before="60" w:after="60"/>
              <w:cnfStyle w:val="000000100000" w:firstRow="0" w:lastRow="0" w:firstColumn="0" w:lastColumn="0" w:oddVBand="0" w:evenVBand="0" w:oddHBand="1" w:evenHBand="0" w:firstRowFirstColumn="0" w:firstRowLastColumn="0" w:lastRowFirstColumn="0" w:lastRowLastColumn="0"/>
              <w:rPr>
                <w:lang w:eastAsia="ko-KR"/>
              </w:rPr>
            </w:pPr>
            <w:r w:rsidRPr="00F226F2">
              <w:rPr>
                <w:lang w:eastAsia="ko-KR"/>
              </w:rPr>
              <w:t>Domain Architect</w:t>
            </w:r>
          </w:p>
        </w:tc>
        <w:tc>
          <w:tcPr>
            <w:tcW w:w="2268" w:type="dxa"/>
          </w:tcPr>
          <w:p w14:paraId="11213CA9" w14:textId="0B070C2B" w:rsidR="00134671" w:rsidRPr="00F226F2" w:rsidRDefault="00134671" w:rsidP="00AB5AC2">
            <w:pPr>
              <w:spacing w:before="60" w:after="60"/>
              <w:cnfStyle w:val="000000100000" w:firstRow="0" w:lastRow="0" w:firstColumn="0" w:lastColumn="0" w:oddVBand="0" w:evenVBand="0" w:oddHBand="1" w:evenHBand="0" w:firstRowFirstColumn="0" w:firstRowLastColumn="0" w:lastRowFirstColumn="0" w:lastRowLastColumn="0"/>
              <w:rPr>
                <w:lang w:eastAsia="ko-KR"/>
              </w:rPr>
            </w:pPr>
            <w:r w:rsidRPr="00F226F2">
              <w:rPr>
                <w:lang w:eastAsia="ko-KR"/>
              </w:rPr>
              <w:t>All</w:t>
            </w:r>
          </w:p>
        </w:tc>
        <w:tc>
          <w:tcPr>
            <w:tcW w:w="1552" w:type="dxa"/>
          </w:tcPr>
          <w:p w14:paraId="3C16ACA6" w14:textId="3817BA34" w:rsidR="00134671" w:rsidRPr="00F226F2" w:rsidRDefault="00134671" w:rsidP="00AB5AC2">
            <w:pPr>
              <w:spacing w:before="60" w:after="60"/>
              <w:cnfStyle w:val="000000100000" w:firstRow="0" w:lastRow="0" w:firstColumn="0" w:lastColumn="0" w:oddVBand="0" w:evenVBand="0" w:oddHBand="1" w:evenHBand="0" w:firstRowFirstColumn="0" w:firstRowLastColumn="0" w:lastRowFirstColumn="0" w:lastRowLastColumn="0"/>
              <w:rPr>
                <w:lang w:eastAsia="ko-KR"/>
              </w:rPr>
            </w:pPr>
          </w:p>
        </w:tc>
      </w:tr>
      <w:tr w:rsidR="00134671" w:rsidRPr="00F226F2" w14:paraId="20954C7E" w14:textId="77777777" w:rsidTr="005505E6">
        <w:tc>
          <w:tcPr>
            <w:cnfStyle w:val="001000000000" w:firstRow="0" w:lastRow="0" w:firstColumn="1" w:lastColumn="0" w:oddVBand="0" w:evenVBand="0" w:oddHBand="0" w:evenHBand="0" w:firstRowFirstColumn="0" w:firstRowLastColumn="0" w:lastRowFirstColumn="0" w:lastRowLastColumn="0"/>
            <w:tcW w:w="2547" w:type="dxa"/>
          </w:tcPr>
          <w:p w14:paraId="4D351D41" w14:textId="5EB5510C" w:rsidR="00134671" w:rsidRPr="00F226F2" w:rsidRDefault="00134671" w:rsidP="00AB5AC2">
            <w:pPr>
              <w:spacing w:before="60" w:after="60"/>
              <w:rPr>
                <w:lang w:eastAsia="ko-KR"/>
              </w:rPr>
            </w:pPr>
            <w:r w:rsidRPr="00F226F2">
              <w:rPr>
                <w:lang w:eastAsia="ko-KR"/>
              </w:rPr>
              <w:t>J-Fr. Bauduin</w:t>
            </w:r>
          </w:p>
        </w:tc>
        <w:tc>
          <w:tcPr>
            <w:tcW w:w="2693" w:type="dxa"/>
          </w:tcPr>
          <w:p w14:paraId="09B02DCB" w14:textId="174A431B" w:rsidR="00134671" w:rsidRPr="00F226F2" w:rsidRDefault="00F54BCE" w:rsidP="00AB5AC2">
            <w:pPr>
              <w:spacing w:before="60" w:after="60"/>
              <w:cnfStyle w:val="000000000000" w:firstRow="0" w:lastRow="0" w:firstColumn="0" w:lastColumn="0" w:oddVBand="0" w:evenVBand="0" w:oddHBand="0" w:evenHBand="0" w:firstRowFirstColumn="0" w:firstRowLastColumn="0" w:lastRowFirstColumn="0" w:lastRowLastColumn="0"/>
              <w:rPr>
                <w:lang w:eastAsia="ko-KR"/>
              </w:rPr>
            </w:pPr>
            <w:r w:rsidRPr="00F226F2">
              <w:rPr>
                <w:lang w:eastAsia="ko-KR"/>
              </w:rPr>
              <w:t xml:space="preserve">Lead </w:t>
            </w:r>
            <w:r w:rsidR="00134671" w:rsidRPr="00F226F2">
              <w:rPr>
                <w:lang w:eastAsia="ko-KR"/>
              </w:rPr>
              <w:t>Enterprise Architect</w:t>
            </w:r>
          </w:p>
        </w:tc>
        <w:tc>
          <w:tcPr>
            <w:tcW w:w="2268" w:type="dxa"/>
          </w:tcPr>
          <w:p w14:paraId="7E34A7E8" w14:textId="67E7EA74" w:rsidR="00134671" w:rsidRPr="00F226F2" w:rsidRDefault="00134671" w:rsidP="00AB5AC2">
            <w:pPr>
              <w:spacing w:before="60" w:after="60"/>
              <w:cnfStyle w:val="000000000000" w:firstRow="0" w:lastRow="0" w:firstColumn="0" w:lastColumn="0" w:oddVBand="0" w:evenVBand="0" w:oddHBand="0" w:evenHBand="0" w:firstRowFirstColumn="0" w:firstRowLastColumn="0" w:lastRowFirstColumn="0" w:lastRowLastColumn="0"/>
              <w:rPr>
                <w:lang w:eastAsia="ko-KR"/>
              </w:rPr>
            </w:pPr>
            <w:r w:rsidRPr="00F226F2">
              <w:rPr>
                <w:lang w:eastAsia="ko-KR"/>
              </w:rPr>
              <w:t>All</w:t>
            </w:r>
          </w:p>
        </w:tc>
        <w:tc>
          <w:tcPr>
            <w:tcW w:w="1552" w:type="dxa"/>
          </w:tcPr>
          <w:p w14:paraId="46D97CCB" w14:textId="014F4160" w:rsidR="00134671" w:rsidRPr="00F226F2" w:rsidRDefault="00134671" w:rsidP="00AB5AC2">
            <w:pPr>
              <w:spacing w:before="60" w:after="60"/>
              <w:cnfStyle w:val="000000000000" w:firstRow="0" w:lastRow="0" w:firstColumn="0" w:lastColumn="0" w:oddVBand="0" w:evenVBand="0" w:oddHBand="0" w:evenHBand="0" w:firstRowFirstColumn="0" w:firstRowLastColumn="0" w:lastRowFirstColumn="0" w:lastRowLastColumn="0"/>
              <w:rPr>
                <w:lang w:eastAsia="ko-KR"/>
              </w:rPr>
            </w:pPr>
          </w:p>
        </w:tc>
      </w:tr>
    </w:tbl>
    <w:p w14:paraId="4027295C" w14:textId="42E26285" w:rsidR="00C273C5" w:rsidRPr="00F226F2" w:rsidRDefault="00C273C5" w:rsidP="008458A2"/>
    <w:p w14:paraId="54BFF73D" w14:textId="6C6CEF32" w:rsidR="700EE747" w:rsidRPr="00F226F2" w:rsidRDefault="700EE747" w:rsidP="008458A2">
      <w:pPr>
        <w:rPr>
          <w:rFonts w:eastAsia="Calibri"/>
        </w:rPr>
      </w:pPr>
    </w:p>
    <w:p w14:paraId="01EA53C6" w14:textId="673F4AE0" w:rsidR="00E7436E" w:rsidRPr="00F226F2" w:rsidRDefault="00E7436E" w:rsidP="008458A2">
      <w:r w:rsidRPr="00F226F2">
        <w:br w:type="page"/>
      </w:r>
    </w:p>
    <w:p w14:paraId="3810BB52" w14:textId="0BB8FBDB" w:rsidR="700EE747" w:rsidRPr="00F226F2" w:rsidRDefault="700EE747" w:rsidP="008458A2">
      <w:pPr>
        <w:pStyle w:val="Heading2"/>
      </w:pPr>
      <w:bookmarkStart w:id="517" w:name="_Toc178778300"/>
      <w:r w:rsidRPr="00F226F2">
        <w:t>Glossary</w:t>
      </w:r>
      <w:bookmarkEnd w:id="517"/>
    </w:p>
    <w:p w14:paraId="1A2229FE" w14:textId="5B226768" w:rsidR="00971969" w:rsidRPr="00F226F2" w:rsidRDefault="00850212" w:rsidP="007923E1">
      <w:pPr>
        <w:pStyle w:val="Heading3"/>
      </w:pPr>
      <w:r w:rsidRPr="00F226F2">
        <w:t>A</w:t>
      </w:r>
      <w:r w:rsidR="00971969" w:rsidRPr="00F226F2">
        <w:t xml:space="preserve">rchitecture and </w:t>
      </w:r>
      <w:r w:rsidRPr="00F226F2">
        <w:t>A</w:t>
      </w:r>
      <w:r w:rsidR="00971969" w:rsidRPr="00F226F2">
        <w:t>pplications</w:t>
      </w:r>
    </w:p>
    <w:p w14:paraId="11C8D5A6" w14:textId="7F717AD2" w:rsidR="009B1E40" w:rsidRPr="00F226F2" w:rsidRDefault="00E76AD5" w:rsidP="008458A2">
      <w:pPr>
        <w:rPr>
          <w:ins w:id="518" w:author="Yves Houtevels" w:date="2024-07-30T09:47:00Z" w16du:dateUtc="2024-07-30T07:47:00Z"/>
        </w:rPr>
      </w:pPr>
      <w:r w:rsidRPr="00F226F2">
        <w:t xml:space="preserve">This </w:t>
      </w:r>
      <w:hyperlink r:id="rId11" w:history="1">
        <w:r w:rsidR="00850212" w:rsidRPr="00F226F2">
          <w:rPr>
            <w:rStyle w:val="Hyperlink"/>
            <w:szCs w:val="20"/>
          </w:rPr>
          <w:t>glossary</w:t>
        </w:r>
      </w:hyperlink>
      <w:r w:rsidR="00850212" w:rsidRPr="00F226F2">
        <w:rPr>
          <w:rStyle w:val="Hyperlink"/>
          <w:szCs w:val="20"/>
        </w:rPr>
        <w:t xml:space="preserve"> </w:t>
      </w:r>
      <w:r w:rsidRPr="00F226F2">
        <w:t>encompasses general IT acronyms, capabilities and applications.</w:t>
      </w:r>
      <w:ins w:id="519" w:author="Yves Houtevels" w:date="2024-07-30T09:47:00Z" w16du:dateUtc="2024-07-30T07:47:00Z">
        <w:r w:rsidR="00311D8D" w:rsidRPr="00F226F2">
          <w:t xml:space="preserve"> </w:t>
        </w:r>
      </w:ins>
    </w:p>
    <w:p w14:paraId="79B365EE" w14:textId="3280E869" w:rsidR="00311D8D" w:rsidRPr="00F226F2" w:rsidRDefault="00881588" w:rsidP="008458A2">
      <w:pPr>
        <w:rPr>
          <w:ins w:id="520" w:author="Yves Houtevels" w:date="2024-07-30T09:47:00Z" w16du:dateUtc="2024-07-30T07:47:00Z"/>
        </w:rPr>
      </w:pPr>
      <w:ins w:id="521" w:author="Yves Houtevels" w:date="2024-07-30T09:48:00Z" w16du:dateUtc="2024-07-30T07:48:00Z">
        <w:r w:rsidRPr="00F226F2">
          <w:t xml:space="preserve">In this document the terms FlexMat and FlexFlex will used. </w:t>
        </w:r>
        <w:proofErr w:type="gramStart"/>
        <w:r w:rsidR="00832466" w:rsidRPr="00F226F2">
          <w:t>In order to</w:t>
        </w:r>
        <w:proofErr w:type="gramEnd"/>
        <w:r w:rsidR="00832466" w:rsidRPr="00F226F2">
          <w:t xml:space="preserve"> clarify these terms, </w:t>
        </w:r>
      </w:ins>
      <w:ins w:id="522" w:author="Yves Houtevels" w:date="2024-07-30T09:49:00Z" w16du:dateUtc="2024-07-30T07:49:00Z">
        <w:r w:rsidR="00144236" w:rsidRPr="00F226F2">
          <w:t>a definition is provided:</w:t>
        </w:r>
      </w:ins>
    </w:p>
    <w:p w14:paraId="54D569E5" w14:textId="77777777" w:rsidR="00311D8D" w:rsidRPr="00F226F2" w:rsidRDefault="00311D8D" w:rsidP="008458A2">
      <w:pPr>
        <w:rPr>
          <w:ins w:id="523" w:author="Yves Houtevels" w:date="2024-07-30T09:46:00Z" w16du:dateUtc="2024-07-30T07:46:00Z"/>
        </w:rPr>
      </w:pPr>
    </w:p>
    <w:p w14:paraId="10DB4E8E" w14:textId="4FBB78C1" w:rsidR="00027340" w:rsidRPr="00F226F2" w:rsidRDefault="00027340">
      <w:pPr>
        <w:pStyle w:val="ListParagraph"/>
        <w:numPr>
          <w:ilvl w:val="0"/>
          <w:numId w:val="83"/>
        </w:numPr>
        <w:spacing w:after="160" w:line="259" w:lineRule="auto"/>
        <w:rPr>
          <w:ins w:id="524" w:author="Yves Houtevels" w:date="2024-07-30T09:46:00Z" w16du:dateUtc="2024-07-30T07:46:00Z"/>
        </w:rPr>
        <w:pPrChange w:id="525" w:author="Yves Houtevels" w:date="2024-07-30T09:49:00Z" w16du:dateUtc="2024-07-30T07:49:00Z">
          <w:pPr>
            <w:spacing w:after="160" w:line="259" w:lineRule="auto"/>
          </w:pPr>
        </w:pPrChange>
      </w:pPr>
      <w:ins w:id="526" w:author="Yves Houtevels" w:date="2024-07-30T09:46:00Z" w16du:dateUtc="2024-07-30T07:46:00Z">
        <w:r w:rsidRPr="00F226F2">
          <w:t xml:space="preserve">FlexMat: </w:t>
        </w:r>
        <w:r w:rsidRPr="00F226F2">
          <w:rPr>
            <w:rPrChange w:id="527" w:author="Julian Smith" w:date="2024-09-24T17:17:00Z" w16du:dateUtc="2024-09-24T16:17:00Z">
              <w:rPr>
                <w:sz w:val="18"/>
                <w:szCs w:val="18"/>
                <w:lang w:eastAsia="ko-KR"/>
              </w:rPr>
            </w:rPrChange>
          </w:rPr>
          <w:t xml:space="preserve">FlexMat </w:t>
        </w:r>
      </w:ins>
      <w:ins w:id="528" w:author="Yves Houtevels" w:date="2024-07-30T09:47:00Z" w16du:dateUtc="2024-07-30T07:47:00Z">
        <w:r w:rsidR="00311D8D" w:rsidRPr="00F226F2">
          <w:t>refers</w:t>
        </w:r>
      </w:ins>
      <w:ins w:id="529" w:author="Yves Houtevels" w:date="2024-07-30T09:46:00Z" w16du:dateUtc="2024-07-30T07:46:00Z">
        <w:r w:rsidRPr="00F226F2">
          <w:rPr>
            <w:rPrChange w:id="530" w:author="Julian Smith" w:date="2024-09-24T17:17:00Z" w16du:dateUtc="2024-09-24T16:17:00Z">
              <w:rPr>
                <w:sz w:val="18"/>
                <w:szCs w:val="18"/>
                <w:lang w:eastAsia="ko-KR"/>
              </w:rPr>
            </w:rPrChange>
          </w:rPr>
          <w:t xml:space="preserve"> to the LEGACY license technology. With FlexMat the Materialise license technology (MAT) is used together with the </w:t>
        </w:r>
        <w:commentRangeStart w:id="531"/>
        <w:commentRangeStart w:id="532"/>
        <w:r w:rsidRPr="00F226F2">
          <w:rPr>
            <w:rPrChange w:id="533" w:author="Julian Smith" w:date="2024-09-24T17:17:00Z" w16du:dateUtc="2024-09-24T16:17:00Z">
              <w:rPr>
                <w:sz w:val="18"/>
                <w:szCs w:val="18"/>
                <w:lang w:eastAsia="ko-KR"/>
              </w:rPr>
            </w:rPrChange>
          </w:rPr>
          <w:t>Revenera license technology</w:t>
        </w:r>
        <w:commentRangeEnd w:id="531"/>
        <w:r w:rsidRPr="00F226F2">
          <w:rPr>
            <w:rPrChange w:id="534" w:author="Julian Smith" w:date="2024-09-24T17:17:00Z" w16du:dateUtc="2024-09-24T16:17:00Z">
              <w:rPr>
                <w:rStyle w:val="CommentReference"/>
              </w:rPr>
            </w:rPrChange>
          </w:rPr>
          <w:commentReference w:id="531"/>
        </w:r>
        <w:commentRangeEnd w:id="532"/>
        <w:r w:rsidRPr="00F226F2">
          <w:rPr>
            <w:rPrChange w:id="535" w:author="Julian Smith" w:date="2024-09-24T17:17:00Z" w16du:dateUtc="2024-09-24T16:17:00Z">
              <w:rPr>
                <w:rStyle w:val="CommentReference"/>
              </w:rPr>
            </w:rPrChange>
          </w:rPr>
          <w:commentReference w:id="532"/>
        </w:r>
        <w:r w:rsidRPr="00F226F2">
          <w:rPr>
            <w:rPrChange w:id="536" w:author="Julian Smith" w:date="2024-09-24T17:17:00Z" w16du:dateUtc="2024-09-24T16:17:00Z">
              <w:rPr>
                <w:sz w:val="18"/>
                <w:szCs w:val="18"/>
                <w:lang w:eastAsia="ko-KR"/>
              </w:rPr>
            </w:rPrChange>
          </w:rPr>
          <w:t xml:space="preserve"> (features and activations)</w:t>
        </w:r>
      </w:ins>
    </w:p>
    <w:p w14:paraId="5BAC534D" w14:textId="36F10ED7" w:rsidR="008F3D2D" w:rsidRPr="00F226F2" w:rsidRDefault="008F3D2D">
      <w:pPr>
        <w:pStyle w:val="ListParagraph"/>
        <w:numPr>
          <w:ilvl w:val="0"/>
          <w:numId w:val="83"/>
        </w:numPr>
        <w:spacing w:after="160" w:line="259" w:lineRule="auto"/>
        <w:rPr>
          <w:ins w:id="537" w:author="Yves Houtevels" w:date="2024-07-30T09:46:00Z" w16du:dateUtc="2024-07-30T07:46:00Z"/>
          <w:rPrChange w:id="538" w:author="Julian Smith" w:date="2024-09-24T17:17:00Z" w16du:dateUtc="2024-09-24T16:17:00Z">
            <w:rPr>
              <w:ins w:id="539" w:author="Yves Houtevels" w:date="2024-07-30T09:46:00Z" w16du:dateUtc="2024-07-30T07:46:00Z"/>
              <w:sz w:val="18"/>
              <w:szCs w:val="18"/>
              <w:lang w:eastAsia="ko-KR"/>
            </w:rPr>
          </w:rPrChange>
        </w:rPr>
        <w:pPrChange w:id="540" w:author="Yves Houtevels" w:date="2024-07-30T09:49:00Z" w16du:dateUtc="2024-07-30T07:49:00Z">
          <w:pPr>
            <w:spacing w:after="160" w:line="259" w:lineRule="auto"/>
          </w:pPr>
        </w:pPrChange>
      </w:pPr>
      <w:ins w:id="541" w:author="Yves Houtevels" w:date="2024-07-30T09:46:00Z" w16du:dateUtc="2024-07-30T07:46:00Z">
        <w:r w:rsidRPr="00F226F2">
          <w:t xml:space="preserve">FlexFlex: </w:t>
        </w:r>
      </w:ins>
      <w:ins w:id="542" w:author="Yves Houtevels" w:date="2024-07-30T09:47:00Z" w16du:dateUtc="2024-07-30T07:47:00Z">
        <w:r w:rsidR="00311D8D" w:rsidRPr="00F226F2">
          <w:rPr>
            <w:rPrChange w:id="543" w:author="Julian Smith" w:date="2024-09-24T17:17:00Z" w16du:dateUtc="2024-09-24T16:17:00Z">
              <w:rPr>
                <w:sz w:val="18"/>
                <w:szCs w:val="18"/>
                <w:lang w:eastAsia="ko-KR"/>
              </w:rPr>
            </w:rPrChange>
          </w:rPr>
          <w:t xml:space="preserve">FlexFlex </w:t>
        </w:r>
        <w:r w:rsidR="00311D8D" w:rsidRPr="00F226F2">
          <w:t>refers</w:t>
        </w:r>
        <w:r w:rsidR="00311D8D" w:rsidRPr="00F226F2">
          <w:rPr>
            <w:rPrChange w:id="544" w:author="Julian Smith" w:date="2024-09-24T17:17:00Z" w16du:dateUtc="2024-09-24T16:17:00Z">
              <w:rPr>
                <w:sz w:val="18"/>
                <w:szCs w:val="18"/>
                <w:lang w:eastAsia="ko-KR"/>
              </w:rPr>
            </w:rPrChange>
          </w:rPr>
          <w:t xml:space="preserve"> to the FUTURE PROOF license technology. With FlexFlex only the license technology of Revenera is used.</w:t>
        </w:r>
      </w:ins>
    </w:p>
    <w:p w14:paraId="19E569DA" w14:textId="320A75F6" w:rsidR="009E7C63" w:rsidRPr="00F226F2" w:rsidRDefault="009E7C63" w:rsidP="008458A2">
      <w:pPr>
        <w:rPr>
          <w:ins w:id="545" w:author="Yves Houtevels" w:date="2024-07-30T09:46:00Z" w16du:dateUtc="2024-07-30T07:46:00Z"/>
        </w:rPr>
      </w:pPr>
    </w:p>
    <w:p w14:paraId="41A75BC2" w14:textId="77777777" w:rsidR="009E7C63" w:rsidRPr="00F226F2" w:rsidRDefault="009E7C63" w:rsidP="008458A2"/>
    <w:p w14:paraId="434EAAAA" w14:textId="1130E819" w:rsidR="00971969" w:rsidRPr="00F226F2" w:rsidRDefault="00895CA9" w:rsidP="007923E1">
      <w:pPr>
        <w:pStyle w:val="Heading3"/>
      </w:pPr>
      <w:r w:rsidRPr="00F226F2">
        <w:t>Revenera and Flex</w:t>
      </w:r>
      <w:r w:rsidR="00A77077" w:rsidRPr="00F226F2">
        <w:t>Net Operations</w:t>
      </w:r>
    </w:p>
    <w:p w14:paraId="4DC23498" w14:textId="6F426C8A" w:rsidR="009F65B2" w:rsidRPr="00F226F2" w:rsidRDefault="00E76AD5" w:rsidP="00A77077">
      <w:pPr>
        <w:rPr>
          <w:ins w:id="546" w:author="Julian Smith" w:date="2024-06-24T13:13:00Z" w16du:dateUtc="2024-06-24T12:13:00Z"/>
        </w:rPr>
      </w:pPr>
      <w:r w:rsidRPr="00F226F2">
        <w:t xml:space="preserve">This glossary encompasses specific </w:t>
      </w:r>
      <w:r w:rsidR="00A77077" w:rsidRPr="00F226F2">
        <w:t>Revenera and FlexNet operations</w:t>
      </w:r>
      <w:r w:rsidR="00EE708C" w:rsidRPr="00F226F2">
        <w:t xml:space="preserve"> </w:t>
      </w:r>
      <w:r w:rsidR="008E689A" w:rsidRPr="00F226F2">
        <w:t>in addition to the general glossary above</w:t>
      </w:r>
      <w:ins w:id="547" w:author="Julian Smith" w:date="2024-06-24T13:09:00Z" w16du:dateUtc="2024-06-24T12:09:00Z">
        <w:r w:rsidR="00241798" w:rsidRPr="00F226F2">
          <w:t>.</w:t>
        </w:r>
      </w:ins>
      <w:ins w:id="548" w:author="Julian Smith" w:date="2024-06-24T13:10:00Z" w16du:dateUtc="2024-06-24T12:10:00Z">
        <w:r w:rsidR="000F7C2E" w:rsidRPr="00F226F2">
          <w:t xml:space="preserve"> Product documentation for FlexNet Operations</w:t>
        </w:r>
        <w:r w:rsidR="00D91E15" w:rsidRPr="00F226F2">
          <w:t xml:space="preserve"> and FlexNet Embedded can be found on the </w:t>
        </w:r>
      </w:ins>
      <w:ins w:id="549" w:author="Julian Smith" w:date="2024-06-24T13:11:00Z" w16du:dateUtc="2024-06-24T12:11:00Z">
        <w:r w:rsidR="00D91E15" w:rsidRPr="00F226F2">
          <w:t xml:space="preserve">Revenera Community documentation pages </w:t>
        </w:r>
        <w:r w:rsidR="00D91E15" w:rsidRPr="00F226F2">
          <w:fldChar w:fldCharType="begin"/>
        </w:r>
        <w:r w:rsidR="00D91E15" w:rsidRPr="00F226F2">
          <w:instrText>HYPERLINK "https://docs.revenera.com/"</w:instrText>
        </w:r>
        <w:r w:rsidR="00D91E15" w:rsidRPr="00F226F2">
          <w:fldChar w:fldCharType="separate"/>
        </w:r>
        <w:r w:rsidR="00D91E15" w:rsidRPr="00F226F2">
          <w:rPr>
            <w:rStyle w:val="Hyperlink"/>
            <w:rFonts w:ascii="Aptos Narrow" w:hAnsi="Aptos Narrow"/>
            <w:sz w:val="22"/>
          </w:rPr>
          <w:t>here.</w:t>
        </w:r>
        <w:r w:rsidR="00D91E15" w:rsidRPr="00F226F2">
          <w:fldChar w:fldCharType="end"/>
        </w:r>
      </w:ins>
      <w:ins w:id="550" w:author="Julian Smith" w:date="2024-06-24T13:10:00Z" w16du:dateUtc="2024-06-24T12:10:00Z">
        <w:r w:rsidR="00D91E15" w:rsidRPr="00F226F2">
          <w:t xml:space="preserve"> </w:t>
        </w:r>
      </w:ins>
    </w:p>
    <w:p w14:paraId="4864CC6C" w14:textId="2E6B23F0" w:rsidR="008B7D96" w:rsidRPr="00F226F2" w:rsidDel="00706817" w:rsidRDefault="008B7D96" w:rsidP="008B7D96">
      <w:pPr>
        <w:rPr>
          <w:del w:id="551" w:author="Julian Smith" w:date="2024-06-24T13:13:00Z" w16du:dateUtc="2024-06-24T12:13:00Z"/>
        </w:rPr>
      </w:pPr>
      <w:ins w:id="552" w:author="Julian Smith" w:date="2024-06-24T13:13:00Z" w16du:dateUtc="2024-06-24T12:13:00Z">
        <w:r w:rsidRPr="00F226F2">
          <w:t xml:space="preserve">Specific </w:t>
        </w:r>
      </w:ins>
      <w:ins w:id="553" w:author="Julian Smith" w:date="2024-06-24T13:14:00Z" w16du:dateUtc="2024-06-24T12:14:00Z">
        <w:r w:rsidR="00706817" w:rsidRPr="00F226F2">
          <w:t>Revenera</w:t>
        </w:r>
      </w:ins>
      <w:ins w:id="554" w:author="Julian Smith" w:date="2024-06-24T13:13:00Z" w16du:dateUtc="2024-06-24T12:13:00Z">
        <w:r w:rsidRPr="00F226F2">
          <w:t xml:space="preserve"> product </w:t>
        </w:r>
        <w:r w:rsidR="00706817" w:rsidRPr="00F226F2">
          <w:t xml:space="preserve">documentation </w:t>
        </w:r>
      </w:ins>
      <w:ins w:id="555" w:author="Julian Smith" w:date="2024-06-24T13:14:00Z" w16du:dateUtc="2024-06-24T12:14:00Z">
        <w:r w:rsidR="00706817" w:rsidRPr="00F226F2">
          <w:t>is provided by the following links:</w:t>
        </w:r>
      </w:ins>
    </w:p>
    <w:p w14:paraId="28989B73" w14:textId="77777777" w:rsidR="00706817" w:rsidRPr="00F226F2" w:rsidRDefault="00706817" w:rsidP="00A77077">
      <w:pPr>
        <w:rPr>
          <w:ins w:id="556" w:author="Julian Smith" w:date="2024-06-24T13:14:00Z" w16du:dateUtc="2024-06-24T12:14:00Z"/>
        </w:rPr>
      </w:pPr>
    </w:p>
    <w:p w14:paraId="6EFA9356" w14:textId="6AF945DB" w:rsidR="008B7D96" w:rsidRPr="00F226F2" w:rsidRDefault="008B7D96">
      <w:pPr>
        <w:pStyle w:val="ListParagraph"/>
        <w:numPr>
          <w:ilvl w:val="0"/>
          <w:numId w:val="34"/>
        </w:numPr>
        <w:rPr>
          <w:ins w:id="557" w:author="Julian Smith" w:date="2024-06-24T13:12:00Z" w16du:dateUtc="2024-06-24T12:12:00Z"/>
          <w:rFonts w:cs="Calibri"/>
          <w:color w:val="323E48"/>
          <w:sz w:val="20"/>
          <w:szCs w:val="20"/>
          <w:rPrChange w:id="558" w:author="Julian Smith" w:date="2024-09-24T17:17:00Z" w16du:dateUtc="2024-09-24T16:17:00Z">
            <w:rPr>
              <w:ins w:id="559" w:author="Julian Smith" w:date="2024-06-24T13:12:00Z" w16du:dateUtc="2024-06-24T12:12:00Z"/>
            </w:rPr>
          </w:rPrChange>
        </w:rPr>
        <w:pPrChange w:id="560" w:author="Julian Smith" w:date="2024-06-24T13:14:00Z" w16du:dateUtc="2024-06-24T12:14:00Z">
          <w:pPr>
            <w:numPr>
              <w:numId w:val="31"/>
            </w:numPr>
            <w:shd w:val="clear" w:color="auto" w:fill="FFFFFF"/>
            <w:tabs>
              <w:tab w:val="num" w:pos="720"/>
            </w:tabs>
            <w:spacing w:before="100" w:beforeAutospacing="1" w:after="150"/>
            <w:ind w:left="420" w:hanging="360"/>
            <w:jc w:val="left"/>
            <w:textAlignment w:val="auto"/>
          </w:pPr>
        </w:pPrChange>
      </w:pPr>
      <w:ins w:id="561" w:author="Julian Smith" w:date="2024-06-24T13:12:00Z" w16du:dateUtc="2024-06-24T12:12:00Z">
        <w:r w:rsidRPr="00F226F2">
          <w:rPr>
            <w:rFonts w:cs="Calibri"/>
            <w:color w:val="323E48"/>
            <w:sz w:val="20"/>
            <w:szCs w:val="20"/>
            <w:rPrChange w:id="562" w:author="Julian Smith" w:date="2024-09-24T17:17:00Z" w16du:dateUtc="2024-09-24T16:17:00Z">
              <w:rPr/>
            </w:rPrChange>
          </w:rPr>
          <w:fldChar w:fldCharType="begin"/>
        </w:r>
        <w:r w:rsidRPr="00F226F2">
          <w:rPr>
            <w:rFonts w:cs="Calibri"/>
            <w:color w:val="323E48"/>
            <w:sz w:val="20"/>
            <w:szCs w:val="20"/>
            <w:rPrChange w:id="563" w:author="Julian Smith" w:date="2024-09-24T17:17:00Z" w16du:dateUtc="2024-09-24T16:17:00Z">
              <w:rPr/>
            </w:rPrChange>
          </w:rPr>
          <w:instrText>HYPERLINK "https://docs.revenera.com/fno_CURRENT/rn/Default.htm"</w:instrText>
        </w:r>
        <w:r w:rsidRPr="00C44CA3">
          <w:rPr>
            <w:rFonts w:cs="Calibri"/>
            <w:color w:val="323E48"/>
            <w:sz w:val="20"/>
            <w:szCs w:val="20"/>
          </w:rPr>
        </w:r>
        <w:r w:rsidRPr="00F226F2">
          <w:rPr>
            <w:rFonts w:cs="Calibri"/>
            <w:color w:val="323E48"/>
            <w:sz w:val="20"/>
            <w:szCs w:val="20"/>
            <w:rPrChange w:id="564" w:author="Julian Smith" w:date="2024-09-24T17:17:00Z" w16du:dateUtc="2024-09-24T16:17:00Z">
              <w:rPr/>
            </w:rPrChange>
          </w:rPr>
          <w:fldChar w:fldCharType="separate"/>
        </w:r>
        <w:r w:rsidRPr="00F226F2">
          <w:rPr>
            <w:rStyle w:val="Hyperlink"/>
            <w:rFonts w:ascii="Aptos Narrow" w:hAnsi="Aptos Narrow" w:cs="Calibri"/>
            <w:color w:val="BB2FE5"/>
            <w:szCs w:val="20"/>
            <w:bdr w:val="none" w:sz="0" w:space="0" w:color="auto" w:frame="1"/>
            <w:rPrChange w:id="565" w:author="Julian Smith" w:date="2024-09-24T17:17:00Z" w16du:dateUtc="2024-09-24T16:17:00Z">
              <w:rPr>
                <w:rStyle w:val="Hyperlink"/>
                <w:rFonts w:ascii="Calibri" w:hAnsi="Calibri" w:cs="Calibri"/>
                <w:color w:val="BB2FE5"/>
                <w:sz w:val="26"/>
                <w:szCs w:val="26"/>
                <w:bdr w:val="none" w:sz="0" w:space="0" w:color="auto" w:frame="1"/>
              </w:rPr>
            </w:rPrChange>
          </w:rPr>
          <w:t>FlexNet Operations 2024 ALM Release Notes</w:t>
        </w:r>
        <w:r w:rsidRPr="00F226F2">
          <w:rPr>
            <w:rFonts w:cs="Calibri"/>
            <w:color w:val="323E48"/>
            <w:sz w:val="20"/>
            <w:szCs w:val="20"/>
            <w:rPrChange w:id="566" w:author="Julian Smith" w:date="2024-09-24T17:17:00Z" w16du:dateUtc="2024-09-24T16:17:00Z">
              <w:rPr/>
            </w:rPrChange>
          </w:rPr>
          <w:fldChar w:fldCharType="end"/>
        </w:r>
      </w:ins>
    </w:p>
    <w:p w14:paraId="1DF34EDE" w14:textId="486345D3" w:rsidR="008B7D96" w:rsidRPr="00F226F2" w:rsidRDefault="008B7D96">
      <w:pPr>
        <w:pStyle w:val="ListParagraph"/>
        <w:numPr>
          <w:ilvl w:val="0"/>
          <w:numId w:val="34"/>
        </w:numPr>
        <w:shd w:val="clear" w:color="auto" w:fill="FFFFFF"/>
        <w:spacing w:before="100" w:beforeAutospacing="1" w:after="150"/>
        <w:jc w:val="left"/>
        <w:textAlignment w:val="auto"/>
        <w:rPr>
          <w:ins w:id="567" w:author="Julian Smith" w:date="2024-06-24T13:12:00Z" w16du:dateUtc="2024-06-24T12:12:00Z"/>
          <w:rFonts w:cs="Calibri"/>
          <w:color w:val="323E48"/>
          <w:sz w:val="20"/>
          <w:szCs w:val="20"/>
          <w:rPrChange w:id="568" w:author="Julian Smith" w:date="2024-09-24T17:17:00Z" w16du:dateUtc="2024-09-24T16:17:00Z">
            <w:rPr>
              <w:ins w:id="569" w:author="Julian Smith" w:date="2024-06-24T13:12:00Z" w16du:dateUtc="2024-06-24T12:12:00Z"/>
            </w:rPr>
          </w:rPrChange>
        </w:rPr>
        <w:pPrChange w:id="570" w:author="Julian Smith" w:date="2024-06-24T13:14:00Z" w16du:dateUtc="2024-06-24T12:14:00Z">
          <w:pPr>
            <w:numPr>
              <w:numId w:val="31"/>
            </w:numPr>
            <w:shd w:val="clear" w:color="auto" w:fill="FFFFFF"/>
            <w:tabs>
              <w:tab w:val="num" w:pos="720"/>
            </w:tabs>
            <w:spacing w:before="100" w:beforeAutospacing="1" w:after="150"/>
            <w:ind w:left="420" w:hanging="360"/>
            <w:jc w:val="left"/>
            <w:textAlignment w:val="auto"/>
          </w:pPr>
        </w:pPrChange>
      </w:pPr>
      <w:ins w:id="571" w:author="Julian Smith" w:date="2024-06-24T13:12:00Z" w16du:dateUtc="2024-06-24T12:12:00Z">
        <w:r w:rsidRPr="00F226F2">
          <w:rPr>
            <w:rFonts w:cs="Calibri"/>
            <w:color w:val="323E48"/>
            <w:sz w:val="20"/>
            <w:szCs w:val="20"/>
            <w:rPrChange w:id="572" w:author="Julian Smith" w:date="2024-09-24T17:17:00Z" w16du:dateUtc="2024-09-24T16:17:00Z">
              <w:rPr/>
            </w:rPrChange>
          </w:rPr>
          <w:fldChar w:fldCharType="begin"/>
        </w:r>
        <w:r w:rsidRPr="00F226F2">
          <w:rPr>
            <w:rFonts w:cs="Calibri"/>
            <w:color w:val="323E48"/>
            <w:sz w:val="20"/>
            <w:szCs w:val="20"/>
            <w:rPrChange w:id="573" w:author="Julian Smith" w:date="2024-09-24T17:17:00Z" w16du:dateUtc="2024-09-24T16:17:00Z">
              <w:rPr/>
            </w:rPrChange>
          </w:rPr>
          <w:instrText>HYPERLINK "https://docs.revenera.com/fno_CURRENT/producer/Default.htm"</w:instrText>
        </w:r>
        <w:r w:rsidRPr="00C44CA3">
          <w:rPr>
            <w:rFonts w:cs="Calibri"/>
            <w:color w:val="323E48"/>
            <w:sz w:val="20"/>
            <w:szCs w:val="20"/>
          </w:rPr>
        </w:r>
        <w:r w:rsidRPr="00F226F2">
          <w:rPr>
            <w:rFonts w:cs="Calibri"/>
            <w:color w:val="323E48"/>
            <w:sz w:val="20"/>
            <w:szCs w:val="20"/>
            <w:rPrChange w:id="574" w:author="Julian Smith" w:date="2024-09-24T17:17:00Z" w16du:dateUtc="2024-09-24T16:17:00Z">
              <w:rPr/>
            </w:rPrChange>
          </w:rPr>
          <w:fldChar w:fldCharType="separate"/>
        </w:r>
        <w:r w:rsidRPr="00F226F2">
          <w:rPr>
            <w:rStyle w:val="Hyperlink"/>
            <w:rFonts w:ascii="Aptos Narrow" w:hAnsi="Aptos Narrow" w:cs="Calibri"/>
            <w:color w:val="BB2FE5"/>
            <w:szCs w:val="20"/>
            <w:bdr w:val="none" w:sz="0" w:space="0" w:color="auto" w:frame="1"/>
            <w:rPrChange w:id="575" w:author="Julian Smith" w:date="2024-09-24T17:17:00Z" w16du:dateUtc="2024-09-24T16:17:00Z">
              <w:rPr>
                <w:rStyle w:val="Hyperlink"/>
                <w:rFonts w:ascii="Calibri" w:hAnsi="Calibri" w:cs="Calibri"/>
                <w:color w:val="BB2FE5"/>
                <w:sz w:val="26"/>
                <w:szCs w:val="26"/>
                <w:bdr w:val="none" w:sz="0" w:space="0" w:color="auto" w:frame="1"/>
              </w:rPr>
            </w:rPrChange>
          </w:rPr>
          <w:t>FlexNet Operations User Guide</w:t>
        </w:r>
        <w:r w:rsidRPr="00F226F2">
          <w:rPr>
            <w:rFonts w:cs="Calibri"/>
            <w:color w:val="323E48"/>
            <w:sz w:val="20"/>
            <w:szCs w:val="20"/>
            <w:rPrChange w:id="576" w:author="Julian Smith" w:date="2024-09-24T17:17:00Z" w16du:dateUtc="2024-09-24T16:17:00Z">
              <w:rPr/>
            </w:rPrChange>
          </w:rPr>
          <w:fldChar w:fldCharType="end"/>
        </w:r>
      </w:ins>
    </w:p>
    <w:p w14:paraId="1A25619C" w14:textId="30D0E33D" w:rsidR="008B7D96" w:rsidRPr="00F226F2" w:rsidRDefault="008B7D96">
      <w:pPr>
        <w:pStyle w:val="ListParagraph"/>
        <w:numPr>
          <w:ilvl w:val="0"/>
          <w:numId w:val="34"/>
        </w:numPr>
        <w:shd w:val="clear" w:color="auto" w:fill="FFFFFF"/>
        <w:spacing w:before="100" w:beforeAutospacing="1" w:after="150"/>
        <w:jc w:val="left"/>
        <w:textAlignment w:val="auto"/>
        <w:rPr>
          <w:ins w:id="577" w:author="Julian Smith" w:date="2024-06-24T13:12:00Z" w16du:dateUtc="2024-06-24T12:12:00Z"/>
          <w:rFonts w:cs="Calibri"/>
          <w:color w:val="323E48"/>
          <w:sz w:val="20"/>
          <w:szCs w:val="20"/>
          <w:rPrChange w:id="578" w:author="Julian Smith" w:date="2024-09-24T17:17:00Z" w16du:dateUtc="2024-09-24T16:17:00Z">
            <w:rPr>
              <w:ins w:id="579" w:author="Julian Smith" w:date="2024-06-24T13:12:00Z" w16du:dateUtc="2024-06-24T12:12:00Z"/>
            </w:rPr>
          </w:rPrChange>
        </w:rPr>
        <w:pPrChange w:id="580" w:author="Julian Smith" w:date="2024-06-24T13:14:00Z" w16du:dateUtc="2024-06-24T12:14:00Z">
          <w:pPr>
            <w:numPr>
              <w:numId w:val="31"/>
            </w:numPr>
            <w:shd w:val="clear" w:color="auto" w:fill="FFFFFF"/>
            <w:tabs>
              <w:tab w:val="num" w:pos="720"/>
            </w:tabs>
            <w:spacing w:before="100" w:beforeAutospacing="1" w:after="150"/>
            <w:ind w:left="420" w:hanging="360"/>
            <w:jc w:val="left"/>
            <w:textAlignment w:val="auto"/>
          </w:pPr>
        </w:pPrChange>
      </w:pPr>
      <w:ins w:id="581" w:author="Julian Smith" w:date="2024-06-24T13:12:00Z" w16du:dateUtc="2024-06-24T12:12:00Z">
        <w:r w:rsidRPr="00F226F2">
          <w:rPr>
            <w:rFonts w:cs="Calibri"/>
            <w:color w:val="323E48"/>
            <w:sz w:val="20"/>
            <w:szCs w:val="20"/>
            <w:rPrChange w:id="582" w:author="Julian Smith" w:date="2024-09-24T17:17:00Z" w16du:dateUtc="2024-09-24T16:17:00Z">
              <w:rPr/>
            </w:rPrChange>
          </w:rPr>
          <w:fldChar w:fldCharType="begin"/>
        </w:r>
        <w:r w:rsidRPr="00F226F2">
          <w:rPr>
            <w:rFonts w:cs="Calibri"/>
            <w:color w:val="323E48"/>
            <w:sz w:val="20"/>
            <w:szCs w:val="20"/>
            <w:rPrChange w:id="583" w:author="Julian Smith" w:date="2024-09-24T17:17:00Z" w16du:dateUtc="2024-09-24T16:17:00Z">
              <w:rPr/>
            </w:rPrChange>
          </w:rPr>
          <w:instrText>HYPERLINK "https://docs.revenera.com/fno_CURRENT/webservicesintegration/Default.htm"</w:instrText>
        </w:r>
        <w:r w:rsidRPr="00C44CA3">
          <w:rPr>
            <w:rFonts w:cs="Calibri"/>
            <w:color w:val="323E48"/>
            <w:sz w:val="20"/>
            <w:szCs w:val="20"/>
          </w:rPr>
        </w:r>
        <w:r w:rsidRPr="00F226F2">
          <w:rPr>
            <w:rFonts w:cs="Calibri"/>
            <w:color w:val="323E48"/>
            <w:sz w:val="20"/>
            <w:szCs w:val="20"/>
            <w:rPrChange w:id="584" w:author="Julian Smith" w:date="2024-09-24T17:17:00Z" w16du:dateUtc="2024-09-24T16:17:00Z">
              <w:rPr/>
            </w:rPrChange>
          </w:rPr>
          <w:fldChar w:fldCharType="separate"/>
        </w:r>
        <w:r w:rsidRPr="00F226F2">
          <w:rPr>
            <w:rStyle w:val="Hyperlink"/>
            <w:rFonts w:ascii="Aptos Narrow" w:hAnsi="Aptos Narrow" w:cs="Calibri"/>
            <w:color w:val="BB2FE5"/>
            <w:szCs w:val="20"/>
            <w:bdr w:val="none" w:sz="0" w:space="0" w:color="auto" w:frame="1"/>
            <w:rPrChange w:id="585" w:author="Julian Smith" w:date="2024-09-24T17:17:00Z" w16du:dateUtc="2024-09-24T16:17:00Z">
              <w:rPr>
                <w:rStyle w:val="Hyperlink"/>
                <w:rFonts w:ascii="Calibri" w:hAnsi="Calibri" w:cs="Calibri"/>
                <w:color w:val="BB2FE5"/>
                <w:sz w:val="26"/>
                <w:szCs w:val="26"/>
                <w:bdr w:val="none" w:sz="0" w:space="0" w:color="auto" w:frame="1"/>
              </w:rPr>
            </w:rPrChange>
          </w:rPr>
          <w:t>FlexNet Operations Web Services Integration Guide</w:t>
        </w:r>
        <w:r w:rsidRPr="00F226F2">
          <w:rPr>
            <w:rFonts w:cs="Calibri"/>
            <w:color w:val="323E48"/>
            <w:sz w:val="20"/>
            <w:szCs w:val="20"/>
            <w:rPrChange w:id="586" w:author="Julian Smith" w:date="2024-09-24T17:17:00Z" w16du:dateUtc="2024-09-24T16:17:00Z">
              <w:rPr/>
            </w:rPrChange>
          </w:rPr>
          <w:fldChar w:fldCharType="end"/>
        </w:r>
      </w:ins>
    </w:p>
    <w:p w14:paraId="271E51AD" w14:textId="1AB9BC51" w:rsidR="008B7D96" w:rsidRPr="00F226F2" w:rsidRDefault="008B7D96">
      <w:pPr>
        <w:pStyle w:val="ListParagraph"/>
        <w:numPr>
          <w:ilvl w:val="0"/>
          <w:numId w:val="34"/>
        </w:numPr>
        <w:shd w:val="clear" w:color="auto" w:fill="FFFFFF"/>
        <w:spacing w:before="100" w:beforeAutospacing="1" w:after="150"/>
        <w:jc w:val="left"/>
        <w:textAlignment w:val="auto"/>
        <w:rPr>
          <w:ins w:id="587" w:author="Julian Smith" w:date="2024-06-24T13:13:00Z" w16du:dateUtc="2024-06-24T12:13:00Z"/>
          <w:rFonts w:cs="Calibri"/>
          <w:color w:val="323E48"/>
          <w:sz w:val="20"/>
          <w:szCs w:val="20"/>
          <w:rPrChange w:id="588" w:author="Julian Smith" w:date="2024-09-24T17:17:00Z" w16du:dateUtc="2024-09-24T16:17:00Z">
            <w:rPr>
              <w:ins w:id="589" w:author="Julian Smith" w:date="2024-06-24T13:13:00Z" w16du:dateUtc="2024-06-24T12:13:00Z"/>
            </w:rPr>
          </w:rPrChange>
        </w:rPr>
        <w:pPrChange w:id="590" w:author="Julian Smith" w:date="2024-06-24T13:14:00Z" w16du:dateUtc="2024-06-24T12:14:00Z">
          <w:pPr>
            <w:numPr>
              <w:numId w:val="31"/>
            </w:numPr>
            <w:shd w:val="clear" w:color="auto" w:fill="FFFFFF"/>
            <w:tabs>
              <w:tab w:val="num" w:pos="720"/>
            </w:tabs>
            <w:spacing w:before="100" w:beforeAutospacing="1" w:after="150"/>
            <w:ind w:left="420" w:hanging="360"/>
            <w:jc w:val="left"/>
            <w:textAlignment w:val="auto"/>
          </w:pPr>
        </w:pPrChange>
      </w:pPr>
      <w:ins w:id="591" w:author="Julian Smith" w:date="2024-06-24T13:12:00Z" w16du:dateUtc="2024-06-24T12:12:00Z">
        <w:r w:rsidRPr="00F226F2">
          <w:rPr>
            <w:rFonts w:cs="Calibri"/>
            <w:color w:val="323E48"/>
            <w:sz w:val="20"/>
            <w:szCs w:val="20"/>
            <w:rPrChange w:id="592" w:author="Julian Smith" w:date="2024-09-24T17:17:00Z" w16du:dateUtc="2024-09-24T16:17:00Z">
              <w:rPr/>
            </w:rPrChange>
          </w:rPr>
          <w:fldChar w:fldCharType="begin"/>
        </w:r>
        <w:r w:rsidRPr="00F226F2">
          <w:rPr>
            <w:rFonts w:cs="Calibri"/>
            <w:color w:val="323E48"/>
            <w:sz w:val="20"/>
            <w:szCs w:val="20"/>
            <w:rPrChange w:id="593" w:author="Julian Smith" w:date="2024-09-24T17:17:00Z" w16du:dateUtc="2024-09-24T16:17:00Z">
              <w:rPr/>
            </w:rPrChange>
          </w:rPr>
          <w:instrText>HYPERLINK "https://docs.revenera.com/fno_CURRENT/soapapi/Default.htm"</w:instrText>
        </w:r>
        <w:r w:rsidRPr="00C44CA3">
          <w:rPr>
            <w:rFonts w:cs="Calibri"/>
            <w:color w:val="323E48"/>
            <w:sz w:val="20"/>
            <w:szCs w:val="20"/>
          </w:rPr>
        </w:r>
        <w:r w:rsidRPr="00F226F2">
          <w:rPr>
            <w:rFonts w:cs="Calibri"/>
            <w:color w:val="323E48"/>
            <w:sz w:val="20"/>
            <w:szCs w:val="20"/>
            <w:rPrChange w:id="594" w:author="Julian Smith" w:date="2024-09-24T17:17:00Z" w16du:dateUtc="2024-09-24T16:17:00Z">
              <w:rPr/>
            </w:rPrChange>
          </w:rPr>
          <w:fldChar w:fldCharType="separate"/>
        </w:r>
        <w:r w:rsidRPr="00F226F2">
          <w:rPr>
            <w:rStyle w:val="Hyperlink"/>
            <w:rFonts w:ascii="Aptos Narrow" w:hAnsi="Aptos Narrow" w:cs="Calibri"/>
            <w:color w:val="BB2FE5"/>
            <w:szCs w:val="20"/>
            <w:bdr w:val="none" w:sz="0" w:space="0" w:color="auto" w:frame="1"/>
            <w:rPrChange w:id="595" w:author="Julian Smith" w:date="2024-09-24T17:17:00Z" w16du:dateUtc="2024-09-24T16:17:00Z">
              <w:rPr>
                <w:rStyle w:val="Hyperlink"/>
                <w:rFonts w:ascii="Calibri" w:hAnsi="Calibri" w:cs="Calibri"/>
                <w:color w:val="BB2FE5"/>
                <w:sz w:val="26"/>
                <w:szCs w:val="26"/>
                <w:bdr w:val="none" w:sz="0" w:space="0" w:color="auto" w:frame="1"/>
              </w:rPr>
            </w:rPrChange>
          </w:rPr>
          <w:t>FlexNet Operations SOAP Web Services Guide</w:t>
        </w:r>
        <w:r w:rsidRPr="00F226F2">
          <w:rPr>
            <w:rFonts w:cs="Calibri"/>
            <w:color w:val="323E48"/>
            <w:sz w:val="20"/>
            <w:szCs w:val="20"/>
            <w:rPrChange w:id="596" w:author="Julian Smith" w:date="2024-09-24T17:17:00Z" w16du:dateUtc="2024-09-24T16:17:00Z">
              <w:rPr/>
            </w:rPrChange>
          </w:rPr>
          <w:fldChar w:fldCharType="end"/>
        </w:r>
      </w:ins>
    </w:p>
    <w:p w14:paraId="4DFC1F1C" w14:textId="05ECA350" w:rsidR="008B7D96" w:rsidRPr="00F226F2" w:rsidRDefault="008B7D96">
      <w:pPr>
        <w:pStyle w:val="ListParagraph"/>
        <w:numPr>
          <w:ilvl w:val="0"/>
          <w:numId w:val="34"/>
        </w:numPr>
        <w:shd w:val="clear" w:color="auto" w:fill="FFFFFF"/>
        <w:spacing w:before="100" w:beforeAutospacing="1" w:after="150"/>
        <w:jc w:val="left"/>
        <w:textAlignment w:val="auto"/>
        <w:rPr>
          <w:ins w:id="597" w:author="Julian Smith" w:date="2024-06-24T13:13:00Z" w16du:dateUtc="2024-06-24T12:13:00Z"/>
          <w:rFonts w:cs="Calibri"/>
          <w:color w:val="323E48"/>
          <w:sz w:val="20"/>
          <w:szCs w:val="20"/>
          <w:rPrChange w:id="598" w:author="Julian Smith" w:date="2024-09-24T17:17:00Z" w16du:dateUtc="2024-09-24T16:17:00Z">
            <w:rPr>
              <w:ins w:id="599" w:author="Julian Smith" w:date="2024-06-24T13:13:00Z" w16du:dateUtc="2024-06-24T12:13:00Z"/>
            </w:rPr>
          </w:rPrChange>
        </w:rPr>
        <w:pPrChange w:id="600" w:author="Julian Smith" w:date="2024-06-24T13:14:00Z" w16du:dateUtc="2024-06-24T12:14:00Z">
          <w:pPr>
            <w:numPr>
              <w:numId w:val="31"/>
            </w:numPr>
            <w:shd w:val="clear" w:color="auto" w:fill="FFFFFF"/>
            <w:tabs>
              <w:tab w:val="num" w:pos="720"/>
            </w:tabs>
            <w:spacing w:before="100" w:beforeAutospacing="1" w:after="150"/>
            <w:ind w:left="720" w:hanging="360"/>
            <w:jc w:val="left"/>
            <w:textAlignment w:val="auto"/>
          </w:pPr>
        </w:pPrChange>
      </w:pPr>
      <w:ins w:id="601" w:author="Julian Smith" w:date="2024-06-24T13:13:00Z" w16du:dateUtc="2024-06-24T12:13:00Z">
        <w:r w:rsidRPr="00F226F2">
          <w:rPr>
            <w:rFonts w:cs="Calibri"/>
            <w:color w:val="323E48"/>
            <w:sz w:val="20"/>
            <w:szCs w:val="20"/>
            <w:rPrChange w:id="602" w:author="Julian Smith" w:date="2024-09-24T17:17:00Z" w16du:dateUtc="2024-09-24T16:17:00Z">
              <w:rPr/>
            </w:rPrChange>
          </w:rPr>
          <w:fldChar w:fldCharType="begin"/>
        </w:r>
        <w:r w:rsidRPr="00F226F2">
          <w:rPr>
            <w:rFonts w:cs="Calibri"/>
            <w:color w:val="323E48"/>
            <w:sz w:val="20"/>
            <w:szCs w:val="20"/>
            <w:rPrChange w:id="603" w:author="Julian Smith" w:date="2024-09-24T17:17:00Z" w16du:dateUtc="2024-09-24T16:17:00Z">
              <w:rPr/>
            </w:rPrChange>
          </w:rPr>
          <w:instrText>HYPERLINK "https://docs.revenera.com/fne/2024_06/adminguide/Default.htm"</w:instrText>
        </w:r>
        <w:r w:rsidRPr="00C44CA3">
          <w:rPr>
            <w:rFonts w:cs="Calibri"/>
            <w:color w:val="323E48"/>
            <w:sz w:val="20"/>
            <w:szCs w:val="20"/>
          </w:rPr>
        </w:r>
        <w:r w:rsidRPr="00F226F2">
          <w:rPr>
            <w:rFonts w:cs="Calibri"/>
            <w:color w:val="323E48"/>
            <w:sz w:val="20"/>
            <w:szCs w:val="20"/>
            <w:rPrChange w:id="604" w:author="Julian Smith" w:date="2024-09-24T17:17:00Z" w16du:dateUtc="2024-09-24T16:17:00Z">
              <w:rPr/>
            </w:rPrChange>
          </w:rPr>
          <w:fldChar w:fldCharType="separate"/>
        </w:r>
        <w:r w:rsidRPr="00F226F2">
          <w:rPr>
            <w:rStyle w:val="Hyperlink"/>
            <w:rFonts w:ascii="Aptos Narrow" w:hAnsi="Aptos Narrow" w:cs="Calibri"/>
            <w:color w:val="BB2FE5"/>
            <w:szCs w:val="20"/>
            <w:bdr w:val="none" w:sz="0" w:space="0" w:color="auto" w:frame="1"/>
            <w:rPrChange w:id="605" w:author="Julian Smith" w:date="2024-09-24T17:17:00Z" w16du:dateUtc="2024-09-24T16:17:00Z">
              <w:rPr>
                <w:rStyle w:val="Hyperlink"/>
                <w:rFonts w:ascii="Calibri" w:hAnsi="Calibri" w:cs="Calibri"/>
                <w:color w:val="BB2FE5"/>
                <w:sz w:val="26"/>
                <w:szCs w:val="26"/>
                <w:bdr w:val="none" w:sz="0" w:space="0" w:color="auto" w:frame="1"/>
              </w:rPr>
            </w:rPrChange>
          </w:rPr>
          <w:t>FlexNet Embedded License Server Administration Guide</w:t>
        </w:r>
        <w:r w:rsidRPr="00F226F2">
          <w:rPr>
            <w:rFonts w:cs="Calibri"/>
            <w:color w:val="323E48"/>
            <w:sz w:val="20"/>
            <w:szCs w:val="20"/>
            <w:rPrChange w:id="606" w:author="Julian Smith" w:date="2024-09-24T17:17:00Z" w16du:dateUtc="2024-09-24T16:17:00Z">
              <w:rPr/>
            </w:rPrChange>
          </w:rPr>
          <w:fldChar w:fldCharType="end"/>
        </w:r>
      </w:ins>
    </w:p>
    <w:p w14:paraId="74D88F0A" w14:textId="16761E22" w:rsidR="008B7D96" w:rsidRPr="00F226F2" w:rsidRDefault="004F4D8C" w:rsidP="00706817">
      <w:pPr>
        <w:pStyle w:val="ListParagraph"/>
        <w:numPr>
          <w:ilvl w:val="0"/>
          <w:numId w:val="34"/>
        </w:numPr>
        <w:shd w:val="clear" w:color="auto" w:fill="FFFFFF"/>
        <w:spacing w:before="100" w:beforeAutospacing="1" w:after="150"/>
        <w:jc w:val="left"/>
        <w:textAlignment w:val="auto"/>
        <w:rPr>
          <w:ins w:id="607" w:author="Julian Smith" w:date="2024-06-24T13:16:00Z" w16du:dateUtc="2024-06-24T12:16:00Z"/>
          <w:rFonts w:cs="Calibri"/>
          <w:color w:val="323E48"/>
          <w:sz w:val="20"/>
          <w:szCs w:val="20"/>
        </w:rPr>
      </w:pPr>
      <w:commentRangeStart w:id="608"/>
      <w:commentRangeStart w:id="609"/>
      <w:commentRangeEnd w:id="608"/>
      <w:del w:id="610" w:author="Julian Smith" w:date="2024-07-26T09:59:00Z" w16du:dateUtc="2024-07-26T08:59:00Z">
        <w:r w:rsidRPr="00F226F2" w:rsidDel="00B95679">
          <w:rPr>
            <w:rStyle w:val="CommentReference"/>
          </w:rPr>
          <w:commentReference w:id="608"/>
        </w:r>
      </w:del>
      <w:commentRangeEnd w:id="609"/>
      <w:r w:rsidR="00B95679" w:rsidRPr="00F226F2">
        <w:rPr>
          <w:rStyle w:val="CommentReference"/>
        </w:rPr>
        <w:commentReference w:id="609"/>
      </w:r>
      <w:ins w:id="611" w:author="Julian Smith" w:date="2024-06-24T13:13:00Z" w16du:dateUtc="2024-06-24T12:13:00Z">
        <w:r w:rsidR="008B7D96" w:rsidRPr="00F226F2">
          <w:rPr>
            <w:rFonts w:cs="Calibri"/>
            <w:color w:val="323E48"/>
            <w:sz w:val="20"/>
            <w:szCs w:val="20"/>
            <w:rPrChange w:id="612" w:author="Julian Smith" w:date="2024-09-24T17:17:00Z" w16du:dateUtc="2024-09-24T16:17:00Z">
              <w:rPr/>
            </w:rPrChange>
          </w:rPr>
          <w:fldChar w:fldCharType="begin"/>
        </w:r>
        <w:r w:rsidR="008B7D96" w:rsidRPr="00F226F2">
          <w:rPr>
            <w:rFonts w:cs="Calibri"/>
            <w:color w:val="323E48"/>
            <w:sz w:val="20"/>
            <w:szCs w:val="20"/>
            <w:rPrChange w:id="613" w:author="Julian Smith" w:date="2024-09-24T17:17:00Z" w16du:dateUtc="2024-09-24T16:17:00Z">
              <w:rPr/>
            </w:rPrChange>
          </w:rPr>
          <w:instrText>HYPERLINK "https://docs.revenera.com/fne/2024_06/flsmguide/Default.htm"</w:instrText>
        </w:r>
        <w:r w:rsidR="008B7D96" w:rsidRPr="00C44CA3">
          <w:rPr>
            <w:rFonts w:cs="Calibri"/>
            <w:color w:val="323E48"/>
            <w:sz w:val="20"/>
            <w:szCs w:val="20"/>
          </w:rPr>
        </w:r>
        <w:r w:rsidR="008B7D96" w:rsidRPr="00F226F2">
          <w:rPr>
            <w:rFonts w:cs="Calibri"/>
            <w:color w:val="323E48"/>
            <w:sz w:val="20"/>
            <w:szCs w:val="20"/>
            <w:rPrChange w:id="614" w:author="Julian Smith" w:date="2024-09-24T17:17:00Z" w16du:dateUtc="2024-09-24T16:17:00Z">
              <w:rPr/>
            </w:rPrChange>
          </w:rPr>
          <w:fldChar w:fldCharType="separate"/>
        </w:r>
        <w:r w:rsidR="008B7D96" w:rsidRPr="00F226F2">
          <w:rPr>
            <w:rStyle w:val="Hyperlink"/>
            <w:rFonts w:ascii="Aptos Narrow" w:hAnsi="Aptos Narrow" w:cs="Calibri"/>
            <w:color w:val="BB2FE5"/>
            <w:szCs w:val="20"/>
            <w:bdr w:val="none" w:sz="0" w:space="0" w:color="auto" w:frame="1"/>
            <w:rPrChange w:id="615" w:author="Julian Smith" w:date="2024-09-24T17:17:00Z" w16du:dateUtc="2024-09-24T16:17:00Z">
              <w:rPr>
                <w:rStyle w:val="Hyperlink"/>
                <w:rFonts w:ascii="Calibri" w:hAnsi="Calibri" w:cs="Calibri"/>
                <w:color w:val="BB2FE5"/>
                <w:sz w:val="26"/>
                <w:szCs w:val="26"/>
                <w:bdr w:val="none" w:sz="0" w:space="0" w:color="auto" w:frame="1"/>
              </w:rPr>
            </w:rPrChange>
          </w:rPr>
          <w:t>FlexNet Embedded License Server Manager Guide</w:t>
        </w:r>
        <w:r w:rsidR="008B7D96" w:rsidRPr="00F226F2">
          <w:rPr>
            <w:rFonts w:cs="Calibri"/>
            <w:color w:val="323E48"/>
            <w:sz w:val="20"/>
            <w:szCs w:val="20"/>
            <w:rPrChange w:id="616" w:author="Julian Smith" w:date="2024-09-24T17:17:00Z" w16du:dateUtc="2024-09-24T16:17:00Z">
              <w:rPr/>
            </w:rPrChange>
          </w:rPr>
          <w:fldChar w:fldCharType="end"/>
        </w:r>
      </w:ins>
    </w:p>
    <w:p w14:paraId="2161FE35" w14:textId="21CFFEEB" w:rsidR="00FE0C3F" w:rsidRPr="00F226F2" w:rsidRDefault="00FE0C3F" w:rsidP="004E0AC6">
      <w:pPr>
        <w:pStyle w:val="Heading4"/>
        <w:rPr>
          <w:ins w:id="617" w:author="Julian Smith" w:date="2024-06-24T13:20:00Z" w16du:dateUtc="2024-06-24T12:20:00Z"/>
          <w:color w:val="00417B" w:themeColor="text2" w:themeShade="BF"/>
        </w:rPr>
      </w:pPr>
      <w:ins w:id="618" w:author="Julian Smith" w:date="2024-06-24T13:16:00Z" w16du:dateUtc="2024-06-24T12:16:00Z">
        <w:r w:rsidRPr="00F226F2">
          <w:rPr>
            <w:color w:val="00417B" w:themeColor="text2" w:themeShade="BF"/>
            <w:rPrChange w:id="619" w:author="Julian Smith" w:date="2024-09-24T17:17:00Z" w16du:dateUtc="2024-09-24T16:17:00Z">
              <w:rPr/>
            </w:rPrChange>
          </w:rPr>
          <w:t>Early Binding</w:t>
        </w:r>
      </w:ins>
    </w:p>
    <w:p w14:paraId="1EFD68D9" w14:textId="136667C3" w:rsidR="008B68D4" w:rsidRPr="00F226F2" w:rsidRDefault="008B68D4">
      <w:pPr>
        <w:rPr>
          <w:ins w:id="620" w:author="Julian Smith" w:date="2024-06-24T13:19:00Z" w16du:dateUtc="2024-06-24T12:19:00Z"/>
          <w:rPrChange w:id="621" w:author="Julian Smith" w:date="2024-09-24T17:17:00Z" w16du:dateUtc="2024-09-24T16:17:00Z">
            <w:rPr>
              <w:ins w:id="622" w:author="Julian Smith" w:date="2024-06-24T13:19:00Z" w16du:dateUtc="2024-06-24T12:19:00Z"/>
              <w:color w:val="00417B" w:themeColor="text2" w:themeShade="BF"/>
            </w:rPr>
          </w:rPrChange>
        </w:rPr>
        <w:pPrChange w:id="623" w:author="Julian Smith" w:date="2024-06-24T13:20:00Z" w16du:dateUtc="2024-06-24T12:20:00Z">
          <w:pPr>
            <w:pStyle w:val="Heading4"/>
          </w:pPr>
        </w:pPrChange>
      </w:pPr>
      <w:ins w:id="624" w:author="Julian Smith" w:date="2024-06-24T13:20:00Z" w16du:dateUtc="2024-06-24T12:20:00Z">
        <w:r w:rsidRPr="00F226F2">
          <w:t xml:space="preserve">Early binding </w:t>
        </w:r>
      </w:ins>
      <w:ins w:id="625" w:author="Julian Smith" w:date="2024-06-24T13:22:00Z" w16du:dateUtc="2024-06-24T12:22:00Z">
        <w:r w:rsidR="00F23686" w:rsidRPr="00F226F2">
          <w:t>(</w:t>
        </w:r>
      </w:ins>
      <w:ins w:id="626" w:author="Julian Smith" w:date="2024-06-24T13:20:00Z" w16du:dateUtc="2024-06-24T12:20:00Z">
        <w:r w:rsidRPr="00F226F2">
          <w:t>of license</w:t>
        </w:r>
      </w:ins>
      <w:ins w:id="627" w:author="Julian Smith" w:date="2024-06-24T13:22:00Z" w16du:dateUtc="2024-06-24T12:22:00Z">
        <w:r w:rsidR="00F23686" w:rsidRPr="00F226F2">
          <w:t>s)</w:t>
        </w:r>
      </w:ins>
      <w:ins w:id="628" w:author="Julian Smith" w:date="2024-06-24T13:20:00Z" w16du:dateUtc="2024-06-24T12:20:00Z">
        <w:r w:rsidRPr="00F226F2">
          <w:t xml:space="preserve"> refers to the practice of requiring customer</w:t>
        </w:r>
      </w:ins>
      <w:ins w:id="629" w:author="Julian Smith" w:date="2024-06-24T13:22:00Z" w16du:dateUtc="2024-06-24T12:22:00Z">
        <w:r w:rsidR="00F23686" w:rsidRPr="00F226F2">
          <w:t>s</w:t>
        </w:r>
      </w:ins>
      <w:ins w:id="630" w:author="Julian Smith" w:date="2024-06-24T13:20:00Z" w16du:dateUtc="2024-06-24T12:20:00Z">
        <w:r w:rsidRPr="00F226F2">
          <w:t xml:space="preserve"> to provide </w:t>
        </w:r>
      </w:ins>
      <w:ins w:id="631" w:author="Julian Smith" w:date="2024-06-24T13:21:00Z" w16du:dateUtc="2024-06-24T12:21:00Z">
        <w:r w:rsidR="004459FA" w:rsidRPr="00F226F2">
          <w:t xml:space="preserve">information </w:t>
        </w:r>
      </w:ins>
      <w:ins w:id="632" w:author="Julian Smith" w:date="2024-06-24T13:22:00Z" w16du:dateUtc="2024-06-24T12:22:00Z">
        <w:r w:rsidR="00F23686" w:rsidRPr="00F226F2">
          <w:t>about the systems</w:t>
        </w:r>
      </w:ins>
      <w:ins w:id="633" w:author="Julian Smith" w:date="2024-06-24T13:21:00Z" w16du:dateUtc="2024-06-24T12:21:00Z">
        <w:r w:rsidR="004459FA" w:rsidRPr="00F226F2">
          <w:t xml:space="preserve"> where </w:t>
        </w:r>
      </w:ins>
      <w:ins w:id="634" w:author="Julian Smith" w:date="2024-06-24T13:23:00Z" w16du:dateUtc="2024-06-24T12:23:00Z">
        <w:r w:rsidR="00AF566E" w:rsidRPr="00F226F2">
          <w:t>licenses</w:t>
        </w:r>
      </w:ins>
      <w:ins w:id="635" w:author="Julian Smith" w:date="2024-06-24T13:21:00Z" w16du:dateUtc="2024-06-24T12:21:00Z">
        <w:r w:rsidR="004459FA" w:rsidRPr="00F226F2">
          <w:t xml:space="preserve"> will be deployed: </w:t>
        </w:r>
      </w:ins>
      <w:ins w:id="636" w:author="Julian Smith" w:date="2024-06-24T13:23:00Z" w16du:dateUtc="2024-06-24T12:23:00Z">
        <w:r w:rsidR="00F23686" w:rsidRPr="00F226F2">
          <w:t>usually</w:t>
        </w:r>
      </w:ins>
      <w:ins w:id="637" w:author="Julian Smith" w:date="2024-06-24T13:21:00Z" w16du:dateUtc="2024-06-24T12:21:00Z">
        <w:r w:rsidR="004459FA" w:rsidRPr="00F226F2">
          <w:t xml:space="preserve">, this means </w:t>
        </w:r>
        <w:r w:rsidR="00C0313B" w:rsidRPr="00F226F2">
          <w:t>providing</w:t>
        </w:r>
        <w:r w:rsidR="004459FA" w:rsidRPr="00F226F2">
          <w:t xml:space="preserve"> the host-id of the target systems</w:t>
        </w:r>
      </w:ins>
      <w:ins w:id="638" w:author="Julian Smith" w:date="2024-06-24T13:24:00Z" w16du:dateUtc="2024-06-24T12:24:00Z">
        <w:r w:rsidR="002425F2" w:rsidRPr="00F226F2">
          <w:t xml:space="preserve"> either when the software order is placed or </w:t>
        </w:r>
      </w:ins>
      <w:ins w:id="639" w:author="Julian Smith" w:date="2024-06-24T13:25:00Z" w16du:dateUtc="2024-06-24T12:25:00Z">
        <w:r w:rsidR="00F870C2" w:rsidRPr="00F226F2">
          <w:t>before licenses are generated</w:t>
        </w:r>
      </w:ins>
      <w:ins w:id="640" w:author="Julian Smith" w:date="2024-06-24T13:23:00Z" w16du:dateUtc="2024-06-24T12:23:00Z">
        <w:r w:rsidR="00F23686" w:rsidRPr="00F226F2">
          <w:t>.</w:t>
        </w:r>
        <w:r w:rsidR="00AF566E" w:rsidRPr="00F226F2">
          <w:t xml:space="preserve"> This approach is </w:t>
        </w:r>
        <w:r w:rsidR="00B1682E" w:rsidRPr="00F226F2">
          <w:t xml:space="preserve">quite </w:t>
        </w:r>
      </w:ins>
      <w:ins w:id="641" w:author="Julian Smith" w:date="2024-06-24T13:24:00Z" w16du:dateUtc="2024-06-24T12:24:00Z">
        <w:r w:rsidR="00B1682E" w:rsidRPr="00F226F2">
          <w:t>common</w:t>
        </w:r>
      </w:ins>
      <w:ins w:id="642" w:author="Julian Smith" w:date="2024-06-24T13:23:00Z" w16du:dateUtc="2024-06-24T12:23:00Z">
        <w:r w:rsidR="00B1682E" w:rsidRPr="00F226F2">
          <w:t>, especially where the softwa</w:t>
        </w:r>
      </w:ins>
      <w:ins w:id="643" w:author="Julian Smith" w:date="2024-06-24T13:24:00Z" w16du:dateUtc="2024-06-24T12:24:00Z">
        <w:r w:rsidR="00B1682E" w:rsidRPr="00F226F2">
          <w:t>re producer</w:t>
        </w:r>
      </w:ins>
      <w:ins w:id="644" w:author="Julian Smith" w:date="2024-06-24T13:26:00Z" w16du:dateUtc="2024-06-24T12:26:00Z">
        <w:r w:rsidR="00BE7E5F" w:rsidRPr="00F226F2">
          <w:t xml:space="preserve"> or reseller </w:t>
        </w:r>
      </w:ins>
      <w:ins w:id="645" w:author="Julian Smith" w:date="2024-06-24T13:24:00Z" w16du:dateUtc="2024-06-24T12:24:00Z">
        <w:r w:rsidR="00B1682E" w:rsidRPr="00F226F2">
          <w:t xml:space="preserve">generates </w:t>
        </w:r>
      </w:ins>
      <w:ins w:id="646" w:author="Julian Smith" w:date="2024-06-24T13:25:00Z" w16du:dateUtc="2024-06-24T12:25:00Z">
        <w:r w:rsidR="00F870C2" w:rsidRPr="00F226F2">
          <w:t>licenses</w:t>
        </w:r>
      </w:ins>
      <w:ins w:id="647" w:author="Julian Smith" w:date="2024-06-24T13:24:00Z" w16du:dateUtc="2024-06-24T12:24:00Z">
        <w:r w:rsidR="00B1682E" w:rsidRPr="00F226F2">
          <w:t xml:space="preserve"> </w:t>
        </w:r>
      </w:ins>
      <w:ins w:id="648" w:author="Julian Smith" w:date="2024-06-24T13:26:00Z" w16du:dateUtc="2024-06-24T12:26:00Z">
        <w:r w:rsidR="00BE7E5F" w:rsidRPr="00F226F2">
          <w:t xml:space="preserve">on </w:t>
        </w:r>
        <w:r w:rsidR="00F02F51" w:rsidRPr="00F226F2">
          <w:t>behalf of</w:t>
        </w:r>
      </w:ins>
      <w:ins w:id="649" w:author="Julian Smith" w:date="2024-06-24T13:24:00Z" w16du:dateUtc="2024-06-24T12:24:00Z">
        <w:r w:rsidR="00B1682E" w:rsidRPr="00F226F2">
          <w:t xml:space="preserve"> their end-</w:t>
        </w:r>
        <w:commentRangeStart w:id="650"/>
        <w:r w:rsidR="00B1682E" w:rsidRPr="00F226F2">
          <w:t>customers</w:t>
        </w:r>
      </w:ins>
      <w:commentRangeEnd w:id="650"/>
      <w:r w:rsidR="004C5CF4" w:rsidRPr="00F226F2">
        <w:rPr>
          <w:rStyle w:val="CommentReference"/>
        </w:rPr>
        <w:commentReference w:id="650"/>
      </w:r>
      <w:ins w:id="651" w:author="Yves Houtevels" w:date="2024-07-30T09:45:00Z" w16du:dateUtc="2024-07-30T07:45:00Z">
        <w:r w:rsidR="00824F07" w:rsidRPr="00F226F2">
          <w:t xml:space="preserve"> An example is SEAT </w:t>
        </w:r>
        <w:r w:rsidR="009E7C63" w:rsidRPr="00F226F2">
          <w:t>in the FlexMat license solution</w:t>
        </w:r>
      </w:ins>
      <w:ins w:id="652" w:author="Julian Smith" w:date="2024-06-24T13:24:00Z" w16du:dateUtc="2024-06-24T12:24:00Z">
        <w:r w:rsidR="002425F2" w:rsidRPr="00F226F2">
          <w:t>.</w:t>
        </w:r>
      </w:ins>
    </w:p>
    <w:p w14:paraId="1EDF68D9" w14:textId="4C6C6CC3" w:rsidR="004860F3" w:rsidRPr="00F226F2" w:rsidRDefault="004860F3" w:rsidP="004860F3">
      <w:pPr>
        <w:pStyle w:val="Heading4"/>
        <w:rPr>
          <w:ins w:id="653" w:author="Julian Smith" w:date="2024-06-24T13:25:00Z" w16du:dateUtc="2024-06-24T12:25:00Z"/>
          <w:color w:val="00417B" w:themeColor="text2" w:themeShade="BF"/>
        </w:rPr>
      </w:pPr>
      <w:ins w:id="654" w:author="Julian Smith" w:date="2024-06-24T13:19:00Z" w16du:dateUtc="2024-06-24T12:19:00Z">
        <w:r w:rsidRPr="00F226F2">
          <w:rPr>
            <w:color w:val="00417B" w:themeColor="text2" w:themeShade="BF"/>
            <w:rPrChange w:id="655" w:author="Julian Smith" w:date="2024-09-24T17:17:00Z" w16du:dateUtc="2024-09-24T16:17:00Z">
              <w:rPr/>
            </w:rPrChange>
          </w:rPr>
          <w:t>Late Binding</w:t>
        </w:r>
      </w:ins>
    </w:p>
    <w:p w14:paraId="0816688D" w14:textId="4E1A6C0F" w:rsidR="00E04A29" w:rsidRPr="00F226F2" w:rsidRDefault="00D55DF1" w:rsidP="000332E2">
      <w:pPr>
        <w:rPr>
          <w:ins w:id="656" w:author="Julian Smith" w:date="2024-06-24T14:06:00Z" w16du:dateUtc="2024-06-24T13:06:00Z"/>
        </w:rPr>
      </w:pPr>
      <w:ins w:id="657" w:author="Julian Smith" w:date="2024-06-24T13:25:00Z" w16du:dateUtc="2024-06-24T12:25:00Z">
        <w:r w:rsidRPr="00F226F2">
          <w:t>Late binding (of license</w:t>
        </w:r>
      </w:ins>
      <w:ins w:id="658" w:author="Julian Smith" w:date="2024-06-24T13:30:00Z" w16du:dateUtc="2024-06-24T12:30:00Z">
        <w:r w:rsidR="00336495" w:rsidRPr="00F226F2">
          <w:t>s</w:t>
        </w:r>
      </w:ins>
      <w:ins w:id="659" w:author="Julian Smith" w:date="2024-06-24T13:25:00Z" w16du:dateUtc="2024-06-24T12:25:00Z">
        <w:r w:rsidRPr="00F226F2">
          <w:t xml:space="preserve">) </w:t>
        </w:r>
      </w:ins>
      <w:ins w:id="660" w:author="Julian Smith" w:date="2024-06-24T13:30:00Z" w16du:dateUtc="2024-06-24T12:30:00Z">
        <w:r w:rsidR="00CC306A" w:rsidRPr="00F226F2">
          <w:t>means</w:t>
        </w:r>
      </w:ins>
      <w:ins w:id="661" w:author="Julian Smith" w:date="2024-06-24T13:25:00Z" w16du:dateUtc="2024-06-24T12:25:00Z">
        <w:r w:rsidRPr="00F226F2">
          <w:t xml:space="preserve"> enabli</w:t>
        </w:r>
      </w:ins>
      <w:ins w:id="662" w:author="Julian Smith" w:date="2024-06-24T13:26:00Z" w16du:dateUtc="2024-06-24T12:26:00Z">
        <w:r w:rsidRPr="00F226F2">
          <w:t xml:space="preserve">ng customers to </w:t>
        </w:r>
        <w:r w:rsidR="00F02F51" w:rsidRPr="00F226F2">
          <w:t>decide which system</w:t>
        </w:r>
      </w:ins>
      <w:ins w:id="663" w:author="Julian Smith" w:date="2024-06-24T13:27:00Z" w16du:dateUtc="2024-06-24T12:27:00Z">
        <w:r w:rsidR="00A233E3" w:rsidRPr="00F226F2">
          <w:t>s to deploy license on at the</w:t>
        </w:r>
      </w:ins>
      <w:ins w:id="664" w:author="Julian Smith" w:date="2024-06-24T13:33:00Z" w16du:dateUtc="2024-06-24T12:33:00Z">
        <w:r w:rsidR="003943AF" w:rsidRPr="00F226F2">
          <w:t xml:space="preserve"> </w:t>
        </w:r>
      </w:ins>
      <w:ins w:id="665" w:author="Julian Smith" w:date="2024-06-24T13:27:00Z" w16du:dateUtc="2024-06-24T12:27:00Z">
        <w:r w:rsidR="00A233E3" w:rsidRPr="00F226F2">
          <w:t>point that the licenses are generated.</w:t>
        </w:r>
        <w:r w:rsidR="001B286E" w:rsidRPr="00F226F2">
          <w:t xml:space="preserve"> </w:t>
        </w:r>
      </w:ins>
      <w:ins w:id="666" w:author="Julian Smith" w:date="2024-06-24T13:28:00Z" w16du:dateUtc="2024-06-24T12:28:00Z">
        <w:r w:rsidR="00637612" w:rsidRPr="00F226F2">
          <w:t xml:space="preserve">This </w:t>
        </w:r>
      </w:ins>
      <w:ins w:id="667" w:author="Julian Smith" w:date="2024-06-24T13:31:00Z" w16du:dateUtc="2024-06-24T12:31:00Z">
        <w:r w:rsidR="00B95508" w:rsidRPr="00F226F2">
          <w:t>is a flexible approach</w:t>
        </w:r>
      </w:ins>
      <w:ins w:id="668" w:author="Julian Smith" w:date="2024-06-24T13:32:00Z" w16du:dateUtc="2024-06-24T12:32:00Z">
        <w:r w:rsidR="009E7BD0" w:rsidRPr="00F226F2">
          <w:t xml:space="preserve"> </w:t>
        </w:r>
      </w:ins>
      <w:ins w:id="669" w:author="Julian Smith" w:date="2024-06-24T13:33:00Z" w16du:dateUtc="2024-06-24T12:33:00Z">
        <w:r w:rsidR="003943AF" w:rsidRPr="00F226F2">
          <w:t>to license</w:t>
        </w:r>
      </w:ins>
      <w:ins w:id="670" w:author="Julian Smith" w:date="2024-06-24T13:32:00Z" w16du:dateUtc="2024-06-24T12:32:00Z">
        <w:r w:rsidR="009E7BD0" w:rsidRPr="00F226F2">
          <w:t xml:space="preserve"> managemen</w:t>
        </w:r>
        <w:r w:rsidR="003943AF" w:rsidRPr="00F226F2">
          <w:t>t</w:t>
        </w:r>
      </w:ins>
      <w:ins w:id="671" w:author="Julian Smith" w:date="2024-06-24T13:28:00Z" w16du:dateUtc="2024-06-24T12:28:00Z">
        <w:r w:rsidR="00637612" w:rsidRPr="00F226F2">
          <w:t xml:space="preserve"> </w:t>
        </w:r>
      </w:ins>
      <w:ins w:id="672" w:author="Julian Smith" w:date="2024-06-24T13:30:00Z" w16du:dateUtc="2024-06-24T12:30:00Z">
        <w:r w:rsidR="00B95508" w:rsidRPr="00F226F2">
          <w:t xml:space="preserve">that allows </w:t>
        </w:r>
      </w:ins>
      <w:ins w:id="673" w:author="Julian Smith" w:date="2024-06-24T13:31:00Z" w16du:dateUtc="2024-06-24T12:31:00Z">
        <w:r w:rsidR="00B95508" w:rsidRPr="00F226F2">
          <w:t>customer</w:t>
        </w:r>
        <w:r w:rsidR="00425766" w:rsidRPr="00F226F2">
          <w:t>s</w:t>
        </w:r>
        <w:r w:rsidR="00B95508" w:rsidRPr="00F226F2">
          <w:t xml:space="preserve"> to manage their license lifecycles (activation, returns, rehosting etc..) </w:t>
        </w:r>
        <w:r w:rsidR="00425766" w:rsidRPr="00F226F2">
          <w:t>without involving the software producer</w:t>
        </w:r>
      </w:ins>
      <w:ins w:id="674" w:author="Julian Smith" w:date="2024-06-24T13:32:00Z" w16du:dateUtc="2024-06-24T12:32:00Z">
        <w:r w:rsidR="003943AF" w:rsidRPr="00F226F2">
          <w:t xml:space="preserve">: however, it </w:t>
        </w:r>
      </w:ins>
      <w:ins w:id="675" w:author="Julian Smith" w:date="2024-06-24T13:28:00Z" w16du:dateUtc="2024-06-24T12:28:00Z">
        <w:r w:rsidR="00637612" w:rsidRPr="00F226F2">
          <w:t>requires tha</w:t>
        </w:r>
        <w:r w:rsidR="00616211" w:rsidRPr="00F226F2">
          <w:t xml:space="preserve">t </w:t>
        </w:r>
      </w:ins>
      <w:ins w:id="676" w:author="Julian Smith" w:date="2024-06-24T13:29:00Z" w16du:dateUtc="2024-06-24T12:29:00Z">
        <w:r w:rsidR="00616211" w:rsidRPr="00F226F2">
          <w:t xml:space="preserve">customers have access to a licensing portal – the Revenera End-user Portal </w:t>
        </w:r>
      </w:ins>
      <w:ins w:id="677" w:author="Julian Smith" w:date="2024-06-24T13:35:00Z" w16du:dateUtc="2024-06-24T12:35:00Z">
        <w:r w:rsidR="00005D0D" w:rsidRPr="00F226F2">
          <w:t>for</w:t>
        </w:r>
      </w:ins>
      <w:ins w:id="678" w:author="Julian Smith" w:date="2024-06-24T13:29:00Z" w16du:dateUtc="2024-06-24T12:29:00Z">
        <w:r w:rsidR="00616211" w:rsidRPr="00F226F2">
          <w:t xml:space="preserve"> example – or the software</w:t>
        </w:r>
      </w:ins>
      <w:ins w:id="679" w:author="Julian Smith" w:date="2024-06-24T13:33:00Z" w16du:dateUtc="2024-06-24T12:33:00Z">
        <w:r w:rsidR="009067B9" w:rsidRPr="00F226F2">
          <w:t xml:space="preserve"> </w:t>
        </w:r>
      </w:ins>
      <w:ins w:id="680" w:author="Julian Smith" w:date="2024-06-24T13:29:00Z" w16du:dateUtc="2024-06-24T12:29:00Z">
        <w:r w:rsidR="00336495" w:rsidRPr="00F226F2">
          <w:t xml:space="preserve">enables users </w:t>
        </w:r>
      </w:ins>
      <w:ins w:id="681" w:author="Julian Smith" w:date="2024-06-24T13:34:00Z" w16du:dateUtc="2024-06-24T12:34:00Z">
        <w:r w:rsidR="0071420D" w:rsidRPr="00F226F2">
          <w:t xml:space="preserve">to activate licenses </w:t>
        </w:r>
        <w:commentRangeStart w:id="682"/>
        <w:r w:rsidR="0071420D" w:rsidRPr="00F226F2">
          <w:t>electronically</w:t>
        </w:r>
      </w:ins>
      <w:commentRangeEnd w:id="682"/>
      <w:r w:rsidR="00774973" w:rsidRPr="00F226F2">
        <w:rPr>
          <w:rStyle w:val="CommentReference"/>
        </w:rPr>
        <w:commentReference w:id="682"/>
      </w:r>
      <w:ins w:id="683" w:author="Julian Smith" w:date="2024-06-24T13:34:00Z" w16du:dateUtc="2024-06-24T12:34:00Z">
        <w:r w:rsidR="0071420D" w:rsidRPr="00F226F2">
          <w:t>.</w:t>
        </w:r>
      </w:ins>
      <w:ins w:id="684" w:author="Yves Houtevels" w:date="2024-07-30T09:51:00Z" w16du:dateUtc="2024-07-30T07:51:00Z">
        <w:r w:rsidR="00801C7B" w:rsidRPr="00F226F2">
          <w:t xml:space="preserve"> An example </w:t>
        </w:r>
        <w:r w:rsidR="00FF08FA" w:rsidRPr="00F226F2">
          <w:t>of the FlexFlex license solution which allow late binding.</w:t>
        </w:r>
      </w:ins>
    </w:p>
    <w:p w14:paraId="2D87665A" w14:textId="67F7651A" w:rsidR="000332E2" w:rsidRPr="00F226F2" w:rsidRDefault="00E04A29" w:rsidP="00E04A29">
      <w:pPr>
        <w:pStyle w:val="Heading4"/>
        <w:rPr>
          <w:ins w:id="685" w:author="Julian Smith" w:date="2024-06-24T14:06:00Z" w16du:dateUtc="2024-06-24T13:06:00Z"/>
          <w:color w:val="00417B" w:themeColor="text2" w:themeShade="BF"/>
        </w:rPr>
      </w:pPr>
      <w:ins w:id="686" w:author="Julian Smith" w:date="2024-06-24T14:06:00Z" w16du:dateUtc="2024-06-24T13:06:00Z">
        <w:r w:rsidRPr="00F226F2">
          <w:rPr>
            <w:color w:val="00417B" w:themeColor="text2" w:themeShade="BF"/>
          </w:rPr>
          <w:t>Commercial and Technical Products</w:t>
        </w:r>
      </w:ins>
    </w:p>
    <w:p w14:paraId="73E62477" w14:textId="19AE59F9" w:rsidR="00706817" w:rsidRPr="00F226F2" w:rsidRDefault="0050479D">
      <w:pPr>
        <w:rPr>
          <w:ins w:id="687" w:author="Julian Smith" w:date="2024-07-26T10:59:00Z" w16du:dateUtc="2024-07-26T09:59:00Z"/>
        </w:rPr>
      </w:pPr>
      <w:ins w:id="688" w:author="Julian Smith" w:date="2024-06-24T14:07:00Z" w16du:dateUtc="2024-06-24T13:07:00Z">
        <w:r w:rsidRPr="00F226F2">
          <w:t>The term c</w:t>
        </w:r>
      </w:ins>
      <w:ins w:id="689" w:author="Julian Smith" w:date="2024-06-24T14:06:00Z" w16du:dateUtc="2024-06-24T13:06:00Z">
        <w:r w:rsidRPr="00F226F2">
          <w:t xml:space="preserve">ommercial </w:t>
        </w:r>
      </w:ins>
      <w:ins w:id="690" w:author="Julian Smith" w:date="2024-06-24T14:07:00Z" w16du:dateUtc="2024-06-24T13:07:00Z">
        <w:r w:rsidRPr="00F226F2">
          <w:t>product</w:t>
        </w:r>
      </w:ins>
      <w:ins w:id="691" w:author="Julian Smith" w:date="2024-06-24T14:06:00Z" w16du:dateUtc="2024-06-24T13:06:00Z">
        <w:r w:rsidRPr="00F226F2">
          <w:t xml:space="preserve"> ref</w:t>
        </w:r>
      </w:ins>
      <w:ins w:id="692" w:author="Julian Smith" w:date="2024-06-24T14:07:00Z" w16du:dateUtc="2024-06-24T13:07:00Z">
        <w:r w:rsidRPr="00F226F2">
          <w:t xml:space="preserve">ers to </w:t>
        </w:r>
      </w:ins>
      <w:ins w:id="693" w:author="Julian Smith" w:date="2024-06-24T14:08:00Z" w16du:dateUtc="2024-06-24T13:08:00Z">
        <w:r w:rsidR="008C7833" w:rsidRPr="00F226F2">
          <w:t>a</w:t>
        </w:r>
      </w:ins>
      <w:ins w:id="694" w:author="Julian Smith" w:date="2024-06-24T14:07:00Z" w16du:dateUtc="2024-06-24T13:07:00Z">
        <w:r w:rsidRPr="00F226F2">
          <w:t xml:space="preserve"> product definition in a sales system used to</w:t>
        </w:r>
        <w:r w:rsidR="00D64F62" w:rsidRPr="00F226F2">
          <w:t xml:space="preserve"> provide quotes and orders to customers when purchasing software. Technical produ</w:t>
        </w:r>
      </w:ins>
      <w:ins w:id="695" w:author="Julian Smith" w:date="2024-06-24T14:08:00Z" w16du:dateUtc="2024-06-24T13:08:00Z">
        <w:r w:rsidR="00D64F62" w:rsidRPr="00F226F2">
          <w:t>cts</w:t>
        </w:r>
        <w:r w:rsidR="008C7833" w:rsidRPr="00F226F2">
          <w:t xml:space="preserve"> are </w:t>
        </w:r>
      </w:ins>
      <w:ins w:id="696" w:author="Julian Smith" w:date="2024-07-26T09:59:00Z" w16du:dateUtc="2024-07-26T08:59:00Z">
        <w:r w:rsidR="00B95679" w:rsidRPr="00F226F2">
          <w:t>created</w:t>
        </w:r>
      </w:ins>
      <w:ins w:id="697" w:author="Julian Smith" w:date="2024-06-24T14:08:00Z" w16du:dateUtc="2024-06-24T13:08:00Z">
        <w:r w:rsidR="008C7833" w:rsidRPr="00F226F2">
          <w:t xml:space="preserve"> in FNO and define how</w:t>
        </w:r>
      </w:ins>
      <w:ins w:id="698" w:author="Julian Smith" w:date="2024-06-24T14:11:00Z" w16du:dateUtc="2024-06-24T13:11:00Z">
        <w:r w:rsidR="00251816" w:rsidRPr="00F226F2">
          <w:t>, in conjunction with license models</w:t>
        </w:r>
        <w:r w:rsidR="00844050" w:rsidRPr="00F226F2">
          <w:t xml:space="preserve">, </w:t>
        </w:r>
      </w:ins>
      <w:ins w:id="699" w:author="Julian Smith" w:date="2024-06-24T14:08:00Z" w16du:dateUtc="2024-06-24T13:08:00Z">
        <w:r w:rsidR="008C7833" w:rsidRPr="00F226F2">
          <w:t xml:space="preserve">licenses are constructed for the commercial </w:t>
        </w:r>
      </w:ins>
      <w:ins w:id="700" w:author="Julian Smith" w:date="2024-06-24T14:09:00Z" w16du:dateUtc="2024-06-24T13:09:00Z">
        <w:r w:rsidR="008C7833" w:rsidRPr="00F226F2">
          <w:t>products</w:t>
        </w:r>
      </w:ins>
      <w:ins w:id="701" w:author="Julian Smith" w:date="2024-06-24T14:08:00Z" w16du:dateUtc="2024-06-24T13:08:00Z">
        <w:r w:rsidR="008C7833" w:rsidRPr="00F226F2">
          <w:t xml:space="preserve"> </w:t>
        </w:r>
      </w:ins>
      <w:ins w:id="702" w:author="Julian Smith" w:date="2024-06-24T14:09:00Z" w16du:dateUtc="2024-06-24T13:09:00Z">
        <w:r w:rsidR="008C7833" w:rsidRPr="00F226F2">
          <w:t xml:space="preserve">purchased. Oftentimes, commercial and technical products are related using part </w:t>
        </w:r>
        <w:commentRangeStart w:id="703"/>
        <w:commentRangeStart w:id="704"/>
        <w:commentRangeStart w:id="705"/>
        <w:r w:rsidR="008C7833" w:rsidRPr="00F226F2">
          <w:t>numbers</w:t>
        </w:r>
      </w:ins>
      <w:commentRangeEnd w:id="703"/>
      <w:r w:rsidR="00162676" w:rsidRPr="00F226F2">
        <w:rPr>
          <w:rStyle w:val="CommentReference"/>
        </w:rPr>
        <w:commentReference w:id="703"/>
      </w:r>
      <w:commentRangeEnd w:id="704"/>
      <w:r w:rsidR="005A75BC" w:rsidRPr="00F226F2">
        <w:rPr>
          <w:rStyle w:val="CommentReference"/>
        </w:rPr>
        <w:commentReference w:id="704"/>
      </w:r>
      <w:commentRangeEnd w:id="705"/>
      <w:r w:rsidR="00C42CBC" w:rsidRPr="00F226F2">
        <w:rPr>
          <w:rStyle w:val="CommentReference"/>
        </w:rPr>
        <w:commentReference w:id="705"/>
      </w:r>
      <w:ins w:id="706" w:author="Julian Smith" w:date="2024-06-24T14:09:00Z" w16du:dateUtc="2024-06-24T13:09:00Z">
        <w:r w:rsidR="008C7833" w:rsidRPr="00F226F2">
          <w:t xml:space="preserve"> (SKU, ERP product code, …) </w:t>
        </w:r>
      </w:ins>
      <w:ins w:id="707" w:author="Julian Smith" w:date="2024-06-24T14:10:00Z" w16du:dateUtc="2024-06-24T13:10:00Z">
        <w:r w:rsidR="00986F51" w:rsidRPr="00F226F2">
          <w:t xml:space="preserve">but this need not always be the </w:t>
        </w:r>
        <w:commentRangeStart w:id="708"/>
        <w:r w:rsidR="00986F51" w:rsidRPr="00F226F2">
          <w:t>case</w:t>
        </w:r>
      </w:ins>
      <w:commentRangeEnd w:id="708"/>
      <w:r w:rsidR="00F46EDC" w:rsidRPr="00F226F2">
        <w:rPr>
          <w:rStyle w:val="CommentReference"/>
        </w:rPr>
        <w:commentReference w:id="708"/>
      </w:r>
      <w:ins w:id="709" w:author="Julian Smith" w:date="2024-06-24T14:10:00Z" w16du:dateUtc="2024-06-24T13:10:00Z">
        <w:r w:rsidR="00986F51" w:rsidRPr="00F226F2">
          <w:t>.</w:t>
        </w:r>
      </w:ins>
    </w:p>
    <w:p w14:paraId="2B403322" w14:textId="4D59335C" w:rsidR="00DA4920" w:rsidRPr="00F226F2" w:rsidRDefault="00DA4920">
      <w:pPr>
        <w:pStyle w:val="Heading4"/>
        <w:rPr>
          <w:ins w:id="710" w:author="Julian Smith" w:date="2024-07-26T10:24:00Z" w16du:dateUtc="2024-07-26T09:24:00Z"/>
          <w:color w:val="00417B" w:themeColor="text2" w:themeShade="BF"/>
          <w:rPrChange w:id="711" w:author="Julian Smith" w:date="2024-09-24T17:17:00Z" w16du:dateUtc="2024-09-24T16:17:00Z">
            <w:rPr>
              <w:ins w:id="712" w:author="Julian Smith" w:date="2024-07-26T10:24:00Z" w16du:dateUtc="2024-07-26T09:24:00Z"/>
            </w:rPr>
          </w:rPrChange>
        </w:rPr>
        <w:pPrChange w:id="713" w:author="Julian Smith" w:date="2024-07-26T10:59:00Z" w16du:dateUtc="2024-07-26T09:59:00Z">
          <w:pPr/>
        </w:pPrChange>
      </w:pPr>
      <w:ins w:id="714" w:author="Julian Smith" w:date="2024-07-26T10:59:00Z" w16du:dateUtc="2024-07-26T09:59:00Z">
        <w:r w:rsidRPr="00F226F2">
          <w:rPr>
            <w:color w:val="00417B" w:themeColor="text2" w:themeShade="BF"/>
            <w:rPrChange w:id="715" w:author="Julian Smith" w:date="2024-09-24T17:17:00Z" w16du:dateUtc="2024-09-24T16:17:00Z">
              <w:rPr/>
            </w:rPrChange>
          </w:rPr>
          <w:t>Part Numbers and Product Codes</w:t>
        </w:r>
      </w:ins>
    </w:p>
    <w:p w14:paraId="4A98B635" w14:textId="4FC646DE" w:rsidR="006319E1" w:rsidRPr="00F226F2" w:rsidRDefault="006319E1">
      <w:pPr>
        <w:rPr>
          <w:ins w:id="716" w:author="Julian Smith" w:date="2024-07-26T10:25:00Z" w16du:dateUtc="2024-07-26T09:25:00Z"/>
        </w:rPr>
      </w:pPr>
      <w:ins w:id="717" w:author="Julian Smith" w:date="2024-07-26T10:24:00Z" w16du:dateUtc="2024-07-26T09:24:00Z">
        <w:r w:rsidRPr="00F226F2">
          <w:t>In Revenera</w:t>
        </w:r>
      </w:ins>
      <w:ins w:id="718" w:author="Julian Smith" w:date="2024-07-26T10:25:00Z" w16du:dateUtc="2024-07-26T09:25:00Z">
        <w:r w:rsidR="009405FA" w:rsidRPr="00F226F2">
          <w:t xml:space="preserve"> there are two types of</w:t>
        </w:r>
        <w:r w:rsidR="00D26975" w:rsidRPr="00F226F2">
          <w:t xml:space="preserve"> </w:t>
        </w:r>
      </w:ins>
      <w:ins w:id="719" w:author="Julian Smith" w:date="2024-07-26T10:27:00Z" w16du:dateUtc="2024-07-26T09:27:00Z">
        <w:r w:rsidR="00252D38" w:rsidRPr="00F226F2">
          <w:t>activatable</w:t>
        </w:r>
      </w:ins>
      <w:ins w:id="720" w:author="Julian Smith" w:date="2024-07-26T10:25:00Z" w16du:dateUtc="2024-07-26T09:25:00Z">
        <w:r w:rsidR="00D26975" w:rsidRPr="00F226F2">
          <w:t xml:space="preserve"> products:</w:t>
        </w:r>
      </w:ins>
    </w:p>
    <w:p w14:paraId="5373F186" w14:textId="40324B13" w:rsidR="00D26975" w:rsidRPr="00F226F2" w:rsidRDefault="00D26975" w:rsidP="00D26975">
      <w:pPr>
        <w:pStyle w:val="ListParagraph"/>
        <w:numPr>
          <w:ilvl w:val="0"/>
          <w:numId w:val="79"/>
        </w:numPr>
        <w:rPr>
          <w:ins w:id="721" w:author="Julian Smith" w:date="2024-07-26T10:26:00Z" w16du:dateUtc="2024-07-26T09:26:00Z"/>
        </w:rPr>
      </w:pPr>
      <w:ins w:id="722" w:author="Julian Smith" w:date="2024-07-26T10:25:00Z" w16du:dateUtc="2024-07-26T09:25:00Z">
        <w:r w:rsidRPr="00F226F2">
          <w:t xml:space="preserve">Products that specify a </w:t>
        </w:r>
      </w:ins>
      <w:ins w:id="723" w:author="Julian Smith" w:date="2024-07-26T10:26:00Z" w16du:dateUtc="2024-07-26T09:26:00Z">
        <w:r w:rsidR="008C6350" w:rsidRPr="00F226F2">
          <w:t xml:space="preserve">fixed </w:t>
        </w:r>
      </w:ins>
      <w:ins w:id="724" w:author="Julian Smith" w:date="2024-07-26T10:25:00Z" w16du:dateUtc="2024-07-26T09:25:00Z">
        <w:r w:rsidRPr="00F226F2">
          <w:t>number of feature</w:t>
        </w:r>
      </w:ins>
      <w:ins w:id="725" w:author="Julian Smith" w:date="2024-07-26T10:26:00Z" w16du:dateUtc="2024-07-26T09:26:00Z">
        <w:r w:rsidRPr="00F226F2">
          <w:t xml:space="preserve">s that will </w:t>
        </w:r>
        <w:r w:rsidR="008C6350" w:rsidRPr="00F226F2">
          <w:t>be added to licenses.</w:t>
        </w:r>
      </w:ins>
    </w:p>
    <w:p w14:paraId="5BDBBC14" w14:textId="1D19A74C" w:rsidR="008C6350" w:rsidRPr="00F226F2" w:rsidRDefault="008C6350" w:rsidP="00D26975">
      <w:pPr>
        <w:pStyle w:val="ListParagraph"/>
        <w:numPr>
          <w:ilvl w:val="0"/>
          <w:numId w:val="79"/>
        </w:numPr>
        <w:rPr>
          <w:ins w:id="726" w:author="Julian Smith" w:date="2024-07-26T10:31:00Z" w16du:dateUtc="2024-07-26T09:31:00Z"/>
        </w:rPr>
      </w:pPr>
      <w:ins w:id="727" w:author="Julian Smith" w:date="2024-07-26T10:26:00Z" w16du:dateUtc="2024-07-26T09:26:00Z">
        <w:r w:rsidRPr="00F226F2">
          <w:t xml:space="preserve">Suites that specify a fixed number of products – </w:t>
        </w:r>
      </w:ins>
      <w:ins w:id="728" w:author="Julian Smith" w:date="2024-07-26T10:28:00Z" w16du:dateUtc="2024-07-26T09:28:00Z">
        <w:r w:rsidR="0087087E" w:rsidRPr="00F226F2">
          <w:t>fixed</w:t>
        </w:r>
      </w:ins>
      <w:ins w:id="729" w:author="Julian Smith" w:date="2024-07-26T10:26:00Z" w16du:dateUtc="2024-07-26T09:26:00Z">
        <w:r w:rsidRPr="00F226F2">
          <w:t xml:space="preserve"> bundle</w:t>
        </w:r>
      </w:ins>
      <w:ins w:id="730" w:author="Julian Smith" w:date="2024-07-26T10:28:00Z" w16du:dateUtc="2024-07-26T09:28:00Z">
        <w:r w:rsidR="0087087E" w:rsidRPr="00F226F2">
          <w:t>s</w:t>
        </w:r>
      </w:ins>
      <w:ins w:id="731" w:author="Julian Smith" w:date="2024-07-26T10:26:00Z" w16du:dateUtc="2024-07-26T09:26:00Z">
        <w:r w:rsidRPr="00F226F2">
          <w:t xml:space="preserve"> </w:t>
        </w:r>
      </w:ins>
      <w:ins w:id="732" w:author="Julian Smith" w:date="2024-07-26T10:27:00Z" w16du:dateUtc="2024-07-26T09:27:00Z">
        <w:r w:rsidR="009A556E" w:rsidRPr="00F226F2">
          <w:t>–</w:t>
        </w:r>
      </w:ins>
      <w:ins w:id="733" w:author="Julian Smith" w:date="2024-07-26T10:26:00Z" w16du:dateUtc="2024-07-26T09:26:00Z">
        <w:r w:rsidR="009A556E" w:rsidRPr="00F226F2">
          <w:t xml:space="preserve"> </w:t>
        </w:r>
      </w:ins>
      <w:ins w:id="734" w:author="Julian Smith" w:date="2024-07-26T10:27:00Z" w16du:dateUtc="2024-07-26T09:27:00Z">
        <w:r w:rsidR="009A556E" w:rsidRPr="00F226F2">
          <w:t>and the sum of all features from the specified products in the suite will</w:t>
        </w:r>
        <w:r w:rsidR="00252D38" w:rsidRPr="00F226F2">
          <w:t xml:space="preserve"> be added to licenses.</w:t>
        </w:r>
      </w:ins>
    </w:p>
    <w:p w14:paraId="18CD4BFD" w14:textId="63906A36" w:rsidR="00252D38" w:rsidRPr="00F226F2" w:rsidRDefault="00126059" w:rsidP="00252D38">
      <w:pPr>
        <w:rPr>
          <w:ins w:id="735" w:author="Julian Smith" w:date="2024-07-26T10:29:00Z" w16du:dateUtc="2024-07-26T09:29:00Z"/>
        </w:rPr>
      </w:pPr>
      <w:ins w:id="736" w:author="Julian Smith" w:date="2024-07-26T10:31:00Z" w16du:dateUtc="2024-07-26T09:31:00Z">
        <w:r w:rsidRPr="00F226F2">
          <w:t>Part-numbers</w:t>
        </w:r>
        <w:r w:rsidR="005075A3" w:rsidRPr="00F226F2">
          <w:t xml:space="preserve"> in Revenera li</w:t>
        </w:r>
      </w:ins>
      <w:ins w:id="737" w:author="Julian Smith" w:date="2024-07-26T10:32:00Z" w16du:dateUtc="2024-07-26T09:32:00Z">
        <w:r w:rsidR="005075A3" w:rsidRPr="00F226F2">
          <w:t>nk together</w:t>
        </w:r>
        <w:r w:rsidR="000747C5" w:rsidRPr="00F226F2">
          <w:t xml:space="preserve"> products (or suites) and a License Model</w:t>
        </w:r>
      </w:ins>
      <w:ins w:id="738" w:author="Julian Smith" w:date="2024-07-26T11:12:00Z" w16du:dateUtc="2024-07-26T10:12:00Z">
        <w:r w:rsidR="008C6D87" w:rsidRPr="00F226F2">
          <w:t xml:space="preserve">: </w:t>
        </w:r>
      </w:ins>
      <w:ins w:id="739" w:author="Julian Smith" w:date="2024-07-26T10:32:00Z" w16du:dateUtc="2024-07-26T09:32:00Z">
        <w:r w:rsidR="003A2EF8" w:rsidRPr="00F226F2">
          <w:t>based on the part-</w:t>
        </w:r>
      </w:ins>
      <w:ins w:id="740" w:author="Julian Smith" w:date="2024-07-26T10:33:00Z" w16du:dateUtc="2024-07-26T09:33:00Z">
        <w:r w:rsidR="003A2EF8" w:rsidRPr="00F226F2">
          <w:t>N</w:t>
        </w:r>
      </w:ins>
      <w:ins w:id="741" w:author="Julian Smith" w:date="2024-07-26T10:32:00Z" w16du:dateUtc="2024-07-26T09:32:00Z">
        <w:r w:rsidR="003A2EF8" w:rsidRPr="00F226F2">
          <w:t>umber</w:t>
        </w:r>
      </w:ins>
      <w:ins w:id="742" w:author="Julian Smith" w:date="2024-07-26T10:33:00Z" w16du:dateUtc="2024-07-26T09:33:00Z">
        <w:r w:rsidR="003A2EF8" w:rsidRPr="00F226F2">
          <w:t xml:space="preserve">, </w:t>
        </w:r>
      </w:ins>
      <w:ins w:id="743" w:author="Julian Smith" w:date="2024-07-26T10:28:00Z" w16du:dateUtc="2024-07-26T09:28:00Z">
        <w:r w:rsidR="007C1BA9" w:rsidRPr="00F226F2">
          <w:t>FNO generates licenses</w:t>
        </w:r>
        <w:r w:rsidR="0087087E" w:rsidRPr="00F226F2">
          <w:t xml:space="preserve"> </w:t>
        </w:r>
      </w:ins>
      <w:ins w:id="744" w:author="Julian Smith" w:date="2024-07-26T10:33:00Z" w16du:dateUtc="2024-07-26T09:33:00Z">
        <w:r w:rsidR="00EE7092" w:rsidRPr="00F226F2">
          <w:t xml:space="preserve">in accordance with </w:t>
        </w:r>
      </w:ins>
      <w:ins w:id="745" w:author="Julian Smith" w:date="2024-07-26T10:29:00Z" w16du:dateUtc="2024-07-26T09:29:00Z">
        <w:r w:rsidR="0087087E" w:rsidRPr="00F226F2">
          <w:t xml:space="preserve">technical specification of product </w:t>
        </w:r>
      </w:ins>
      <w:ins w:id="746" w:author="Julian Smith" w:date="2024-07-26T10:33:00Z" w16du:dateUtc="2024-07-26T09:33:00Z">
        <w:r w:rsidR="00EE7092" w:rsidRPr="00F226F2">
          <w:t xml:space="preserve">(or </w:t>
        </w:r>
      </w:ins>
      <w:ins w:id="747" w:author="Julian Smith" w:date="2024-07-26T10:29:00Z" w16du:dateUtc="2024-07-26T09:29:00Z">
        <w:r w:rsidR="0087087E" w:rsidRPr="00F226F2">
          <w:t>suite</w:t>
        </w:r>
      </w:ins>
      <w:ins w:id="748" w:author="Julian Smith" w:date="2024-07-26T10:33:00Z" w16du:dateUtc="2024-07-26T09:33:00Z">
        <w:r w:rsidR="00EE7092" w:rsidRPr="00F226F2">
          <w:t>)</w:t>
        </w:r>
      </w:ins>
      <w:ins w:id="749" w:author="Julian Smith" w:date="2024-07-26T10:34:00Z" w16du:dateUtc="2024-07-26T09:34:00Z">
        <w:r w:rsidR="00084E2C" w:rsidRPr="00F226F2">
          <w:t xml:space="preserve"> and metadata provided by the License </w:t>
        </w:r>
        <w:r w:rsidR="00C343D3" w:rsidRPr="00F226F2">
          <w:t>Model</w:t>
        </w:r>
        <w:r w:rsidR="00084E2C" w:rsidRPr="00F226F2">
          <w:t>.</w:t>
        </w:r>
      </w:ins>
    </w:p>
    <w:p w14:paraId="08414D80" w14:textId="6E08F946" w:rsidR="0087087E" w:rsidRPr="00F226F2" w:rsidRDefault="00E31874">
      <w:pPr>
        <w:rPr>
          <w:ins w:id="750" w:author="Julian Smith" w:date="2024-06-24T13:16:00Z" w16du:dateUtc="2024-06-24T12:16:00Z"/>
        </w:rPr>
        <w:pPrChange w:id="751" w:author="Julian Smith" w:date="2024-07-26T10:27:00Z" w16du:dateUtc="2024-07-26T09:27:00Z">
          <w:pPr>
            <w:spacing w:after="160" w:line="259" w:lineRule="auto"/>
            <w:jc w:val="left"/>
            <w:textAlignment w:val="auto"/>
          </w:pPr>
        </w:pPrChange>
      </w:pPr>
      <w:ins w:id="752" w:author="Julian Smith" w:date="2024-07-26T10:55:00Z" w16du:dateUtc="2024-07-26T09:55:00Z">
        <w:r w:rsidRPr="00F226F2">
          <w:t>I</w:t>
        </w:r>
      </w:ins>
      <w:ins w:id="753" w:author="Julian Smith" w:date="2024-07-26T10:54:00Z" w16du:dateUtc="2024-07-26T09:54:00Z">
        <w:r w:rsidR="00BF3293" w:rsidRPr="00F226F2">
          <w:t>t is th</w:t>
        </w:r>
      </w:ins>
      <w:ins w:id="754" w:author="Julian Smith" w:date="2024-07-26T10:55:00Z" w16du:dateUtc="2024-07-26T09:55:00Z">
        <w:r w:rsidR="00BF3293" w:rsidRPr="00F226F2">
          <w:t>e sales system</w:t>
        </w:r>
      </w:ins>
      <w:ins w:id="755" w:author="Julian Smith" w:date="2024-07-26T10:57:00Z" w16du:dateUtc="2024-07-26T09:57:00Z">
        <w:r w:rsidR="00C34B26" w:rsidRPr="00F226F2">
          <w:t>’</w:t>
        </w:r>
      </w:ins>
      <w:ins w:id="756" w:author="Julian Smith" w:date="2024-07-26T10:55:00Z" w16du:dateUtc="2024-07-26T09:55:00Z">
        <w:r w:rsidR="00BF3293" w:rsidRPr="00F226F2">
          <w:t>s product code</w:t>
        </w:r>
      </w:ins>
      <w:ins w:id="757" w:author="Julian Smith" w:date="2024-07-26T10:57:00Z" w16du:dateUtc="2024-07-26T09:57:00Z">
        <w:r w:rsidR="00C34B26" w:rsidRPr="00F226F2">
          <w:t xml:space="preserve">s -- </w:t>
        </w:r>
      </w:ins>
      <w:ins w:id="758" w:author="Julian Smith" w:date="2024-07-26T10:55:00Z" w16du:dateUtc="2024-07-26T09:55:00Z">
        <w:r w:rsidRPr="00F226F2">
          <w:t xml:space="preserve">used as Part Numbers in Revenera </w:t>
        </w:r>
      </w:ins>
      <w:ins w:id="759" w:author="Julian Smith" w:date="2024-07-26T10:57:00Z" w16du:dateUtc="2024-07-26T09:57:00Z">
        <w:r w:rsidR="00C34B26" w:rsidRPr="00F226F2">
          <w:t>-- that</w:t>
        </w:r>
      </w:ins>
      <w:ins w:id="760" w:author="Julian Smith" w:date="2024-07-26T10:56:00Z" w16du:dateUtc="2024-07-26T09:56:00Z">
        <w:r w:rsidR="00D85D94" w:rsidRPr="00F226F2">
          <w:t xml:space="preserve"> identify </w:t>
        </w:r>
      </w:ins>
      <w:ins w:id="761" w:author="Julian Smith" w:date="2024-07-26T10:57:00Z" w16du:dateUtc="2024-07-26T09:57:00Z">
        <w:r w:rsidR="00800796" w:rsidRPr="00F226F2">
          <w:t xml:space="preserve">which </w:t>
        </w:r>
      </w:ins>
      <w:ins w:id="762" w:author="Julian Smith" w:date="2024-07-26T10:56:00Z" w16du:dateUtc="2024-07-26T09:56:00Z">
        <w:r w:rsidR="00D85D94" w:rsidRPr="00F226F2">
          <w:t xml:space="preserve">technical products (or suites) </w:t>
        </w:r>
      </w:ins>
      <w:ins w:id="763" w:author="Julian Smith" w:date="2024-07-26T10:58:00Z" w16du:dateUtc="2024-07-26T09:58:00Z">
        <w:r w:rsidR="00800796" w:rsidRPr="00F226F2">
          <w:t>to use</w:t>
        </w:r>
      </w:ins>
      <w:ins w:id="764" w:author="Julian Smith" w:date="2024-07-26T10:56:00Z" w16du:dateUtc="2024-07-26T09:56:00Z">
        <w:r w:rsidR="003F1126" w:rsidRPr="00F226F2">
          <w:t xml:space="preserve"> when creating Entitlements </w:t>
        </w:r>
      </w:ins>
      <w:ins w:id="765" w:author="Julian Smith" w:date="2024-07-26T10:58:00Z" w16du:dateUtc="2024-07-26T09:58:00Z">
        <w:r w:rsidR="00800796" w:rsidRPr="00F226F2">
          <w:t xml:space="preserve">and Line Items </w:t>
        </w:r>
      </w:ins>
      <w:ins w:id="766" w:author="Julian Smith" w:date="2024-07-26T10:56:00Z" w16du:dateUtc="2024-07-26T09:56:00Z">
        <w:r w:rsidR="003F1126" w:rsidRPr="00F226F2">
          <w:t>in Revenera.</w:t>
        </w:r>
      </w:ins>
    </w:p>
    <w:p w14:paraId="0B008F6E" w14:textId="07A4032D" w:rsidR="00E04A29" w:rsidRPr="00F226F2" w:rsidRDefault="00E04A29">
      <w:pPr>
        <w:spacing w:after="160" w:line="259" w:lineRule="auto"/>
        <w:jc w:val="left"/>
        <w:textAlignment w:val="auto"/>
        <w:rPr>
          <w:ins w:id="767" w:author="Julian Smith" w:date="2024-06-24T14:06:00Z" w16du:dateUtc="2024-06-24T13:06:00Z"/>
          <w:rFonts w:eastAsiaTheme="majorEastAsia" w:cstheme="majorBidi"/>
          <w:color w:val="00417B" w:themeColor="text2" w:themeShade="BF"/>
          <w:sz w:val="32"/>
          <w:szCs w:val="32"/>
          <w:lang w:eastAsia="ko-KR"/>
        </w:rPr>
      </w:pPr>
      <w:ins w:id="768" w:author="Julian Smith" w:date="2024-06-24T14:06:00Z" w16du:dateUtc="2024-06-24T13:06:00Z">
        <w:r w:rsidRPr="00F226F2">
          <w:rPr>
            <w:rFonts w:eastAsiaTheme="majorEastAsia" w:cstheme="majorBidi"/>
            <w:color w:val="00417B" w:themeColor="text2" w:themeShade="BF"/>
            <w:sz w:val="32"/>
            <w:szCs w:val="32"/>
            <w:lang w:eastAsia="ko-KR"/>
          </w:rPr>
          <w:br w:type="page"/>
        </w:r>
      </w:ins>
    </w:p>
    <w:p w14:paraId="74AA9F8A" w14:textId="7613E286" w:rsidR="00C273C5" w:rsidRPr="00F226F2" w:rsidDel="00706817" w:rsidRDefault="00C273C5" w:rsidP="007923E1">
      <w:pPr>
        <w:pStyle w:val="Heading3"/>
        <w:rPr>
          <w:del w:id="769" w:author="Julian Smith" w:date="2024-06-24T13:14:00Z" w16du:dateUtc="2024-06-24T12:14:00Z"/>
        </w:rPr>
      </w:pPr>
      <w:del w:id="770" w:author="Julian Smith" w:date="2024-06-24T13:14:00Z" w16du:dateUtc="2024-06-24T12:14:00Z">
        <w:r w:rsidRPr="00F226F2" w:rsidDel="00706817">
          <w:br w:type="page"/>
        </w:r>
      </w:del>
    </w:p>
    <w:p w14:paraId="62C74ACF" w14:textId="1EBEAD53" w:rsidR="008B4AC6" w:rsidRPr="00F226F2" w:rsidRDefault="00E82ED2" w:rsidP="00B37582">
      <w:pPr>
        <w:pStyle w:val="Heading1"/>
      </w:pPr>
      <w:bookmarkStart w:id="771" w:name="_Toc178778301"/>
      <w:r w:rsidRPr="00F226F2">
        <w:t>FN</w:t>
      </w:r>
      <w:r w:rsidR="00950E96" w:rsidRPr="00F226F2">
        <w:t>O</w:t>
      </w:r>
      <w:r w:rsidRPr="00F226F2">
        <w:t xml:space="preserve"> Design Principles</w:t>
      </w:r>
      <w:bookmarkEnd w:id="771"/>
    </w:p>
    <w:p w14:paraId="2CBC8514" w14:textId="5F0DABF4" w:rsidR="00E82ED2" w:rsidRPr="00F226F2" w:rsidRDefault="00C676BC" w:rsidP="008458A2">
      <w:r w:rsidRPr="00F226F2">
        <w:t xml:space="preserve">Design principles adopted for the </w:t>
      </w:r>
      <w:ins w:id="772" w:author="Yves Houtevels" w:date="2024-07-31T09:01:00Z" w16du:dateUtc="2024-07-31T07:01:00Z">
        <w:r w:rsidR="004C5C6E" w:rsidRPr="00F226F2">
          <w:t xml:space="preserve">FlexMat and </w:t>
        </w:r>
      </w:ins>
      <w:r w:rsidRPr="00F226F2">
        <w:t>Flex</w:t>
      </w:r>
      <w:del w:id="773" w:author="Yves Houtevels" w:date="2024-07-31T09:01:00Z" w16du:dateUtc="2024-07-31T07:01:00Z">
        <w:r w:rsidRPr="00F226F2" w:rsidDel="004C5C6E">
          <w:delText>-</w:delText>
        </w:r>
      </w:del>
      <w:r w:rsidRPr="00F226F2">
        <w:t>Flex phase of the Tiger Project follow established best-practice. This can be summarized by the following:</w:t>
      </w:r>
    </w:p>
    <w:p w14:paraId="2D90BF83" w14:textId="171D653F" w:rsidR="00950E96" w:rsidRPr="00F226F2" w:rsidRDefault="00950E96" w:rsidP="008458A2">
      <w:pPr>
        <w:pStyle w:val="Heading2"/>
      </w:pPr>
      <w:bookmarkStart w:id="774" w:name="_Toc178778302"/>
      <w:r w:rsidRPr="00F226F2">
        <w:t xml:space="preserve">Key </w:t>
      </w:r>
      <w:r w:rsidR="0026231F" w:rsidRPr="00F226F2">
        <w:t xml:space="preserve">Solution </w:t>
      </w:r>
      <w:r w:rsidRPr="00F226F2">
        <w:t>Design Drivers</w:t>
      </w:r>
      <w:bookmarkEnd w:id="774"/>
    </w:p>
    <w:p w14:paraId="47D5BE88" w14:textId="26010996" w:rsidR="0032742D" w:rsidRPr="00F226F2" w:rsidRDefault="0032742D" w:rsidP="007923E1">
      <w:pPr>
        <w:pStyle w:val="Heading3"/>
        <w:rPr>
          <w:ins w:id="775" w:author="Yves Houtevels" w:date="2024-07-02T15:47:00Z" w16du:dateUtc="2024-07-02T13:47:00Z"/>
        </w:rPr>
      </w:pPr>
      <w:ins w:id="776" w:author="Yves Houtevels" w:date="2024-07-02T15:46:00Z" w16du:dateUtc="2024-07-02T13:46:00Z">
        <w:r w:rsidRPr="00F226F2">
          <w:t>As from re</w:t>
        </w:r>
      </w:ins>
      <w:ins w:id="777" w:author="Yves Houtevels" w:date="2024-07-02T15:47:00Z" w16du:dateUtc="2024-07-02T13:47:00Z">
        <w:r w:rsidRPr="00F226F2">
          <w:t>lease FlexMat</w:t>
        </w:r>
      </w:ins>
    </w:p>
    <w:p w14:paraId="5B5A926C" w14:textId="77777777" w:rsidR="003B269A" w:rsidRPr="00F226F2" w:rsidRDefault="003B269A" w:rsidP="003B269A">
      <w:pPr>
        <w:pStyle w:val="ListParagraph"/>
        <w:numPr>
          <w:ilvl w:val="0"/>
          <w:numId w:val="38"/>
        </w:numPr>
        <w:spacing w:line="259" w:lineRule="auto"/>
        <w:textAlignment w:val="auto"/>
        <w:rPr>
          <w:ins w:id="778" w:author="Yves Houtevels" w:date="2024-07-02T15:48:00Z" w16du:dateUtc="2024-07-02T13:48:00Z"/>
        </w:rPr>
      </w:pPr>
      <w:ins w:id="779" w:author="Yves Houtevels" w:date="2024-07-02T15:47:00Z" w16du:dateUtc="2024-07-02T13:47:00Z">
        <w:r w:rsidRPr="00F226F2">
          <w:t>The CCKey concept is required to support existing software deployments on the client side.</w:t>
        </w:r>
      </w:ins>
    </w:p>
    <w:p w14:paraId="013ED056" w14:textId="77777777" w:rsidR="000452C7" w:rsidRPr="00F226F2" w:rsidRDefault="000452C7" w:rsidP="000452C7">
      <w:pPr>
        <w:pStyle w:val="ListParagraph"/>
        <w:numPr>
          <w:ilvl w:val="0"/>
          <w:numId w:val="38"/>
        </w:numPr>
        <w:rPr>
          <w:ins w:id="780" w:author="Yves Houtevels" w:date="2024-07-02T15:48:00Z" w16du:dateUtc="2024-07-02T13:48:00Z"/>
        </w:rPr>
      </w:pPr>
      <w:ins w:id="781" w:author="Yves Houtevels" w:date="2024-07-02T15:48:00Z" w16du:dateUtc="2024-07-02T13:48:00Z">
        <w:r w:rsidRPr="00F226F2">
          <w:t xml:space="preserve">Avoid customization; prefer an out-of-the-box implementation wherever possible. </w:t>
        </w:r>
      </w:ins>
    </w:p>
    <w:p w14:paraId="61CB3241" w14:textId="77777777" w:rsidR="000452C7" w:rsidRPr="00F226F2" w:rsidRDefault="000452C7" w:rsidP="000452C7">
      <w:pPr>
        <w:pStyle w:val="ListParagraph"/>
        <w:numPr>
          <w:ilvl w:val="0"/>
          <w:numId w:val="38"/>
        </w:numPr>
        <w:rPr>
          <w:ins w:id="782" w:author="Yves Houtevels" w:date="2024-07-02T15:48:00Z" w16du:dateUtc="2024-07-02T13:48:00Z"/>
        </w:rPr>
      </w:pPr>
      <w:ins w:id="783" w:author="Yves Houtevels" w:date="2024-07-02T15:48:00Z" w16du:dateUtc="2024-07-02T13:48:00Z">
        <w:r w:rsidRPr="00F226F2">
          <w:t xml:space="preserve">Avoid deploying or maintaining external services where equivalent functionality can be provided by prerequisite systems. </w:t>
        </w:r>
      </w:ins>
    </w:p>
    <w:p w14:paraId="4B53DE9A" w14:textId="77777777" w:rsidR="000452C7" w:rsidRPr="00F226F2" w:rsidRDefault="000452C7" w:rsidP="000452C7">
      <w:pPr>
        <w:pStyle w:val="ListParagraph"/>
        <w:numPr>
          <w:ilvl w:val="0"/>
          <w:numId w:val="38"/>
        </w:numPr>
        <w:rPr>
          <w:ins w:id="784" w:author="Yves Houtevels" w:date="2024-07-02T15:48:00Z" w16du:dateUtc="2024-07-02T13:48:00Z"/>
        </w:rPr>
      </w:pPr>
      <w:ins w:id="785" w:author="Yves Houtevels" w:date="2024-07-02T15:48:00Z" w16du:dateUtc="2024-07-02T13:48:00Z">
        <w:r w:rsidRPr="00F226F2">
          <w:t xml:space="preserve">Avoid duplicating functionality that is provided by prerequisite systems. </w:t>
        </w:r>
      </w:ins>
    </w:p>
    <w:p w14:paraId="6B8F89F7" w14:textId="64E82E6A" w:rsidR="000452C7" w:rsidRPr="00F226F2" w:rsidRDefault="000452C7" w:rsidP="000452C7">
      <w:pPr>
        <w:pStyle w:val="ListParagraph"/>
        <w:numPr>
          <w:ilvl w:val="0"/>
          <w:numId w:val="38"/>
        </w:numPr>
        <w:rPr>
          <w:ins w:id="786" w:author="Yves Houtevels" w:date="2024-07-02T15:48:00Z" w16du:dateUtc="2024-07-02T13:48:00Z"/>
        </w:rPr>
      </w:pPr>
      <w:ins w:id="787" w:author="Yves Houtevels" w:date="2024-07-02T15:48:00Z" w16du:dateUtc="2024-07-02T13:48:00Z">
        <w:r w:rsidRPr="00F226F2">
          <w:t xml:space="preserve">Keep all technical product catalogue and licensing details in FNO; avoid any of this information being required by other </w:t>
        </w:r>
        <w:commentRangeStart w:id="788"/>
        <w:commentRangeStart w:id="789"/>
        <w:r w:rsidRPr="00F226F2">
          <w:t>systems</w:t>
        </w:r>
        <w:commentRangeEnd w:id="788"/>
        <w:r w:rsidRPr="00F226F2">
          <w:rPr>
            <w:rStyle w:val="CommentReference"/>
          </w:rPr>
          <w:commentReference w:id="788"/>
        </w:r>
      </w:ins>
      <w:commentRangeEnd w:id="789"/>
      <w:r w:rsidR="00CF70A6" w:rsidRPr="00F226F2">
        <w:rPr>
          <w:rStyle w:val="CommentReference"/>
        </w:rPr>
        <w:commentReference w:id="789"/>
      </w:r>
      <w:ins w:id="790" w:author="Yves Houtevels" w:date="2024-07-02T15:48:00Z" w16du:dateUtc="2024-07-02T13:48:00Z">
        <w:r w:rsidRPr="00F226F2">
          <w:t xml:space="preserve">. </w:t>
        </w:r>
      </w:ins>
      <w:ins w:id="791" w:author="Yves Houtevels" w:date="2024-07-30T16:02:00Z" w16du:dateUtc="2024-07-30T14:02:00Z">
        <w:r w:rsidR="00796F1E" w:rsidRPr="00F226F2">
          <w:t>FNO is the master application for technical product catalogue and licensing details.</w:t>
        </w:r>
      </w:ins>
    </w:p>
    <w:p w14:paraId="3133C6AE" w14:textId="21E94705" w:rsidR="000452C7" w:rsidRPr="00F226F2" w:rsidRDefault="000452C7">
      <w:pPr>
        <w:pStyle w:val="ListParagraph"/>
        <w:numPr>
          <w:ilvl w:val="0"/>
          <w:numId w:val="38"/>
        </w:numPr>
        <w:rPr>
          <w:ins w:id="792" w:author="Yves Houtevels" w:date="2024-07-02T15:47:00Z" w16du:dateUtc="2024-07-02T13:47:00Z"/>
        </w:rPr>
        <w:pPrChange w:id="793" w:author="Yves Houtevels" w:date="2024-07-02T15:48:00Z" w16du:dateUtc="2024-07-02T13:48:00Z">
          <w:pPr>
            <w:pStyle w:val="ListParagraph"/>
            <w:numPr>
              <w:numId w:val="38"/>
            </w:numPr>
            <w:spacing w:line="259" w:lineRule="auto"/>
            <w:ind w:hanging="360"/>
            <w:textAlignment w:val="auto"/>
          </w:pPr>
        </w:pPrChange>
      </w:pPr>
      <w:ins w:id="794" w:author="Yves Houtevels" w:date="2024-07-02T15:48:00Z" w16du:dateUtc="2024-07-02T13:48:00Z">
        <w:r w:rsidRPr="00F226F2">
          <w:t>Maintain all licensing functionality in FlexNet Operations</w:t>
        </w:r>
      </w:ins>
      <w:ins w:id="795" w:author="Yves Houtevels" w:date="2024-07-31T09:02:00Z" w16du:dateUtc="2024-07-31T07:02:00Z">
        <w:r w:rsidR="00767252" w:rsidRPr="00F226F2">
          <w:t xml:space="preserve">. Avoid </w:t>
        </w:r>
      </w:ins>
      <w:ins w:id="796" w:author="Yves Houtevels" w:date="2024-07-31T09:03:00Z" w16du:dateUtc="2024-07-31T07:03:00Z">
        <w:r w:rsidR="00895745" w:rsidRPr="00F226F2">
          <w:t xml:space="preserve">implementing Licensing functionality in </w:t>
        </w:r>
      </w:ins>
      <w:ins w:id="797" w:author="Yves Houtevels" w:date="2024-07-02T15:48:00Z" w16du:dateUtc="2024-07-02T13:48:00Z">
        <w:r w:rsidRPr="00F226F2">
          <w:t xml:space="preserve">the technical integration </w:t>
        </w:r>
        <w:commentRangeStart w:id="798"/>
        <w:commentRangeStart w:id="799"/>
        <w:r w:rsidRPr="00F226F2">
          <w:t>layer</w:t>
        </w:r>
        <w:commentRangeEnd w:id="798"/>
        <w:r w:rsidRPr="00F226F2">
          <w:rPr>
            <w:rStyle w:val="CommentReference"/>
          </w:rPr>
          <w:commentReference w:id="798"/>
        </w:r>
        <w:commentRangeEnd w:id="799"/>
        <w:r w:rsidRPr="00F226F2">
          <w:rPr>
            <w:rStyle w:val="CommentReference"/>
          </w:rPr>
          <w:commentReference w:id="799"/>
        </w:r>
      </w:ins>
      <w:ins w:id="800" w:author="Yves Houtevels" w:date="2024-07-31T09:04:00Z" w16du:dateUtc="2024-07-31T07:04:00Z">
        <w:r w:rsidR="00DF17A2" w:rsidRPr="00F226F2">
          <w:t xml:space="preserve"> (e.g. </w:t>
        </w:r>
      </w:ins>
      <w:ins w:id="801" w:author="Yves Houtevels" w:date="2024-07-31T09:05:00Z" w16du:dateUtc="2024-07-31T07:05:00Z">
        <w:r w:rsidR="0063232A" w:rsidRPr="00F226F2">
          <w:t>F</w:t>
        </w:r>
      </w:ins>
      <w:ins w:id="802" w:author="Yves Houtevels" w:date="2024-07-31T09:04:00Z" w16du:dateUtc="2024-07-31T07:04:00Z">
        <w:r w:rsidR="00DF17A2" w:rsidRPr="00F226F2">
          <w:t xml:space="preserve">or </w:t>
        </w:r>
        <w:proofErr w:type="gramStart"/>
        <w:r w:rsidR="00DF17A2" w:rsidRPr="00F226F2">
          <w:t>FlexMat  Boomi</w:t>
        </w:r>
        <w:proofErr w:type="gramEnd"/>
        <w:r w:rsidR="00DF17A2" w:rsidRPr="00F226F2">
          <w:t xml:space="preserve"> </w:t>
        </w:r>
        <w:r w:rsidR="00B91B9B" w:rsidRPr="00F226F2">
          <w:t xml:space="preserve">is required to generate </w:t>
        </w:r>
        <w:r w:rsidR="0063232A" w:rsidRPr="00F226F2">
          <w:t>Key files)</w:t>
        </w:r>
      </w:ins>
      <w:ins w:id="803" w:author="Yves Houtevels" w:date="2024-07-02T15:48:00Z" w16du:dateUtc="2024-07-02T13:48:00Z">
        <w:r w:rsidRPr="00F226F2">
          <w:t>.</w:t>
        </w:r>
      </w:ins>
    </w:p>
    <w:p w14:paraId="5EAE4AD7" w14:textId="77777777" w:rsidR="0032742D" w:rsidRPr="00F226F2" w:rsidRDefault="0032742D">
      <w:pPr>
        <w:rPr>
          <w:ins w:id="804" w:author="Yves Houtevels" w:date="2024-07-02T15:46:00Z" w16du:dateUtc="2024-07-02T13:46:00Z"/>
        </w:rPr>
        <w:pPrChange w:id="805" w:author="Yves Houtevels" w:date="2024-07-02T15:47:00Z" w16du:dateUtc="2024-07-02T13:47:00Z">
          <w:pPr>
            <w:pStyle w:val="Heading3"/>
          </w:pPr>
        </w:pPrChange>
      </w:pPr>
    </w:p>
    <w:p w14:paraId="0A41E413" w14:textId="3D3F7E1C" w:rsidR="0099022C" w:rsidRPr="00F226F2" w:rsidRDefault="00EA23CF" w:rsidP="007923E1">
      <w:pPr>
        <w:pStyle w:val="Heading3"/>
      </w:pPr>
      <w:r w:rsidRPr="00F226F2">
        <w:t>As</w:t>
      </w:r>
      <w:r w:rsidR="0099022C" w:rsidRPr="00F226F2">
        <w:t xml:space="preserve"> from this </w:t>
      </w:r>
      <w:r w:rsidRPr="00F226F2">
        <w:t>r</w:t>
      </w:r>
      <w:r w:rsidR="0099022C" w:rsidRPr="00F226F2">
        <w:t>elease</w:t>
      </w:r>
      <w:ins w:id="806" w:author="Yves Houtevels" w:date="2024-07-02T15:46:00Z" w16du:dateUtc="2024-07-02T13:46:00Z">
        <w:r w:rsidR="00417DCA" w:rsidRPr="00F226F2">
          <w:t xml:space="preserve"> F</w:t>
        </w:r>
        <w:r w:rsidR="004B774E" w:rsidRPr="00F226F2">
          <w:t>lex</w:t>
        </w:r>
        <w:r w:rsidR="00417DCA" w:rsidRPr="00F226F2">
          <w:t>Flex</w:t>
        </w:r>
      </w:ins>
    </w:p>
    <w:p w14:paraId="3875253E" w14:textId="3B198AA6" w:rsidR="009F65B2" w:rsidRPr="00F226F2" w:rsidRDefault="009F65B2">
      <w:pPr>
        <w:pStyle w:val="ListParagraph"/>
        <w:numPr>
          <w:ilvl w:val="0"/>
          <w:numId w:val="5"/>
        </w:numPr>
      </w:pPr>
      <w:r w:rsidRPr="00F226F2">
        <w:t xml:space="preserve">Use recommended best </w:t>
      </w:r>
      <w:commentRangeStart w:id="807"/>
      <w:commentRangeStart w:id="808"/>
      <w:r w:rsidRPr="00F226F2">
        <w:t>practices</w:t>
      </w:r>
      <w:commentRangeEnd w:id="807"/>
      <w:r w:rsidR="00884FFF" w:rsidRPr="00F226F2">
        <w:rPr>
          <w:rStyle w:val="CommentReference"/>
        </w:rPr>
        <w:commentReference w:id="807"/>
      </w:r>
      <w:commentRangeEnd w:id="808"/>
      <w:r w:rsidR="00D8614F" w:rsidRPr="00F226F2">
        <w:rPr>
          <w:rStyle w:val="CommentReference"/>
        </w:rPr>
        <w:commentReference w:id="808"/>
      </w:r>
      <w:r w:rsidRPr="00F226F2">
        <w:t xml:space="preserve"> for implementing and managing electronic licensing with FlexNet Operations and FlexNet Embedded. </w:t>
      </w:r>
    </w:p>
    <w:p w14:paraId="01229537" w14:textId="2AFFE56E" w:rsidR="009F65B2" w:rsidRPr="00F226F2" w:rsidRDefault="009F65B2">
      <w:pPr>
        <w:pStyle w:val="ListParagraph"/>
        <w:numPr>
          <w:ilvl w:val="0"/>
          <w:numId w:val="5"/>
        </w:numPr>
      </w:pPr>
      <w:r w:rsidRPr="00F226F2">
        <w:t>Empower customers to choose how and where to deploy license</w:t>
      </w:r>
      <w:ins w:id="809" w:author="Julian Smith" w:date="2024-06-24T11:58:00Z">
        <w:r w:rsidR="6D1CAF99" w:rsidRPr="00F226F2">
          <w:t>s</w:t>
        </w:r>
      </w:ins>
      <w:del w:id="810" w:author="Julian Smith" w:date="2024-06-24T11:58:00Z">
        <w:r w:rsidRPr="00F226F2">
          <w:delText xml:space="preserve"> </w:delText>
        </w:r>
        <w:commentRangeStart w:id="811"/>
        <w:r w:rsidRPr="00F226F2">
          <w:delText>entitlements</w:delText>
        </w:r>
      </w:del>
      <w:commentRangeEnd w:id="811"/>
      <w:r w:rsidRPr="00F226F2">
        <w:rPr>
          <w:rStyle w:val="CommentReference"/>
        </w:rPr>
        <w:commentReference w:id="811"/>
      </w:r>
      <w:r w:rsidRPr="00F226F2">
        <w:t>. </w:t>
      </w:r>
    </w:p>
    <w:p w14:paraId="26C322B8" w14:textId="799B4B5D" w:rsidR="009F65B2" w:rsidRPr="00F226F2" w:rsidRDefault="009F65B2">
      <w:pPr>
        <w:pStyle w:val="ListParagraph"/>
        <w:numPr>
          <w:ilvl w:val="0"/>
          <w:numId w:val="5"/>
        </w:numPr>
      </w:pPr>
      <w:r w:rsidRPr="00F226F2">
        <w:t xml:space="preserve">Specifically remove CCKey and license-file concepts and the need for early entitlement </w:t>
      </w:r>
      <w:commentRangeStart w:id="812"/>
      <w:commentRangeStart w:id="813"/>
      <w:r w:rsidRPr="00F226F2">
        <w:t>binding</w:t>
      </w:r>
      <w:commentRangeEnd w:id="812"/>
      <w:r w:rsidR="00FA45F6" w:rsidRPr="00F226F2">
        <w:rPr>
          <w:rStyle w:val="CommentReference"/>
        </w:rPr>
        <w:commentReference w:id="812"/>
      </w:r>
      <w:commentRangeEnd w:id="813"/>
      <w:r w:rsidR="00D8614F" w:rsidRPr="00F226F2">
        <w:rPr>
          <w:rStyle w:val="CommentReference"/>
        </w:rPr>
        <w:commentReference w:id="813"/>
      </w:r>
      <w:r w:rsidRPr="00F226F2">
        <w:t xml:space="preserve"> to endpoints</w:t>
      </w:r>
      <w:ins w:id="814" w:author="Julian Smith" w:date="2024-06-24T13:37:00Z" w16du:dateUtc="2024-06-24T12:37:00Z">
        <w:r w:rsidR="00D8614F" w:rsidRPr="00F226F2">
          <w:t>: see the glossary for</w:t>
        </w:r>
        <w:r w:rsidR="006834E1" w:rsidRPr="00F226F2">
          <w:t xml:space="preserve"> more information.</w:t>
        </w:r>
      </w:ins>
      <w:del w:id="815" w:author="Julian Smith" w:date="2024-06-24T13:37:00Z" w16du:dateUtc="2024-06-24T12:37:00Z">
        <w:r w:rsidRPr="00F226F2" w:rsidDel="00D8614F">
          <w:delText>. </w:delText>
        </w:r>
      </w:del>
    </w:p>
    <w:p w14:paraId="2717A81D" w14:textId="77777777" w:rsidR="009F65B2" w:rsidRPr="00F226F2" w:rsidRDefault="009F65B2">
      <w:pPr>
        <w:pStyle w:val="ListParagraph"/>
        <w:numPr>
          <w:ilvl w:val="0"/>
          <w:numId w:val="5"/>
        </w:numPr>
      </w:pPr>
      <w:r w:rsidRPr="00F226F2">
        <w:t>Use native FlexNet Embedded license functionality, tools, and products to fulfil licensing requirements. </w:t>
      </w:r>
    </w:p>
    <w:p w14:paraId="51993983" w14:textId="439A14A0" w:rsidR="009F65B2" w:rsidRPr="00F226F2" w:rsidRDefault="009F65B2">
      <w:pPr>
        <w:pStyle w:val="ListParagraph"/>
        <w:numPr>
          <w:ilvl w:val="0"/>
          <w:numId w:val="5"/>
        </w:numPr>
      </w:pPr>
      <w:r w:rsidRPr="00F226F2">
        <w:t xml:space="preserve">Leverage FlexNet Operations’ support for electronic license delivery and management using FlexNet Embedded: do </w:t>
      </w:r>
      <w:ins w:id="816" w:author="Yves Houtevels" w:date="2024-07-31T09:08:00Z" w16du:dateUtc="2024-07-31T07:08:00Z">
        <w:r w:rsidR="00E14539" w:rsidRPr="00F226F2">
          <w:t>n</w:t>
        </w:r>
      </w:ins>
      <w:del w:id="817" w:author="Yves Houtevels" w:date="2024-07-31T09:08:00Z" w16du:dateUtc="2024-07-31T07:08:00Z">
        <w:r w:rsidRPr="00F226F2" w:rsidDel="00E14539">
          <w:delText>d</w:delText>
        </w:r>
      </w:del>
      <w:r w:rsidRPr="00F226F2">
        <w:t>ot offload this to the integration layer. </w:t>
      </w:r>
    </w:p>
    <w:p w14:paraId="7E403808" w14:textId="2BB93A32" w:rsidR="009F65B2" w:rsidRPr="00F226F2" w:rsidRDefault="009F65B2">
      <w:pPr>
        <w:pStyle w:val="ListParagraph"/>
        <w:numPr>
          <w:ilvl w:val="0"/>
          <w:numId w:val="5"/>
        </w:numPr>
      </w:pPr>
      <w:r w:rsidRPr="00F226F2">
        <w:t>Use recommended (best) practices off-line license management. </w:t>
      </w:r>
    </w:p>
    <w:p w14:paraId="00B2808C" w14:textId="15B60BF2" w:rsidR="009F65B2" w:rsidRPr="00F226F2" w:rsidRDefault="009F65B2">
      <w:pPr>
        <w:pStyle w:val="ListParagraph"/>
        <w:numPr>
          <w:ilvl w:val="0"/>
          <w:numId w:val="5"/>
        </w:numPr>
      </w:pPr>
      <w:r w:rsidRPr="00F226F2">
        <w:t xml:space="preserve">Use </w:t>
      </w:r>
      <w:del w:id="818" w:author="Julian Smith" w:date="2024-06-24T13:37:00Z" w16du:dateUtc="2024-06-24T12:37:00Z">
        <w:r w:rsidRPr="00F226F2" w:rsidDel="006834E1">
          <w:delText xml:space="preserve">recommended </w:delText>
        </w:r>
      </w:del>
      <w:ins w:id="819" w:author="Julian Smith" w:date="2024-06-24T13:37:00Z" w16du:dateUtc="2024-06-24T12:37:00Z">
        <w:r w:rsidR="006834E1" w:rsidRPr="00F226F2">
          <w:t>out-of</w:t>
        </w:r>
        <w:r w:rsidR="003B5E08" w:rsidRPr="00F226F2">
          <w:t>-the-box</w:t>
        </w:r>
        <w:r w:rsidR="006834E1" w:rsidRPr="00F226F2">
          <w:t xml:space="preserve"> </w:t>
        </w:r>
      </w:ins>
      <w:r w:rsidRPr="00F226F2">
        <w:t xml:space="preserve">product and suite packaging </w:t>
      </w:r>
      <w:commentRangeStart w:id="820"/>
      <w:commentRangeStart w:id="821"/>
      <w:commentRangeStart w:id="822"/>
      <w:del w:id="823" w:author="Julian Smith" w:date="2024-06-24T13:38:00Z" w16du:dateUtc="2024-06-24T12:38:00Z">
        <w:r w:rsidRPr="00F226F2" w:rsidDel="003B5E08">
          <w:delText>strategies</w:delText>
        </w:r>
        <w:commentRangeEnd w:id="820"/>
        <w:r w:rsidR="006F2B49" w:rsidRPr="00F226F2" w:rsidDel="003B5E08">
          <w:rPr>
            <w:rStyle w:val="CommentReference"/>
          </w:rPr>
          <w:commentReference w:id="820"/>
        </w:r>
      </w:del>
      <w:commentRangeEnd w:id="821"/>
      <w:r w:rsidR="00EE13BC" w:rsidRPr="00F226F2">
        <w:rPr>
          <w:rStyle w:val="CommentReference"/>
        </w:rPr>
        <w:commentReference w:id="821"/>
      </w:r>
      <w:commentRangeEnd w:id="822"/>
      <w:r w:rsidR="005F732E" w:rsidRPr="00F226F2">
        <w:rPr>
          <w:rStyle w:val="CommentReference"/>
        </w:rPr>
        <w:commentReference w:id="822"/>
      </w:r>
      <w:del w:id="824" w:author="Julian Smith" w:date="2024-06-24T13:38:00Z" w16du:dateUtc="2024-06-24T12:38:00Z">
        <w:r w:rsidRPr="00F226F2" w:rsidDel="003B5E08">
          <w:delText xml:space="preserve"> </w:delText>
        </w:r>
      </w:del>
      <w:r w:rsidRPr="00F226F2">
        <w:t>for the technical product catalogue. </w:t>
      </w:r>
    </w:p>
    <w:p w14:paraId="5AFA353A" w14:textId="7BFA4AAE" w:rsidR="009F65B2" w:rsidRPr="00F226F2" w:rsidRDefault="009F65B2">
      <w:pPr>
        <w:pStyle w:val="ListParagraph"/>
        <w:numPr>
          <w:ilvl w:val="0"/>
          <w:numId w:val="5"/>
        </w:numPr>
        <w:rPr>
          <w:ins w:id="825" w:author="Julian Smith" w:date="2024-06-24T13:40:00Z" w16du:dateUtc="2024-06-24T12:40:00Z"/>
        </w:rPr>
      </w:pPr>
      <w:r w:rsidRPr="00F226F2">
        <w:t>Move to a date-based feature approach to remove existing complexities around products and reference-module release cadences. </w:t>
      </w:r>
    </w:p>
    <w:p w14:paraId="2DB3C6DE" w14:textId="179A7938" w:rsidR="00870073" w:rsidRPr="00F226F2" w:rsidRDefault="00870073" w:rsidP="00EB2B0E">
      <w:pPr>
        <w:pStyle w:val="ListParagraph"/>
        <w:numPr>
          <w:ilvl w:val="0"/>
          <w:numId w:val="5"/>
        </w:numPr>
      </w:pPr>
      <w:ins w:id="826" w:author="Julian Smith" w:date="2024-06-24T13:40:00Z" w16du:dateUtc="2024-06-24T12:40:00Z">
        <w:r w:rsidRPr="00F226F2">
          <w:t xml:space="preserve">Ensure that </w:t>
        </w:r>
      </w:ins>
      <w:ins w:id="827" w:author="Julian Smith" w:date="2024-06-24T13:41:00Z" w16du:dateUtc="2024-06-24T12:41:00Z">
        <w:r w:rsidR="007A5494" w:rsidRPr="00F226F2">
          <w:t xml:space="preserve">no </w:t>
        </w:r>
        <w:r w:rsidR="00D6254A" w:rsidRPr="00F226F2">
          <w:t>impact is made on</w:t>
        </w:r>
        <w:r w:rsidR="00C80A23" w:rsidRPr="00F226F2">
          <w:t xml:space="preserve"> the </w:t>
        </w:r>
      </w:ins>
      <w:ins w:id="828" w:author="Julian Smith" w:date="2024-06-24T13:42:00Z" w16du:dateUtc="2024-06-24T12:42:00Z">
        <w:r w:rsidR="00C80A23" w:rsidRPr="00F226F2">
          <w:t>existing Flex-Mat (</w:t>
        </w:r>
      </w:ins>
      <w:ins w:id="829" w:author="Yves Houtevels" w:date="2024-06-27T12:17:00Z" w16du:dateUtc="2024-06-27T10:17:00Z">
        <w:r w:rsidR="00C9318C" w:rsidRPr="00F226F2">
          <w:t xml:space="preserve">project </w:t>
        </w:r>
      </w:ins>
      <w:ins w:id="830" w:author="Julian Smith" w:date="2024-06-24T13:42:00Z" w16du:dateUtc="2024-06-24T12:42:00Z">
        <w:r w:rsidR="00C80A23" w:rsidRPr="00F226F2">
          <w:t xml:space="preserve">R1) solution: </w:t>
        </w:r>
        <w:r w:rsidR="000E4B9E" w:rsidRPr="00F226F2">
          <w:t xml:space="preserve">other than configuration </w:t>
        </w:r>
      </w:ins>
      <w:ins w:id="831" w:author="Julian Smith" w:date="2024-06-24T13:43:00Z" w16du:dateUtc="2024-06-24T12:43:00Z">
        <w:r w:rsidR="00EB2B0E" w:rsidRPr="00F226F2">
          <w:t>changes</w:t>
        </w:r>
      </w:ins>
      <w:ins w:id="832" w:author="Julian Smith" w:date="2024-06-24T13:42:00Z" w16du:dateUtc="2024-06-24T12:42:00Z">
        <w:r w:rsidR="000E4B9E" w:rsidRPr="00F226F2">
          <w:t xml:space="preserve"> to support </w:t>
        </w:r>
      </w:ins>
      <w:ins w:id="833" w:author="Yves Houtevels" w:date="2024-06-27T12:17:00Z" w16du:dateUtc="2024-06-27T10:17:00Z">
        <w:r w:rsidR="00C9318C" w:rsidRPr="00F226F2">
          <w:t>FlexFlex</w:t>
        </w:r>
      </w:ins>
      <w:ins w:id="834" w:author="Julian Smith" w:date="2024-06-24T13:42:00Z" w16du:dateUtc="2024-06-24T12:42:00Z">
        <w:del w:id="835" w:author="Yves Houtevels" w:date="2024-06-27T12:17:00Z" w16du:dateUtc="2024-06-27T10:17:00Z">
          <w:r w:rsidR="000E4B9E" w:rsidRPr="00F226F2" w:rsidDel="00C9318C">
            <w:delText>R2</w:delText>
          </w:r>
        </w:del>
        <w:r w:rsidR="00EB2B0E" w:rsidRPr="00F226F2">
          <w:t xml:space="preserve">, </w:t>
        </w:r>
        <w:r w:rsidR="00C80A23" w:rsidRPr="00F226F2">
          <w:t>all systems should work as</w:t>
        </w:r>
      </w:ins>
      <w:ins w:id="836" w:author="Julian Smith" w:date="2024-06-24T13:40:00Z" w16du:dateUtc="2024-06-24T12:40:00Z">
        <w:r w:rsidRPr="00F226F2">
          <w:t xml:space="preserve"> </w:t>
        </w:r>
      </w:ins>
      <w:ins w:id="837" w:author="Julian Smith" w:date="2024-06-24T13:43:00Z" w16du:dateUtc="2024-06-24T12:43:00Z">
        <w:r w:rsidR="00EB2B0E" w:rsidRPr="00F226F2">
          <w:t>is.</w:t>
        </w:r>
      </w:ins>
    </w:p>
    <w:p w14:paraId="2086EC0B" w14:textId="4C259E62" w:rsidR="0099022C" w:rsidRPr="00F226F2" w:rsidDel="000452C7" w:rsidRDefault="00EA23CF" w:rsidP="007923E1">
      <w:pPr>
        <w:pStyle w:val="Heading3"/>
        <w:rPr>
          <w:del w:id="838" w:author="Yves Houtevels" w:date="2024-07-02T15:48:00Z" w16du:dateUtc="2024-07-02T13:48:00Z"/>
        </w:rPr>
      </w:pPr>
      <w:del w:id="839" w:author="Yves Houtevels" w:date="2024-07-02T15:48:00Z" w16du:dateUtc="2024-07-02T13:48:00Z">
        <w:r w:rsidRPr="00F226F2" w:rsidDel="000452C7">
          <w:delText>Part of previous release</w:delText>
        </w:r>
      </w:del>
    </w:p>
    <w:p w14:paraId="0C373750" w14:textId="6D523ADE" w:rsidR="009F65B2" w:rsidRPr="00F226F2" w:rsidDel="000452C7" w:rsidRDefault="009F65B2">
      <w:pPr>
        <w:pStyle w:val="ListParagraph"/>
        <w:numPr>
          <w:ilvl w:val="0"/>
          <w:numId w:val="4"/>
        </w:numPr>
        <w:rPr>
          <w:del w:id="840" w:author="Yves Houtevels" w:date="2024-07-02T15:48:00Z" w16du:dateUtc="2024-07-02T13:48:00Z"/>
        </w:rPr>
      </w:pPr>
      <w:del w:id="841" w:author="Yves Houtevels" w:date="2024-07-02T15:48:00Z" w16du:dateUtc="2024-07-02T13:48:00Z">
        <w:r w:rsidRPr="00F226F2" w:rsidDel="000452C7">
          <w:delText xml:space="preserve">Avoid customization; prefer an out-of-the-box implementation wherever possible. </w:delText>
        </w:r>
      </w:del>
    </w:p>
    <w:p w14:paraId="3D51AB64" w14:textId="298CB9E9" w:rsidR="009F65B2" w:rsidRPr="00F226F2" w:rsidDel="000452C7" w:rsidRDefault="009F65B2">
      <w:pPr>
        <w:pStyle w:val="ListParagraph"/>
        <w:numPr>
          <w:ilvl w:val="0"/>
          <w:numId w:val="4"/>
        </w:numPr>
        <w:rPr>
          <w:del w:id="842" w:author="Yves Houtevels" w:date="2024-07-02T15:48:00Z" w16du:dateUtc="2024-07-02T13:48:00Z"/>
        </w:rPr>
      </w:pPr>
      <w:del w:id="843" w:author="Yves Houtevels" w:date="2024-07-02T15:48:00Z" w16du:dateUtc="2024-07-02T13:48:00Z">
        <w:r w:rsidRPr="00F226F2" w:rsidDel="000452C7">
          <w:delText xml:space="preserve">Avoid deploying or maintaining external services where equivalent functionality can be provided by prerequisite systems. </w:delText>
        </w:r>
      </w:del>
    </w:p>
    <w:p w14:paraId="0128DF11" w14:textId="19AD2960" w:rsidR="009F65B2" w:rsidRPr="00F226F2" w:rsidDel="000452C7" w:rsidRDefault="009F65B2">
      <w:pPr>
        <w:pStyle w:val="ListParagraph"/>
        <w:numPr>
          <w:ilvl w:val="0"/>
          <w:numId w:val="4"/>
        </w:numPr>
        <w:rPr>
          <w:del w:id="844" w:author="Yves Houtevels" w:date="2024-07-02T15:48:00Z" w16du:dateUtc="2024-07-02T13:48:00Z"/>
        </w:rPr>
      </w:pPr>
      <w:del w:id="845" w:author="Yves Houtevels" w:date="2024-07-02T15:48:00Z" w16du:dateUtc="2024-07-02T13:48:00Z">
        <w:r w:rsidRPr="00F226F2" w:rsidDel="000452C7">
          <w:delText xml:space="preserve">Avoid duplicating functionality that is provided by prerequisite systems. </w:delText>
        </w:r>
      </w:del>
    </w:p>
    <w:p w14:paraId="18024A72" w14:textId="25932ED5" w:rsidR="009F65B2" w:rsidRPr="00F226F2" w:rsidDel="000452C7" w:rsidRDefault="009F65B2">
      <w:pPr>
        <w:pStyle w:val="ListParagraph"/>
        <w:numPr>
          <w:ilvl w:val="0"/>
          <w:numId w:val="4"/>
        </w:numPr>
        <w:rPr>
          <w:del w:id="846" w:author="Yves Houtevels" w:date="2024-07-02T15:48:00Z" w16du:dateUtc="2024-07-02T13:48:00Z"/>
        </w:rPr>
      </w:pPr>
      <w:del w:id="847" w:author="Yves Houtevels" w:date="2024-07-02T15:48:00Z" w16du:dateUtc="2024-07-02T13:48:00Z">
        <w:r w:rsidRPr="00F226F2" w:rsidDel="000452C7">
          <w:delText xml:space="preserve">Ensure that no changes are required to existing, deployed systems; these should work through the same public interface that exists </w:delText>
        </w:r>
        <w:commentRangeStart w:id="848"/>
        <w:commentRangeStart w:id="849"/>
        <w:r w:rsidRPr="00F226F2" w:rsidDel="000452C7">
          <w:delText>now</w:delText>
        </w:r>
        <w:commentRangeEnd w:id="848"/>
        <w:r w:rsidR="007033FC" w:rsidRPr="00F226F2" w:rsidDel="000452C7">
          <w:rPr>
            <w:rStyle w:val="CommentReference"/>
          </w:rPr>
          <w:commentReference w:id="848"/>
        </w:r>
        <w:commentRangeEnd w:id="849"/>
        <w:r w:rsidR="00FB1599" w:rsidRPr="00F226F2" w:rsidDel="000452C7">
          <w:rPr>
            <w:rStyle w:val="CommentReference"/>
          </w:rPr>
          <w:commentReference w:id="849"/>
        </w:r>
        <w:r w:rsidRPr="00F226F2" w:rsidDel="000452C7">
          <w:delText xml:space="preserve">. </w:delText>
        </w:r>
      </w:del>
    </w:p>
    <w:p w14:paraId="2AEEC4E5" w14:textId="64109787" w:rsidR="009F65B2" w:rsidRPr="00F226F2" w:rsidDel="000452C7" w:rsidRDefault="009F65B2">
      <w:pPr>
        <w:pStyle w:val="ListParagraph"/>
        <w:numPr>
          <w:ilvl w:val="0"/>
          <w:numId w:val="4"/>
        </w:numPr>
        <w:rPr>
          <w:del w:id="850" w:author="Yves Houtevels" w:date="2024-07-02T15:48:00Z" w16du:dateUtc="2024-07-02T13:48:00Z"/>
        </w:rPr>
      </w:pPr>
      <w:del w:id="851" w:author="Yves Houtevels" w:date="2024-07-02T15:48:00Z" w16du:dateUtc="2024-07-02T13:48:00Z">
        <w:r w:rsidRPr="00F226F2" w:rsidDel="000452C7">
          <w:delText xml:space="preserve">Keep all technical product catalogue and licensing details in FNO; avoid any of this information being required by other </w:delText>
        </w:r>
        <w:commentRangeStart w:id="852"/>
        <w:r w:rsidRPr="00F226F2" w:rsidDel="000452C7">
          <w:delText>systems</w:delText>
        </w:r>
        <w:commentRangeEnd w:id="852"/>
        <w:r w:rsidR="007A6A7E" w:rsidRPr="00F226F2" w:rsidDel="000452C7">
          <w:rPr>
            <w:rStyle w:val="CommentReference"/>
          </w:rPr>
          <w:commentReference w:id="852"/>
        </w:r>
        <w:r w:rsidRPr="00F226F2" w:rsidDel="000452C7">
          <w:delText xml:space="preserve">. </w:delText>
        </w:r>
      </w:del>
    </w:p>
    <w:p w14:paraId="11BCA857" w14:textId="01067AB5" w:rsidR="00EA23CF" w:rsidRPr="00F226F2" w:rsidDel="000452C7" w:rsidRDefault="009F65B2">
      <w:pPr>
        <w:pStyle w:val="ListParagraph"/>
        <w:numPr>
          <w:ilvl w:val="0"/>
          <w:numId w:val="4"/>
        </w:numPr>
        <w:rPr>
          <w:del w:id="853" w:author="Yves Houtevels" w:date="2024-07-02T15:48:00Z" w16du:dateUtc="2024-07-02T13:48:00Z"/>
        </w:rPr>
      </w:pPr>
      <w:del w:id="854" w:author="Yves Houtevels" w:date="2024-07-02T15:48:00Z" w16du:dateUtc="2024-07-02T13:48:00Z">
        <w:r w:rsidRPr="00F226F2" w:rsidDel="000452C7">
          <w:delText xml:space="preserve">Maintain all licensing functionality in FlexNet Operations or the technical integration </w:delText>
        </w:r>
        <w:commentRangeStart w:id="855"/>
        <w:commentRangeStart w:id="856"/>
        <w:r w:rsidRPr="00F226F2" w:rsidDel="000452C7">
          <w:delText>layer</w:delText>
        </w:r>
        <w:commentRangeEnd w:id="855"/>
        <w:r w:rsidR="00F5427E" w:rsidRPr="00F226F2" w:rsidDel="000452C7">
          <w:rPr>
            <w:rStyle w:val="CommentReference"/>
          </w:rPr>
          <w:commentReference w:id="855"/>
        </w:r>
        <w:commentRangeEnd w:id="856"/>
        <w:r w:rsidR="00F33F27" w:rsidRPr="00F226F2" w:rsidDel="000452C7">
          <w:rPr>
            <w:rStyle w:val="CommentReference"/>
          </w:rPr>
          <w:commentReference w:id="856"/>
        </w:r>
        <w:r w:rsidRPr="00F226F2" w:rsidDel="000452C7">
          <w:delText>.</w:delText>
        </w:r>
      </w:del>
    </w:p>
    <w:p w14:paraId="32A4778C" w14:textId="77777777" w:rsidR="00ED0B9E" w:rsidRPr="00F226F2" w:rsidRDefault="00ED0B9E" w:rsidP="007923E1">
      <w:pPr>
        <w:pStyle w:val="Heading3"/>
      </w:pPr>
      <w:r w:rsidRPr="00F226F2">
        <w:t>FNO Specific Customizations </w:t>
      </w:r>
    </w:p>
    <w:p w14:paraId="6A8B0CB3" w14:textId="6B105CD7" w:rsidR="00ED0B9E" w:rsidRPr="00F226F2" w:rsidRDefault="00ED0B9E" w:rsidP="008458A2">
      <w:pPr>
        <w:rPr>
          <w:rFonts w:ascii="Aptos Light" w:hAnsi="Aptos Light"/>
          <w:sz w:val="24"/>
          <w:szCs w:val="24"/>
        </w:rPr>
      </w:pPr>
      <w:r w:rsidRPr="00F226F2">
        <w:t xml:space="preserve">Within the constraints of the overall solution, avoid all </w:t>
      </w:r>
      <w:commentRangeStart w:id="857"/>
      <w:commentRangeStart w:id="858"/>
      <w:r w:rsidRPr="00F226F2">
        <w:t>customizations</w:t>
      </w:r>
      <w:commentRangeEnd w:id="857"/>
      <w:r w:rsidR="00F17760" w:rsidRPr="00F226F2">
        <w:rPr>
          <w:rStyle w:val="CommentReference"/>
        </w:rPr>
        <w:commentReference w:id="857"/>
      </w:r>
      <w:commentRangeEnd w:id="858"/>
      <w:r w:rsidR="002174D8" w:rsidRPr="00F226F2">
        <w:rPr>
          <w:rStyle w:val="CommentReference"/>
        </w:rPr>
        <w:commentReference w:id="858"/>
      </w:r>
      <w:r w:rsidRPr="00F226F2">
        <w:t xml:space="preserve"> in FlexNet Operations. </w:t>
      </w:r>
      <w:ins w:id="859" w:author="Julian Smith" w:date="2024-06-24T13:45:00Z" w16du:dateUtc="2024-06-24T12:45:00Z">
        <w:r w:rsidR="002174D8" w:rsidRPr="00F226F2">
          <w:t>For information purposes, c</w:t>
        </w:r>
      </w:ins>
      <w:del w:id="860" w:author="Julian Smith" w:date="2024-06-24T13:45:00Z" w16du:dateUtc="2024-06-24T12:45:00Z">
        <w:r w:rsidRPr="00F226F2" w:rsidDel="002174D8">
          <w:delText>C</w:delText>
        </w:r>
      </w:del>
      <w:r w:rsidRPr="00F226F2">
        <w:t xml:space="preserve">ustomization options </w:t>
      </w:r>
      <w:ins w:id="861" w:author="Julian Smith" w:date="2024-06-24T13:45:00Z" w16du:dateUtc="2024-06-24T12:45:00Z">
        <w:r w:rsidR="002174D8" w:rsidRPr="00F226F2">
          <w:t xml:space="preserve">could </w:t>
        </w:r>
      </w:ins>
      <w:r w:rsidRPr="00F226F2">
        <w:t>include (inter alia): </w:t>
      </w:r>
    </w:p>
    <w:p w14:paraId="73731CDF" w14:textId="53D3E626" w:rsidR="00ED0B9E" w:rsidRPr="00F226F2" w:rsidRDefault="00ED0B9E">
      <w:pPr>
        <w:pStyle w:val="ListParagraph"/>
        <w:numPr>
          <w:ilvl w:val="0"/>
          <w:numId w:val="7"/>
        </w:numPr>
      </w:pPr>
      <w:r w:rsidRPr="00F226F2">
        <w:t xml:space="preserve">Implementation and deployment of custom key </w:t>
      </w:r>
      <w:commentRangeStart w:id="862"/>
      <w:commentRangeStart w:id="863"/>
      <w:commentRangeStart w:id="864"/>
      <w:r w:rsidRPr="00F226F2">
        <w:t>generators</w:t>
      </w:r>
      <w:commentRangeEnd w:id="862"/>
      <w:r w:rsidR="00305CE0" w:rsidRPr="00F226F2">
        <w:rPr>
          <w:rStyle w:val="CommentReference"/>
        </w:rPr>
        <w:commentReference w:id="862"/>
      </w:r>
      <w:commentRangeEnd w:id="863"/>
      <w:r w:rsidR="0075529D" w:rsidRPr="00F226F2">
        <w:rPr>
          <w:rStyle w:val="CommentReference"/>
        </w:rPr>
        <w:commentReference w:id="863"/>
      </w:r>
      <w:commentRangeEnd w:id="864"/>
      <w:r w:rsidR="00487205" w:rsidRPr="00F226F2">
        <w:rPr>
          <w:rStyle w:val="CommentReference"/>
        </w:rPr>
        <w:commentReference w:id="864"/>
      </w:r>
      <w:r w:rsidRPr="00F226F2">
        <w:t>. </w:t>
      </w:r>
    </w:p>
    <w:p w14:paraId="22277BCB" w14:textId="578EB0EA" w:rsidR="00ED0B9E" w:rsidRPr="00F226F2" w:rsidRDefault="00ED0B9E">
      <w:pPr>
        <w:pStyle w:val="ListParagraph"/>
        <w:numPr>
          <w:ilvl w:val="0"/>
          <w:numId w:val="7"/>
        </w:numPr>
      </w:pPr>
      <w:r w:rsidRPr="00F226F2">
        <w:t>Support for custom (3</w:t>
      </w:r>
      <w:r w:rsidRPr="00F226F2">
        <w:rPr>
          <w:sz w:val="17"/>
          <w:szCs w:val="17"/>
          <w:vertAlign w:val="superscript"/>
        </w:rPr>
        <w:t xml:space="preserve">rd </w:t>
      </w:r>
      <w:r w:rsidRPr="00F226F2">
        <w:t>-party) license technologies: Flex</w:t>
      </w:r>
      <w:del w:id="865" w:author="Yves Houtevels" w:date="2024-07-31T09:11:00Z" w16du:dateUtc="2024-07-31T07:11:00Z">
        <w:r w:rsidRPr="00F226F2" w:rsidDel="00D53079">
          <w:delText>-</w:delText>
        </w:r>
      </w:del>
      <w:r w:rsidRPr="00F226F2">
        <w:t>Mat is an example of this. </w:t>
      </w:r>
    </w:p>
    <w:p w14:paraId="5FC4DA0F" w14:textId="77777777" w:rsidR="00ED0B9E" w:rsidRPr="00F226F2" w:rsidRDefault="00ED0B9E">
      <w:pPr>
        <w:pStyle w:val="ListParagraph"/>
        <w:numPr>
          <w:ilvl w:val="0"/>
          <w:numId w:val="7"/>
        </w:numPr>
      </w:pPr>
      <w:r w:rsidRPr="00F226F2">
        <w:t>Specialized use of FNO entities to model real-world objects or relationships that are not supported natively in the FNO data model. </w:t>
      </w:r>
    </w:p>
    <w:p w14:paraId="1DEE5DF3" w14:textId="77777777" w:rsidR="00ED0B9E" w:rsidRPr="00F226F2" w:rsidRDefault="00ED0B9E">
      <w:pPr>
        <w:pStyle w:val="ListParagraph"/>
        <w:numPr>
          <w:ilvl w:val="0"/>
          <w:numId w:val="7"/>
        </w:numPr>
      </w:pPr>
      <w:r w:rsidRPr="00F226F2">
        <w:t>Specialized encoding of FNO entity attributes to represent external data links, external system or data references, or external system states. </w:t>
      </w:r>
    </w:p>
    <w:p w14:paraId="5C96E75A" w14:textId="77777777" w:rsidR="00ED0B9E" w:rsidRPr="00F226F2" w:rsidRDefault="00ED0B9E" w:rsidP="007923E1">
      <w:pPr>
        <w:pStyle w:val="Heading3"/>
      </w:pPr>
      <w:r w:rsidRPr="00F226F2">
        <w:t>Configuration </w:t>
      </w:r>
    </w:p>
    <w:p w14:paraId="24364AC1" w14:textId="1825E005" w:rsidR="00ED0B9E" w:rsidRPr="00F226F2" w:rsidRDefault="00ED0B9E" w:rsidP="008458A2">
      <w:pPr>
        <w:rPr>
          <w:rFonts w:ascii="Aptos Light" w:hAnsi="Aptos Light"/>
          <w:sz w:val="24"/>
          <w:szCs w:val="24"/>
        </w:rPr>
      </w:pPr>
      <w:r w:rsidRPr="00F226F2">
        <w:t xml:space="preserve">Avoid configuring the FNO platform or FNO entities unless there is a clear operational benefit, and where no good alternative is available. Configuration options include (inter </w:t>
      </w:r>
      <w:commentRangeStart w:id="866"/>
      <w:r w:rsidRPr="00F226F2">
        <w:t>alia</w:t>
      </w:r>
      <w:commentRangeEnd w:id="866"/>
      <w:r w:rsidR="00E37AF8" w:rsidRPr="00F226F2">
        <w:rPr>
          <w:rStyle w:val="CommentReference"/>
        </w:rPr>
        <w:commentReference w:id="866"/>
      </w:r>
      <w:r w:rsidRPr="00F226F2">
        <w:t>): </w:t>
      </w:r>
    </w:p>
    <w:p w14:paraId="51DE8689" w14:textId="77777777" w:rsidR="00ED0B9E" w:rsidRPr="00F226F2" w:rsidRDefault="00ED0B9E">
      <w:pPr>
        <w:pStyle w:val="ListParagraph"/>
        <w:numPr>
          <w:ilvl w:val="0"/>
          <w:numId w:val="8"/>
        </w:numPr>
      </w:pPr>
      <w:r w:rsidRPr="00F226F2">
        <w:t>Custom attributes </w:t>
      </w:r>
    </w:p>
    <w:p w14:paraId="60DC06FD" w14:textId="77777777" w:rsidR="00ED0B9E" w:rsidRPr="00F226F2" w:rsidRDefault="00ED0B9E">
      <w:pPr>
        <w:pStyle w:val="ListParagraph"/>
        <w:numPr>
          <w:ilvl w:val="0"/>
          <w:numId w:val="8"/>
        </w:numPr>
      </w:pPr>
      <w:r w:rsidRPr="00F226F2">
        <w:t>License model attributes </w:t>
      </w:r>
    </w:p>
    <w:p w14:paraId="74051437" w14:textId="77777777" w:rsidR="00ED0B9E" w:rsidRPr="00F226F2" w:rsidRDefault="00ED0B9E">
      <w:pPr>
        <w:pStyle w:val="ListParagraph"/>
        <w:numPr>
          <w:ilvl w:val="0"/>
          <w:numId w:val="8"/>
        </w:numPr>
      </w:pPr>
      <w:r w:rsidRPr="00F226F2">
        <w:t>Product line attributes </w:t>
      </w:r>
    </w:p>
    <w:p w14:paraId="01E568F0" w14:textId="77777777" w:rsidR="00ED0B9E" w:rsidRPr="00F226F2" w:rsidRDefault="00ED0B9E">
      <w:pPr>
        <w:pStyle w:val="ListParagraph"/>
        <w:numPr>
          <w:ilvl w:val="0"/>
          <w:numId w:val="8"/>
        </w:numPr>
      </w:pPr>
      <w:r w:rsidRPr="00F226F2">
        <w:t>License headers and footers </w:t>
      </w:r>
    </w:p>
    <w:p w14:paraId="58F7627A" w14:textId="77777777" w:rsidR="00ED0B9E" w:rsidRPr="00F226F2" w:rsidRDefault="00ED0B9E">
      <w:pPr>
        <w:pStyle w:val="ListParagraph"/>
        <w:numPr>
          <w:ilvl w:val="0"/>
          <w:numId w:val="8"/>
        </w:numPr>
      </w:pPr>
      <w:r w:rsidRPr="00F226F2">
        <w:t>Customer portal style sheets </w:t>
      </w:r>
    </w:p>
    <w:p w14:paraId="2589D15E" w14:textId="77777777" w:rsidR="00ED0B9E" w:rsidRPr="00F226F2" w:rsidRDefault="00ED0B9E">
      <w:pPr>
        <w:pStyle w:val="ListParagraph"/>
        <w:numPr>
          <w:ilvl w:val="0"/>
          <w:numId w:val="8"/>
        </w:numPr>
      </w:pPr>
      <w:r w:rsidRPr="00F226F2">
        <w:t>Customer portal page HTTP header and footer </w:t>
      </w:r>
    </w:p>
    <w:p w14:paraId="3331D4F9" w14:textId="77777777" w:rsidR="00ED0B9E" w:rsidRPr="00F226F2" w:rsidRDefault="00ED0B9E">
      <w:pPr>
        <w:pStyle w:val="ListParagraph"/>
        <w:numPr>
          <w:ilvl w:val="0"/>
          <w:numId w:val="8"/>
        </w:numPr>
      </w:pPr>
      <w:r w:rsidRPr="00F226F2">
        <w:t>Various platform settings </w:t>
      </w:r>
    </w:p>
    <w:p w14:paraId="19C4156C" w14:textId="77777777" w:rsidR="00ED0B9E" w:rsidRPr="00F226F2" w:rsidRDefault="00ED0B9E">
      <w:pPr>
        <w:pStyle w:val="ListParagraph"/>
        <w:numPr>
          <w:ilvl w:val="0"/>
          <w:numId w:val="8"/>
        </w:numPr>
      </w:pPr>
      <w:r w:rsidRPr="00F226F2">
        <w:t>Various FNE global settings </w:t>
      </w:r>
    </w:p>
    <w:p w14:paraId="12769638" w14:textId="77777777" w:rsidR="00ED0B9E" w:rsidRPr="00F226F2" w:rsidRDefault="00ED0B9E" w:rsidP="007923E1">
      <w:pPr>
        <w:pStyle w:val="Heading3"/>
      </w:pPr>
      <w:r w:rsidRPr="00F226F2">
        <w:t>Simplicity </w:t>
      </w:r>
    </w:p>
    <w:p w14:paraId="6A6DAED8" w14:textId="77777777" w:rsidR="00ED0B9E" w:rsidRPr="00F226F2" w:rsidRDefault="00ED0B9E" w:rsidP="008458A2">
      <w:pPr>
        <w:rPr>
          <w:rFonts w:ascii="Aptos Light" w:hAnsi="Aptos Light"/>
          <w:sz w:val="24"/>
          <w:szCs w:val="24"/>
        </w:rPr>
      </w:pPr>
      <w:r w:rsidRPr="00F226F2">
        <w:t>While there is no technical need to simplify product and feature structures, from a best-practice perspective it should be considered. The impact would be a reworking of the license and feature management within each product. </w:t>
      </w:r>
    </w:p>
    <w:p w14:paraId="0CD97FC5" w14:textId="2E18D3B4" w:rsidR="00ED0B9E" w:rsidRPr="00F226F2" w:rsidRDefault="00ED0B9E">
      <w:pPr>
        <w:pStyle w:val="ListParagraph"/>
        <w:numPr>
          <w:ilvl w:val="0"/>
          <w:numId w:val="6"/>
        </w:numPr>
      </w:pPr>
      <w:r w:rsidRPr="00F226F2">
        <w:t xml:space="preserve">The existing product structures are </w:t>
      </w:r>
      <w:del w:id="867" w:author="Julian Smith" w:date="2024-06-24T13:47:00Z" w16du:dateUtc="2024-06-24T12:47:00Z">
        <w:r w:rsidRPr="00F226F2" w:rsidDel="0004195A">
          <w:delText xml:space="preserve">overly </w:delText>
        </w:r>
      </w:del>
      <w:r w:rsidRPr="00F226F2">
        <w:t xml:space="preserve">complex </w:t>
      </w:r>
      <w:commentRangeStart w:id="868"/>
      <w:commentRangeStart w:id="869"/>
      <w:r w:rsidRPr="00F226F2">
        <w:t>and</w:t>
      </w:r>
      <w:commentRangeEnd w:id="868"/>
      <w:r w:rsidR="00420C06" w:rsidRPr="00F226F2">
        <w:rPr>
          <w:rStyle w:val="CommentReference"/>
        </w:rPr>
        <w:commentReference w:id="868"/>
      </w:r>
      <w:commentRangeEnd w:id="869"/>
      <w:r w:rsidR="00BB18D9" w:rsidRPr="00F226F2">
        <w:rPr>
          <w:rStyle w:val="CommentReference"/>
        </w:rPr>
        <w:commentReference w:id="869"/>
      </w:r>
      <w:r w:rsidRPr="00F226F2">
        <w:t xml:space="preserve"> the number of features in each product could be reduced</w:t>
      </w:r>
      <w:ins w:id="870" w:author="Yves Houtevels" w:date="2024-07-02T15:58:00Z" w16du:dateUtc="2024-07-02T13:58:00Z">
        <w:r w:rsidR="002E38F0" w:rsidRPr="00F226F2">
          <w:t xml:space="preserve"> (e.g. </w:t>
        </w:r>
        <w:r w:rsidR="00F30F6D" w:rsidRPr="00F226F2">
          <w:t>product</w:t>
        </w:r>
      </w:ins>
      <w:ins w:id="871" w:author="Julian Smith" w:date="2024-07-26T10:04:00Z" w16du:dateUtc="2024-07-26T09:04:00Z">
        <w:r w:rsidR="00D34E6E" w:rsidRPr="00F226F2">
          <w:t>s</w:t>
        </w:r>
      </w:ins>
      <w:ins w:id="872" w:author="Yves Houtevels" w:date="2024-07-02T15:58:00Z" w16du:dateUtc="2024-07-02T13:58:00Z">
        <w:r w:rsidR="00F30F6D" w:rsidRPr="00F226F2">
          <w:t xml:space="preserve"> for FlexMat are complicated because of th</w:t>
        </w:r>
      </w:ins>
      <w:ins w:id="873" w:author="Yves Houtevels" w:date="2024-07-02T15:59:00Z" w16du:dateUtc="2024-07-02T13:59:00Z">
        <w:r w:rsidR="00F30F6D" w:rsidRPr="00F226F2">
          <w:t xml:space="preserve">e support of </w:t>
        </w:r>
        <w:r w:rsidR="008A397E" w:rsidRPr="00F226F2">
          <w:t>product and reference modules versions and release cadence).</w:t>
        </w:r>
      </w:ins>
      <w:del w:id="874" w:author="Yves Houtevels" w:date="2024-07-02T15:58:00Z" w16du:dateUtc="2024-07-02T13:58:00Z">
        <w:r w:rsidRPr="00F226F2" w:rsidDel="002E38F0">
          <w:delText>. </w:delText>
        </w:r>
      </w:del>
    </w:p>
    <w:p w14:paraId="0F07603E" w14:textId="28629C45" w:rsidR="00ED0B9E" w:rsidRPr="00F226F2" w:rsidRDefault="00ED0B9E">
      <w:pPr>
        <w:pStyle w:val="ListParagraph"/>
        <w:numPr>
          <w:ilvl w:val="0"/>
          <w:numId w:val="6"/>
        </w:numPr>
      </w:pPr>
      <w:r w:rsidRPr="00F226F2">
        <w:t xml:space="preserve">The existing LicGenId values should be changed to strings </w:t>
      </w:r>
      <w:r w:rsidR="00DA07DA" w:rsidRPr="00F226F2">
        <w:t>that relate to</w:t>
      </w:r>
      <w:r w:rsidRPr="00F226F2">
        <w:t xml:space="preserve"> areas of functionality being monetized more clearly. </w:t>
      </w:r>
    </w:p>
    <w:p w14:paraId="2903DC6D" w14:textId="1CF08871" w:rsidR="00ED0B9E" w:rsidRPr="00F226F2" w:rsidRDefault="00ED0B9E">
      <w:pPr>
        <w:pStyle w:val="ListParagraph"/>
        <w:numPr>
          <w:ilvl w:val="0"/>
          <w:numId w:val="6"/>
        </w:numPr>
      </w:pPr>
      <w:r w:rsidRPr="00F226F2">
        <w:t xml:space="preserve">Care should be taken where current products share </w:t>
      </w:r>
      <w:proofErr w:type="spellStart"/>
      <w:r w:rsidRPr="00F226F2">
        <w:t>LicGenIds</w:t>
      </w:r>
      <w:proofErr w:type="spellEnd"/>
      <w:r w:rsidR="00DA07DA" w:rsidRPr="00F226F2">
        <w:t xml:space="preserve">; especially </w:t>
      </w:r>
      <w:r w:rsidRPr="00F226F2">
        <w:t xml:space="preserve">reference </w:t>
      </w:r>
      <w:commentRangeStart w:id="875"/>
      <w:commentRangeStart w:id="876"/>
      <w:r w:rsidRPr="00F226F2">
        <w:t>modules</w:t>
      </w:r>
      <w:commentRangeEnd w:id="875"/>
      <w:r w:rsidR="002C25C7" w:rsidRPr="00F226F2">
        <w:rPr>
          <w:rStyle w:val="CommentReference"/>
        </w:rPr>
        <w:commentReference w:id="875"/>
      </w:r>
      <w:commentRangeEnd w:id="876"/>
      <w:r w:rsidR="00CD044A" w:rsidRPr="00F226F2">
        <w:rPr>
          <w:rStyle w:val="CommentReference"/>
        </w:rPr>
        <w:commentReference w:id="876"/>
      </w:r>
      <w:ins w:id="877" w:author="Yves Houtevels" w:date="2024-07-02T15:57:00Z" w16du:dateUtc="2024-07-02T13:57:00Z">
        <w:r w:rsidR="003C3C4D" w:rsidRPr="00F226F2">
          <w:t xml:space="preserve"> because sharing features introduces</w:t>
        </w:r>
        <w:r w:rsidR="00D619F8" w:rsidRPr="00F226F2">
          <w:t xml:space="preserve"> dependencies and potentially monetization issues.</w:t>
        </w:r>
      </w:ins>
      <w:del w:id="878" w:author="Yves Houtevels" w:date="2024-07-02T15:57:00Z" w16du:dateUtc="2024-07-02T13:57:00Z">
        <w:r w:rsidRPr="00F226F2" w:rsidDel="003C3C4D">
          <w:delText>.</w:delText>
        </w:r>
      </w:del>
      <w:r w:rsidRPr="00F226F2">
        <w:t> </w:t>
      </w:r>
    </w:p>
    <w:p w14:paraId="142C1A64" w14:textId="77777777" w:rsidR="00ED0B9E" w:rsidRPr="00F226F2" w:rsidRDefault="00ED0B9E" w:rsidP="007923E1">
      <w:pPr>
        <w:pStyle w:val="Heading3"/>
      </w:pPr>
      <w:r w:rsidRPr="00F226F2">
        <w:t>Transparency </w:t>
      </w:r>
    </w:p>
    <w:p w14:paraId="0BA46761" w14:textId="4F7F5B1E" w:rsidR="00ED0B9E" w:rsidRPr="00F226F2" w:rsidRDefault="00ED0B9E" w:rsidP="00B31263">
      <w:pPr>
        <w:rPr>
          <w:rFonts w:ascii="Aptos Light" w:hAnsi="Aptos Light"/>
          <w:sz w:val="24"/>
          <w:szCs w:val="24"/>
        </w:rPr>
      </w:pPr>
      <w:r w:rsidRPr="00F226F2">
        <w:t>The new system should promote transparency so that customers and partners can verify what licenses they have deployed, and what they have purchased, easily and accurately.  </w:t>
      </w:r>
    </w:p>
    <w:p w14:paraId="0CC36DE2" w14:textId="77777777" w:rsidR="00C1718D" w:rsidRPr="00F226F2" w:rsidRDefault="00C1718D" w:rsidP="00C1718D">
      <w:pPr>
        <w:pStyle w:val="Heading2"/>
      </w:pPr>
      <w:bookmarkStart w:id="879" w:name="_Toc178778303"/>
      <w:r w:rsidRPr="00F226F2">
        <w:t>Solution Design Decisions and Assumptions</w:t>
      </w:r>
      <w:bookmarkEnd w:id="879"/>
      <w:r w:rsidRPr="00F226F2">
        <w:t> </w:t>
      </w:r>
    </w:p>
    <w:p w14:paraId="73B10D88" w14:textId="34D18883" w:rsidR="00B97A33" w:rsidRPr="00F226F2" w:rsidRDefault="00B97A33" w:rsidP="00B97A33">
      <w:pPr>
        <w:pStyle w:val="Heading3"/>
        <w:rPr>
          <w:ins w:id="880" w:author="Yves Houtevels" w:date="2024-07-02T16:00:00Z" w16du:dateUtc="2024-07-02T14:00:00Z"/>
        </w:rPr>
      </w:pPr>
      <w:ins w:id="881" w:author="Yves Houtevels" w:date="2024-07-02T16:00:00Z" w16du:dateUtc="2024-07-02T14:00:00Z">
        <w:r w:rsidRPr="00F226F2">
          <w:t>As from release Flex</w:t>
        </w:r>
        <w:r w:rsidR="00A044F9" w:rsidRPr="00F226F2">
          <w:t>Mat</w:t>
        </w:r>
      </w:ins>
    </w:p>
    <w:p w14:paraId="2AEE1CA5" w14:textId="77777777" w:rsidR="0080682A" w:rsidRPr="00F226F2" w:rsidRDefault="0080682A" w:rsidP="0080682A">
      <w:pPr>
        <w:pStyle w:val="Heading4"/>
        <w:rPr>
          <w:ins w:id="882" w:author="Yves Houtevels" w:date="2024-07-02T16:01:00Z" w16du:dateUtc="2024-07-02T14:01:00Z"/>
        </w:rPr>
      </w:pPr>
      <w:bookmarkStart w:id="883" w:name="_Toc65667247"/>
      <w:ins w:id="884" w:author="Yves Houtevels" w:date="2024-07-02T16:01:00Z" w16du:dateUtc="2024-07-02T14:01:00Z">
        <w:r w:rsidRPr="00F226F2">
          <w:t>Portals</w:t>
        </w:r>
        <w:bookmarkEnd w:id="883"/>
      </w:ins>
    </w:p>
    <w:p w14:paraId="0BCD9D64" w14:textId="23149E3E" w:rsidR="0080682A" w:rsidRPr="00F226F2" w:rsidRDefault="0080682A">
      <w:pPr>
        <w:rPr>
          <w:ins w:id="885" w:author="Yves Houtevels" w:date="2024-07-02T16:01:00Z" w16du:dateUtc="2024-07-02T14:01:00Z"/>
        </w:rPr>
        <w:pPrChange w:id="886" w:author="Julian Smith" w:date="2024-07-26T11:00:00Z" w16du:dateUtc="2024-07-26T10:00:00Z">
          <w:pPr>
            <w:pStyle w:val="ListParagraph"/>
            <w:spacing w:line="259" w:lineRule="auto"/>
          </w:pPr>
        </w:pPrChange>
      </w:pPr>
      <w:ins w:id="887" w:author="Yves Houtevels" w:date="2024-07-02T16:01:00Z" w16du:dateUtc="2024-07-02T14:01:00Z">
        <w:r w:rsidRPr="00F226F2">
          <w:t xml:space="preserve">No use </w:t>
        </w:r>
        <w:del w:id="888" w:author="Julian Smith" w:date="2024-07-26T10:05:00Z" w16du:dateUtc="2024-07-26T09:05:00Z">
          <w:r w:rsidRPr="00F226F2" w:rsidDel="00F85CC5">
            <w:delText>of  the</w:delText>
          </w:r>
        </w:del>
      </w:ins>
      <w:ins w:id="889" w:author="Julian Smith" w:date="2024-07-26T10:05:00Z" w16du:dateUtc="2024-07-26T09:05:00Z">
        <w:r w:rsidR="00F85CC5" w:rsidRPr="00F226F2">
          <w:t>of the</w:t>
        </w:r>
      </w:ins>
      <w:ins w:id="890" w:author="Yves Houtevels" w:date="2024-07-02T16:01:00Z" w16du:dateUtc="2024-07-02T14:01:00Z">
        <w:r w:rsidRPr="00F226F2">
          <w:t xml:space="preserve"> FNO </w:t>
        </w:r>
      </w:ins>
      <w:ins w:id="891" w:author="Yves Houtevels" w:date="2024-07-02T16:02:00Z" w16du:dateUtc="2024-07-02T14:02:00Z">
        <w:r w:rsidR="00915078" w:rsidRPr="00F226F2">
          <w:t>End-User portal</w:t>
        </w:r>
      </w:ins>
      <w:ins w:id="892" w:author="Yves Houtevels" w:date="2024-07-02T16:01:00Z" w16du:dateUtc="2024-07-02T14:01:00Z">
        <w:r w:rsidRPr="00F226F2">
          <w:t xml:space="preserve">  </w:t>
        </w:r>
      </w:ins>
    </w:p>
    <w:p w14:paraId="6A1BC8B0" w14:textId="25FEE787" w:rsidR="0080682A" w:rsidRPr="00F226F2" w:rsidRDefault="0080682A" w:rsidP="0080682A">
      <w:pPr>
        <w:pStyle w:val="Heading4"/>
        <w:rPr>
          <w:ins w:id="893" w:author="Yves Houtevels" w:date="2024-07-02T16:01:00Z" w16du:dateUtc="2024-07-02T14:01:00Z"/>
        </w:rPr>
      </w:pPr>
      <w:bookmarkStart w:id="894" w:name="_Toc65667248"/>
      <w:proofErr w:type="spellStart"/>
      <w:ins w:id="895" w:author="Yves Houtevels" w:date="2024-07-02T16:01:00Z" w16du:dateUtc="2024-07-02T14:01:00Z">
        <w:r w:rsidRPr="00F226F2">
          <w:t>Lic</w:t>
        </w:r>
      </w:ins>
      <w:ins w:id="896" w:author="Julian Smith" w:date="2024-07-26T10:05:00Z" w16du:dateUtc="2024-07-26T09:05:00Z">
        <w:r w:rsidR="00F85CC5" w:rsidRPr="00F226F2">
          <w:t>G</w:t>
        </w:r>
      </w:ins>
      <w:ins w:id="897" w:author="Yves Houtevels" w:date="2024-07-02T16:01:00Z" w16du:dateUtc="2024-07-02T14:01:00Z">
        <w:del w:id="898" w:author="Julian Smith" w:date="2024-07-26T10:05:00Z" w16du:dateUtc="2024-07-26T09:05:00Z">
          <w:r w:rsidRPr="00F226F2" w:rsidDel="00F85CC5">
            <w:delText>g</w:delText>
          </w:r>
        </w:del>
        <w:r w:rsidRPr="00F226F2">
          <w:t>en</w:t>
        </w:r>
        <w:del w:id="899" w:author="Julian Smith" w:date="2024-07-26T10:04:00Z" w16du:dateUtc="2024-07-26T09:04:00Z">
          <w:r w:rsidRPr="00F226F2" w:rsidDel="00F85CC5">
            <w:delText xml:space="preserve"> </w:delText>
          </w:r>
        </w:del>
        <w:r w:rsidRPr="00F226F2">
          <w:t>I</w:t>
        </w:r>
      </w:ins>
      <w:ins w:id="900" w:author="Julian Smith" w:date="2024-07-26T10:04:00Z" w16du:dateUtc="2024-07-26T09:04:00Z">
        <w:r w:rsidR="00F85CC5" w:rsidRPr="00F226F2">
          <w:t>ds</w:t>
        </w:r>
      </w:ins>
      <w:proofErr w:type="spellEnd"/>
      <w:ins w:id="901" w:author="Yves Houtevels" w:date="2024-07-02T16:01:00Z" w16du:dateUtc="2024-07-02T14:01:00Z">
        <w:del w:id="902" w:author="Julian Smith" w:date="2024-07-26T10:04:00Z" w16du:dateUtc="2024-07-26T09:04:00Z">
          <w:r w:rsidRPr="00F226F2" w:rsidDel="00F85CC5">
            <w:delText>Ds</w:delText>
          </w:r>
        </w:del>
        <w:bookmarkEnd w:id="894"/>
      </w:ins>
    </w:p>
    <w:p w14:paraId="46EEED17" w14:textId="77777777" w:rsidR="0080682A" w:rsidRPr="00F226F2" w:rsidRDefault="0080682A">
      <w:pPr>
        <w:rPr>
          <w:ins w:id="903" w:author="Yves Houtevels" w:date="2024-07-02T16:01:00Z" w16du:dateUtc="2024-07-02T14:01:00Z"/>
        </w:rPr>
        <w:pPrChange w:id="904" w:author="Julian Smith" w:date="2024-07-26T11:00:00Z" w16du:dateUtc="2024-07-26T10:00:00Z">
          <w:pPr>
            <w:pStyle w:val="ListParagraph"/>
            <w:spacing w:line="259" w:lineRule="auto"/>
          </w:pPr>
        </w:pPrChange>
      </w:pPr>
      <w:ins w:id="905" w:author="Yves Houtevels" w:date="2024-07-02T16:01:00Z" w16du:dateUtc="2024-07-02T14:01:00Z">
        <w:r w:rsidRPr="00F226F2">
          <w:t>These are never shared between reference modules; this enables predictable versioning to be implemented because the reference module for any LicGenId may be determined uniquely.</w:t>
        </w:r>
      </w:ins>
    </w:p>
    <w:p w14:paraId="71F1B235" w14:textId="67DE1409" w:rsidR="00D15E42" w:rsidRPr="00F226F2" w:rsidRDefault="0080682A">
      <w:pPr>
        <w:pStyle w:val="Heading4"/>
        <w:rPr>
          <w:ins w:id="906" w:author="Yves Houtevels" w:date="2024-07-31T09:19:00Z" w16du:dateUtc="2024-07-31T07:19:00Z"/>
        </w:rPr>
        <w:pPrChange w:id="907" w:author="Julian Smith" w:date="2024-07-26T11:00:00Z" w16du:dateUtc="2024-07-26T10:00:00Z">
          <w:pPr/>
        </w:pPrChange>
      </w:pPr>
      <w:bookmarkStart w:id="908" w:name="_Toc65667249"/>
      <w:ins w:id="909" w:author="Yves Houtevels" w:date="2024-07-02T16:01:00Z" w16du:dateUtc="2024-07-02T14:01:00Z">
        <w:r w:rsidRPr="00F226F2">
          <w:t>Versioning</w:t>
        </w:r>
      </w:ins>
      <w:bookmarkEnd w:id="908"/>
    </w:p>
    <w:p w14:paraId="0F433853" w14:textId="48B5690C" w:rsidR="00D15E42" w:rsidRPr="00F226F2" w:rsidRDefault="00D15E42">
      <w:pPr>
        <w:rPr>
          <w:ins w:id="910" w:author="Yves Houtevels" w:date="2024-07-31T09:19:00Z" w16du:dateUtc="2024-07-31T07:19:00Z"/>
        </w:rPr>
      </w:pPr>
      <w:ins w:id="911" w:author="Yves Houtevels" w:date="2024-07-31T09:19:00Z" w16du:dateUtc="2024-07-31T07:19:00Z">
        <w:r w:rsidRPr="00F226F2">
          <w:t>Perpetual licenses:</w:t>
        </w:r>
      </w:ins>
    </w:p>
    <w:p w14:paraId="4615329C" w14:textId="374FE64F" w:rsidR="0080682A" w:rsidRPr="00F226F2" w:rsidDel="00B31263" w:rsidRDefault="0080682A">
      <w:pPr>
        <w:rPr>
          <w:ins w:id="912" w:author="Yves Houtevels" w:date="2024-07-02T16:01:00Z" w16du:dateUtc="2024-07-02T14:01:00Z"/>
          <w:del w:id="913" w:author="Julian Smith" w:date="2024-07-26T11:00:00Z" w16du:dateUtc="2024-07-26T10:00:00Z"/>
        </w:rPr>
        <w:pPrChange w:id="914" w:author="Julian Smith" w:date="2024-07-26T11:00:00Z" w16du:dateUtc="2024-07-26T10:00:00Z">
          <w:pPr>
            <w:pStyle w:val="ListParagraph"/>
            <w:spacing w:line="259" w:lineRule="auto"/>
          </w:pPr>
        </w:pPrChange>
      </w:pPr>
      <w:ins w:id="915" w:author="Yves Houtevels" w:date="2024-07-02T16:01:00Z" w16du:dateUtc="2024-07-02T14:01:00Z">
        <w:r w:rsidRPr="00F226F2">
          <w:t>Should a perpetual line item have no maintenance defined, the entitlement creation date shall serve as the effective maintenance expiration date.</w:t>
        </w:r>
      </w:ins>
    </w:p>
    <w:p w14:paraId="36436B1B" w14:textId="77777777" w:rsidR="0080682A" w:rsidRPr="00F226F2" w:rsidRDefault="0080682A">
      <w:pPr>
        <w:rPr>
          <w:ins w:id="916" w:author="Yves Houtevels" w:date="2024-07-02T16:01:00Z" w16du:dateUtc="2024-07-02T14:01:00Z"/>
        </w:rPr>
        <w:pPrChange w:id="917" w:author="Julian Smith" w:date="2024-07-26T11:00:00Z" w16du:dateUtc="2024-07-26T10:00:00Z">
          <w:pPr>
            <w:pStyle w:val="ListParagraph"/>
            <w:spacing w:line="259" w:lineRule="auto"/>
          </w:pPr>
        </w:pPrChange>
      </w:pPr>
    </w:p>
    <w:p w14:paraId="5370BBE1" w14:textId="77777777" w:rsidR="0080682A" w:rsidRPr="00F226F2" w:rsidDel="00B31263" w:rsidRDefault="0080682A">
      <w:pPr>
        <w:rPr>
          <w:ins w:id="918" w:author="Yves Houtevels" w:date="2024-07-02T16:01:00Z" w16du:dateUtc="2024-07-02T14:01:00Z"/>
          <w:del w:id="919" w:author="Julian Smith" w:date="2024-07-26T11:00:00Z" w16du:dateUtc="2024-07-26T10:00:00Z"/>
        </w:rPr>
        <w:pPrChange w:id="920" w:author="Julian Smith" w:date="2024-07-26T11:00:00Z" w16du:dateUtc="2024-07-26T10:00:00Z">
          <w:pPr>
            <w:pStyle w:val="ListParagraph"/>
            <w:spacing w:line="259" w:lineRule="auto"/>
          </w:pPr>
        </w:pPrChange>
      </w:pPr>
      <w:ins w:id="921" w:author="Yves Houtevels" w:date="2024-07-02T16:01:00Z" w16du:dateUtc="2024-07-02T14:01:00Z">
        <w:r w:rsidRPr="00F226F2">
          <w:t>Licenses for Entitlement Line Items with valid maintenance shall receive the current (latest) reference module version.</w:t>
        </w:r>
      </w:ins>
    </w:p>
    <w:p w14:paraId="26E4951C" w14:textId="77777777" w:rsidR="0080682A" w:rsidRPr="00F226F2" w:rsidRDefault="0080682A">
      <w:pPr>
        <w:rPr>
          <w:ins w:id="922" w:author="Yves Houtevels" w:date="2024-07-02T16:01:00Z" w16du:dateUtc="2024-07-02T14:01:00Z"/>
        </w:rPr>
        <w:pPrChange w:id="923" w:author="Julian Smith" w:date="2024-07-26T11:00:00Z" w16du:dateUtc="2024-07-26T10:00:00Z">
          <w:pPr>
            <w:pStyle w:val="ListParagraph"/>
            <w:spacing w:line="259" w:lineRule="auto"/>
          </w:pPr>
        </w:pPrChange>
      </w:pPr>
    </w:p>
    <w:p w14:paraId="2A391C01" w14:textId="77777777" w:rsidR="0080682A" w:rsidRPr="00F226F2" w:rsidDel="00994DDC" w:rsidRDefault="0080682A">
      <w:pPr>
        <w:rPr>
          <w:ins w:id="924" w:author="Yves Houtevels" w:date="2024-07-02T16:01:00Z" w16du:dateUtc="2024-07-02T14:01:00Z"/>
          <w:del w:id="925" w:author="Julian Smith" w:date="2024-07-26T11:00:00Z" w16du:dateUtc="2024-07-26T10:00:00Z"/>
        </w:rPr>
        <w:pPrChange w:id="926" w:author="Julian Smith" w:date="2024-07-26T11:00:00Z" w16du:dateUtc="2024-07-26T10:00:00Z">
          <w:pPr>
            <w:pStyle w:val="ListParagraph"/>
            <w:spacing w:line="259" w:lineRule="auto"/>
          </w:pPr>
        </w:pPrChange>
      </w:pPr>
      <w:ins w:id="927" w:author="Yves Houtevels" w:date="2024-07-02T16:01:00Z" w16du:dateUtc="2024-07-02T14:01:00Z">
        <w:r w:rsidRPr="00F226F2">
          <w:t>Licenses for Entitlement Line Items with expired maintenance shall receive the reference module version that was generally available on the maintenance expiration date.</w:t>
        </w:r>
      </w:ins>
    </w:p>
    <w:p w14:paraId="6BF41B1E" w14:textId="77777777" w:rsidR="0080682A" w:rsidRPr="00F226F2" w:rsidRDefault="0080682A">
      <w:pPr>
        <w:rPr>
          <w:ins w:id="928" w:author="Yves Houtevels" w:date="2024-07-02T16:01:00Z" w16du:dateUtc="2024-07-02T14:01:00Z"/>
        </w:rPr>
        <w:pPrChange w:id="929" w:author="Julian Smith" w:date="2024-07-26T11:00:00Z" w16du:dateUtc="2024-07-26T10:00:00Z">
          <w:pPr>
            <w:pStyle w:val="ListParagraph"/>
            <w:spacing w:line="259" w:lineRule="auto"/>
          </w:pPr>
        </w:pPrChange>
      </w:pPr>
    </w:p>
    <w:p w14:paraId="0EC1360D" w14:textId="77777777" w:rsidR="0080682A" w:rsidRPr="00F226F2" w:rsidRDefault="0080682A">
      <w:pPr>
        <w:rPr>
          <w:ins w:id="930" w:author="Yves Houtevels" w:date="2024-07-02T16:01:00Z" w16du:dateUtc="2024-07-02T14:01:00Z"/>
        </w:rPr>
        <w:pPrChange w:id="931" w:author="Julian Smith" w:date="2024-07-26T11:00:00Z" w16du:dateUtc="2024-07-26T10:00:00Z">
          <w:pPr>
            <w:pStyle w:val="ListParagraph"/>
            <w:spacing w:line="259" w:lineRule="auto"/>
          </w:pPr>
        </w:pPrChange>
      </w:pPr>
      <w:ins w:id="932" w:author="Yves Houtevels" w:date="2024-07-02T16:01:00Z" w16du:dateUtc="2024-07-02T14:01:00Z">
        <w:r w:rsidRPr="00F226F2">
          <w:t>Limited licenses:</w:t>
        </w:r>
      </w:ins>
    </w:p>
    <w:p w14:paraId="254356C8" w14:textId="77777777" w:rsidR="0080682A" w:rsidRPr="00F226F2" w:rsidRDefault="0080682A">
      <w:pPr>
        <w:pStyle w:val="ListParagraph"/>
        <w:numPr>
          <w:ilvl w:val="0"/>
          <w:numId w:val="38"/>
        </w:numPr>
        <w:spacing w:line="259" w:lineRule="auto"/>
        <w:textAlignment w:val="auto"/>
        <w:rPr>
          <w:ins w:id="933" w:author="Yves Houtevels" w:date="2024-07-02T16:01:00Z" w16du:dateUtc="2024-07-02T14:01:00Z"/>
        </w:rPr>
        <w:pPrChange w:id="934" w:author="Julian Smith" w:date="2024-07-26T11:00:00Z" w16du:dateUtc="2024-07-26T10:00:00Z">
          <w:pPr>
            <w:pStyle w:val="ListParagraph"/>
            <w:numPr>
              <w:ilvl w:val="1"/>
              <w:numId w:val="38"/>
            </w:numPr>
            <w:spacing w:line="259" w:lineRule="auto"/>
            <w:ind w:left="1440" w:hanging="360"/>
            <w:textAlignment w:val="auto"/>
          </w:pPr>
        </w:pPrChange>
      </w:pPr>
      <w:ins w:id="935" w:author="Yves Houtevels" w:date="2024-07-02T16:01:00Z" w16du:dateUtc="2024-07-02T14:01:00Z">
        <w:r w:rsidRPr="00F226F2">
          <w:t>Are always treated as subscriptions</w:t>
        </w:r>
      </w:ins>
    </w:p>
    <w:p w14:paraId="23650A21" w14:textId="77777777" w:rsidR="0080682A" w:rsidRPr="00F226F2" w:rsidRDefault="0080682A">
      <w:pPr>
        <w:pStyle w:val="ListParagraph"/>
        <w:numPr>
          <w:ilvl w:val="0"/>
          <w:numId w:val="38"/>
        </w:numPr>
        <w:spacing w:line="259" w:lineRule="auto"/>
        <w:textAlignment w:val="auto"/>
        <w:rPr>
          <w:ins w:id="936" w:author="Yves Houtevels" w:date="2024-07-02T16:01:00Z" w16du:dateUtc="2024-07-02T14:01:00Z"/>
        </w:rPr>
        <w:pPrChange w:id="937" w:author="Julian Smith" w:date="2024-07-26T11:00:00Z" w16du:dateUtc="2024-07-26T10:00:00Z">
          <w:pPr>
            <w:pStyle w:val="ListParagraph"/>
            <w:numPr>
              <w:ilvl w:val="1"/>
              <w:numId w:val="38"/>
            </w:numPr>
            <w:spacing w:line="259" w:lineRule="auto"/>
            <w:ind w:left="1440" w:hanging="360"/>
            <w:textAlignment w:val="auto"/>
          </w:pPr>
        </w:pPrChange>
      </w:pPr>
      <w:ins w:id="938" w:author="Yves Houtevels" w:date="2024-07-02T16:01:00Z" w16du:dateUtc="2024-07-02T14:01:00Z">
        <w:r w:rsidRPr="00F226F2">
          <w:t>Have no separate maintenance</w:t>
        </w:r>
      </w:ins>
    </w:p>
    <w:p w14:paraId="764254CC" w14:textId="77777777" w:rsidR="0080682A" w:rsidRPr="00F226F2" w:rsidDel="00994DDC" w:rsidRDefault="0080682A">
      <w:pPr>
        <w:pStyle w:val="ListParagraph"/>
        <w:numPr>
          <w:ilvl w:val="0"/>
          <w:numId w:val="38"/>
        </w:numPr>
        <w:spacing w:line="259" w:lineRule="auto"/>
        <w:textAlignment w:val="auto"/>
        <w:rPr>
          <w:ins w:id="939" w:author="Yves Houtevels" w:date="2024-07-02T16:01:00Z" w16du:dateUtc="2024-07-02T14:01:00Z"/>
          <w:del w:id="940" w:author="Julian Smith" w:date="2024-07-26T11:00:00Z" w16du:dateUtc="2024-07-26T10:00:00Z"/>
        </w:rPr>
        <w:pPrChange w:id="941" w:author="Julian Smith" w:date="2024-07-26T11:00:00Z" w16du:dateUtc="2024-07-26T10:00:00Z">
          <w:pPr>
            <w:pStyle w:val="ListParagraph"/>
            <w:numPr>
              <w:ilvl w:val="1"/>
              <w:numId w:val="38"/>
            </w:numPr>
            <w:spacing w:line="259" w:lineRule="auto"/>
            <w:ind w:left="1440" w:hanging="360"/>
            <w:textAlignment w:val="auto"/>
          </w:pPr>
        </w:pPrChange>
      </w:pPr>
      <w:ins w:id="942" w:author="Yves Houtevels" w:date="2024-07-02T16:01:00Z" w16du:dateUtc="2024-07-02T14:01:00Z">
        <w:r w:rsidRPr="00F226F2">
          <w:t>Licenses shall always receive the current (latest) reference module versions.</w:t>
        </w:r>
      </w:ins>
    </w:p>
    <w:p w14:paraId="69BC1AE1" w14:textId="77777777" w:rsidR="0080682A" w:rsidRPr="00F226F2" w:rsidRDefault="0080682A">
      <w:pPr>
        <w:pStyle w:val="ListParagraph"/>
        <w:numPr>
          <w:ilvl w:val="0"/>
          <w:numId w:val="38"/>
        </w:numPr>
        <w:spacing w:line="259" w:lineRule="auto"/>
        <w:textAlignment w:val="auto"/>
        <w:rPr>
          <w:ins w:id="943" w:author="Yves Houtevels" w:date="2024-07-02T16:01:00Z" w16du:dateUtc="2024-07-02T14:01:00Z"/>
        </w:rPr>
        <w:pPrChange w:id="944" w:author="Julian Smith" w:date="2024-07-26T11:00:00Z" w16du:dateUtc="2024-07-26T10:00:00Z">
          <w:pPr>
            <w:spacing w:line="259" w:lineRule="auto"/>
            <w:ind w:left="1080"/>
          </w:pPr>
        </w:pPrChange>
      </w:pPr>
    </w:p>
    <w:p w14:paraId="706024D8" w14:textId="77777777" w:rsidR="0080682A" w:rsidRPr="00F226F2" w:rsidRDefault="0080682A">
      <w:pPr>
        <w:rPr>
          <w:ins w:id="945" w:author="Yves Houtevels" w:date="2024-07-02T16:01:00Z" w16du:dateUtc="2024-07-02T14:01:00Z"/>
        </w:rPr>
        <w:pPrChange w:id="946" w:author="Julian Smith" w:date="2024-07-26T11:00:00Z" w16du:dateUtc="2024-07-26T10:00:00Z">
          <w:pPr>
            <w:pStyle w:val="ListParagraph"/>
            <w:spacing w:line="259" w:lineRule="auto"/>
          </w:pPr>
        </w:pPrChange>
      </w:pPr>
      <w:ins w:id="947" w:author="Yves Houtevels" w:date="2024-07-02T16:01:00Z" w16du:dateUtc="2024-07-02T14:01:00Z">
        <w:r w:rsidRPr="00F226F2">
          <w:t>Beta Licenses</w:t>
        </w:r>
      </w:ins>
    </w:p>
    <w:p w14:paraId="33725D05" w14:textId="77777777" w:rsidR="0080682A" w:rsidRPr="00F226F2" w:rsidRDefault="0080682A">
      <w:pPr>
        <w:pStyle w:val="ListParagraph"/>
        <w:numPr>
          <w:ilvl w:val="0"/>
          <w:numId w:val="38"/>
        </w:numPr>
        <w:spacing w:line="259" w:lineRule="auto"/>
        <w:textAlignment w:val="auto"/>
        <w:rPr>
          <w:ins w:id="948" w:author="Yves Houtevels" w:date="2024-07-02T16:01:00Z" w16du:dateUtc="2024-07-02T14:01:00Z"/>
        </w:rPr>
        <w:pPrChange w:id="949" w:author="Julian Smith" w:date="2024-07-26T11:00:00Z" w16du:dateUtc="2024-07-26T10:00:00Z">
          <w:pPr>
            <w:pStyle w:val="ListParagraph"/>
            <w:numPr>
              <w:ilvl w:val="1"/>
              <w:numId w:val="38"/>
            </w:numPr>
            <w:spacing w:line="259" w:lineRule="auto"/>
            <w:ind w:left="1440" w:hanging="360"/>
            <w:textAlignment w:val="auto"/>
          </w:pPr>
        </w:pPrChange>
      </w:pPr>
      <w:ins w:id="950" w:author="Yves Houtevels" w:date="2024-07-02T16:01:00Z" w16du:dateUtc="2024-07-02T14:01:00Z">
        <w:r w:rsidRPr="00F226F2">
          <w:t>Are always limited</w:t>
        </w:r>
      </w:ins>
    </w:p>
    <w:p w14:paraId="456747AE" w14:textId="77777777" w:rsidR="0080682A" w:rsidRPr="00F226F2" w:rsidRDefault="0080682A">
      <w:pPr>
        <w:pStyle w:val="ListParagraph"/>
        <w:numPr>
          <w:ilvl w:val="0"/>
          <w:numId w:val="38"/>
        </w:numPr>
        <w:spacing w:line="259" w:lineRule="auto"/>
        <w:textAlignment w:val="auto"/>
        <w:rPr>
          <w:ins w:id="951" w:author="Yves Houtevels" w:date="2024-07-02T16:01:00Z" w16du:dateUtc="2024-07-02T14:01:00Z"/>
        </w:rPr>
        <w:pPrChange w:id="952" w:author="Julian Smith" w:date="2024-07-26T11:00:00Z" w16du:dateUtc="2024-07-26T10:00:00Z">
          <w:pPr>
            <w:pStyle w:val="ListParagraph"/>
            <w:numPr>
              <w:ilvl w:val="1"/>
              <w:numId w:val="38"/>
            </w:numPr>
            <w:spacing w:line="259" w:lineRule="auto"/>
            <w:ind w:left="1440" w:hanging="360"/>
            <w:textAlignment w:val="auto"/>
          </w:pPr>
        </w:pPrChange>
      </w:pPr>
      <w:ins w:id="953" w:author="Yves Houtevels" w:date="2024-07-02T16:01:00Z" w16du:dateUtc="2024-07-02T14:01:00Z">
        <w:r w:rsidRPr="00F226F2">
          <w:t>Licenses shall always receive the latest reference module versions that are flagged as beta.</w:t>
        </w:r>
      </w:ins>
    </w:p>
    <w:p w14:paraId="2635C743" w14:textId="77777777" w:rsidR="0080682A" w:rsidRPr="00F226F2" w:rsidRDefault="0080682A" w:rsidP="0080682A">
      <w:pPr>
        <w:spacing w:line="259" w:lineRule="auto"/>
        <w:ind w:left="1080"/>
        <w:rPr>
          <w:ins w:id="954" w:author="Yves Houtevels" w:date="2024-07-02T16:01:00Z" w16du:dateUtc="2024-07-02T14:01:00Z"/>
        </w:rPr>
      </w:pPr>
    </w:p>
    <w:p w14:paraId="782A2223" w14:textId="77777777" w:rsidR="0080682A" w:rsidRPr="00F226F2" w:rsidRDefault="0080682A" w:rsidP="0080682A">
      <w:pPr>
        <w:pStyle w:val="Heading4"/>
        <w:rPr>
          <w:ins w:id="955" w:author="Yves Houtevels" w:date="2024-07-02T16:01:00Z" w16du:dateUtc="2024-07-02T14:01:00Z"/>
        </w:rPr>
      </w:pPr>
      <w:bookmarkStart w:id="956" w:name="_Toc65667250"/>
      <w:ins w:id="957" w:author="Yves Houtevels" w:date="2024-07-02T16:01:00Z" w16du:dateUtc="2024-07-02T14:01:00Z">
        <w:r w:rsidRPr="00F226F2">
          <w:t>Part Numbers</w:t>
        </w:r>
        <w:bookmarkEnd w:id="956"/>
      </w:ins>
    </w:p>
    <w:p w14:paraId="036C9FE4" w14:textId="77777777" w:rsidR="0080682A" w:rsidRPr="00F226F2" w:rsidDel="00994DDC" w:rsidRDefault="0080682A">
      <w:pPr>
        <w:rPr>
          <w:ins w:id="958" w:author="Yves Houtevels" w:date="2024-07-02T16:01:00Z" w16du:dateUtc="2024-07-02T14:01:00Z"/>
          <w:del w:id="959" w:author="Julian Smith" w:date="2024-07-26T11:01:00Z" w16du:dateUtc="2024-07-26T10:01:00Z"/>
        </w:rPr>
        <w:pPrChange w:id="960" w:author="Julian Smith" w:date="2024-07-26T11:01:00Z" w16du:dateUtc="2024-07-26T10:01:00Z">
          <w:pPr>
            <w:pStyle w:val="ListParagraph"/>
            <w:spacing w:line="259" w:lineRule="auto"/>
          </w:pPr>
        </w:pPrChange>
      </w:pPr>
      <w:ins w:id="961" w:author="Yves Houtevels" w:date="2024-07-02T16:01:00Z" w16du:dateUtc="2024-07-02T14:01:00Z">
        <w:r w:rsidRPr="00F226F2">
          <w:t>All part numbers are mastered in the SFO Product object.</w:t>
        </w:r>
      </w:ins>
    </w:p>
    <w:p w14:paraId="793E9503" w14:textId="77777777" w:rsidR="0080682A" w:rsidRPr="00F226F2" w:rsidRDefault="0080682A">
      <w:pPr>
        <w:rPr>
          <w:ins w:id="962" w:author="Yves Houtevels" w:date="2024-07-02T16:01:00Z" w16du:dateUtc="2024-07-02T14:01:00Z"/>
        </w:rPr>
        <w:pPrChange w:id="963" w:author="Julian Smith" w:date="2024-07-26T11:01:00Z" w16du:dateUtc="2024-07-26T10:01:00Z">
          <w:pPr>
            <w:pStyle w:val="ListParagraph"/>
            <w:spacing w:line="259" w:lineRule="auto"/>
          </w:pPr>
        </w:pPrChange>
      </w:pPr>
    </w:p>
    <w:p w14:paraId="70E79437" w14:textId="77777777" w:rsidR="0080682A" w:rsidRPr="00F226F2" w:rsidDel="00994DDC" w:rsidRDefault="0080682A">
      <w:pPr>
        <w:pStyle w:val="ListParagraph"/>
        <w:numPr>
          <w:ilvl w:val="0"/>
          <w:numId w:val="38"/>
        </w:numPr>
        <w:spacing w:line="259" w:lineRule="auto"/>
        <w:textAlignment w:val="auto"/>
        <w:rPr>
          <w:ins w:id="964" w:author="Yves Houtevels" w:date="2024-07-02T16:01:00Z" w16du:dateUtc="2024-07-02T14:01:00Z"/>
          <w:del w:id="965" w:author="Julian Smith" w:date="2024-07-26T11:01:00Z" w16du:dateUtc="2024-07-26T10:01:00Z"/>
        </w:rPr>
        <w:pPrChange w:id="966" w:author="Julian Smith" w:date="2024-07-26T11:01:00Z" w16du:dateUtc="2024-07-26T10:01:00Z">
          <w:pPr>
            <w:pStyle w:val="ListParagraph"/>
            <w:spacing w:line="259" w:lineRule="auto"/>
          </w:pPr>
        </w:pPrChange>
      </w:pPr>
      <w:ins w:id="967" w:author="Yves Houtevels" w:date="2024-07-02T16:01:00Z" w16du:dateUtc="2024-07-02T14:01:00Z">
        <w:r w:rsidRPr="00F226F2">
          <w:t>Modules shall have separate part numbers for Limited and Perpetual licenses; hence, also in Salesforce.</w:t>
        </w:r>
      </w:ins>
    </w:p>
    <w:p w14:paraId="7F2DF332" w14:textId="77777777" w:rsidR="0080682A" w:rsidRPr="00F226F2" w:rsidRDefault="0080682A">
      <w:pPr>
        <w:pStyle w:val="ListParagraph"/>
        <w:numPr>
          <w:ilvl w:val="0"/>
          <w:numId w:val="38"/>
        </w:numPr>
        <w:spacing w:line="259" w:lineRule="auto"/>
        <w:textAlignment w:val="auto"/>
        <w:rPr>
          <w:ins w:id="968" w:author="Yves Houtevels" w:date="2024-07-02T16:01:00Z" w16du:dateUtc="2024-07-02T14:01:00Z"/>
        </w:rPr>
        <w:pPrChange w:id="969" w:author="Julian Smith" w:date="2024-07-26T11:01:00Z" w16du:dateUtc="2024-07-26T10:01:00Z">
          <w:pPr>
            <w:pStyle w:val="ListParagraph"/>
            <w:spacing w:line="259" w:lineRule="auto"/>
          </w:pPr>
        </w:pPrChange>
      </w:pPr>
    </w:p>
    <w:p w14:paraId="20D7B0B0" w14:textId="77777777" w:rsidR="0080682A" w:rsidRPr="00F226F2" w:rsidDel="00994DDC" w:rsidRDefault="0080682A">
      <w:pPr>
        <w:pStyle w:val="ListParagraph"/>
        <w:numPr>
          <w:ilvl w:val="0"/>
          <w:numId w:val="38"/>
        </w:numPr>
        <w:spacing w:line="259" w:lineRule="auto"/>
        <w:textAlignment w:val="auto"/>
        <w:rPr>
          <w:ins w:id="970" w:author="Yves Houtevels" w:date="2024-07-02T16:01:00Z" w16du:dateUtc="2024-07-02T14:01:00Z"/>
          <w:del w:id="971" w:author="Julian Smith" w:date="2024-07-26T11:01:00Z" w16du:dateUtc="2024-07-26T10:01:00Z"/>
        </w:rPr>
        <w:pPrChange w:id="972" w:author="Julian Smith" w:date="2024-07-26T11:01:00Z" w16du:dateUtc="2024-07-26T10:01:00Z">
          <w:pPr>
            <w:pStyle w:val="ListParagraph"/>
            <w:spacing w:line="259" w:lineRule="auto"/>
          </w:pPr>
        </w:pPrChange>
      </w:pPr>
      <w:ins w:id="973" w:author="Yves Houtevels" w:date="2024-07-02T16:01:00Z" w16du:dateUtc="2024-07-02T14:01:00Z">
        <w:r w:rsidRPr="00F226F2">
          <w:t>Beta modules shall have separate part numbers.</w:t>
        </w:r>
      </w:ins>
    </w:p>
    <w:p w14:paraId="0DA21C98" w14:textId="77777777" w:rsidR="0080682A" w:rsidRPr="00F226F2" w:rsidRDefault="0080682A">
      <w:pPr>
        <w:pStyle w:val="ListParagraph"/>
        <w:numPr>
          <w:ilvl w:val="0"/>
          <w:numId w:val="38"/>
        </w:numPr>
        <w:spacing w:line="259" w:lineRule="auto"/>
        <w:textAlignment w:val="auto"/>
        <w:rPr>
          <w:ins w:id="974" w:author="Yves Houtevels" w:date="2024-07-02T16:01:00Z" w16du:dateUtc="2024-07-02T14:01:00Z"/>
        </w:rPr>
        <w:pPrChange w:id="975" w:author="Julian Smith" w:date="2024-07-26T11:01:00Z" w16du:dateUtc="2024-07-26T10:01:00Z">
          <w:pPr>
            <w:pStyle w:val="ListParagraph"/>
            <w:spacing w:line="259" w:lineRule="auto"/>
          </w:pPr>
        </w:pPrChange>
      </w:pPr>
    </w:p>
    <w:p w14:paraId="1F2F9FBA" w14:textId="77777777" w:rsidR="0080682A" w:rsidRPr="00F226F2" w:rsidDel="00994DDC" w:rsidRDefault="0080682A">
      <w:pPr>
        <w:pStyle w:val="ListParagraph"/>
        <w:numPr>
          <w:ilvl w:val="0"/>
          <w:numId w:val="38"/>
        </w:numPr>
        <w:spacing w:line="259" w:lineRule="auto"/>
        <w:textAlignment w:val="auto"/>
        <w:rPr>
          <w:ins w:id="976" w:author="Yves Houtevels" w:date="2024-07-02T16:01:00Z" w16du:dateUtc="2024-07-02T14:01:00Z"/>
          <w:del w:id="977" w:author="Julian Smith" w:date="2024-07-26T11:01:00Z" w16du:dateUtc="2024-07-26T10:01:00Z"/>
        </w:rPr>
        <w:pPrChange w:id="978" w:author="Julian Smith" w:date="2024-07-26T11:01:00Z" w16du:dateUtc="2024-07-26T10:01:00Z">
          <w:pPr>
            <w:pStyle w:val="ListParagraph"/>
            <w:spacing w:line="259" w:lineRule="auto"/>
          </w:pPr>
        </w:pPrChange>
      </w:pPr>
      <w:ins w:id="979" w:author="Yves Houtevels" w:date="2024-07-02T16:01:00Z" w16du:dateUtc="2024-07-02T14:01:00Z">
        <w:r w:rsidRPr="00F226F2">
          <w:t>Beta modules shall always be sold with Limited licenses.</w:t>
        </w:r>
      </w:ins>
    </w:p>
    <w:p w14:paraId="010F785E" w14:textId="77777777" w:rsidR="0080682A" w:rsidRPr="00F226F2" w:rsidRDefault="0080682A">
      <w:pPr>
        <w:pStyle w:val="ListParagraph"/>
        <w:numPr>
          <w:ilvl w:val="0"/>
          <w:numId w:val="38"/>
        </w:numPr>
        <w:spacing w:line="259" w:lineRule="auto"/>
        <w:textAlignment w:val="auto"/>
        <w:rPr>
          <w:ins w:id="980" w:author="Yves Houtevels" w:date="2024-07-02T16:01:00Z" w16du:dateUtc="2024-07-02T14:01:00Z"/>
        </w:rPr>
        <w:pPrChange w:id="981" w:author="Julian Smith" w:date="2024-07-26T11:01:00Z" w16du:dateUtc="2024-07-26T10:01:00Z">
          <w:pPr>
            <w:pStyle w:val="ListParagraph"/>
            <w:spacing w:line="259" w:lineRule="auto"/>
          </w:pPr>
        </w:pPrChange>
      </w:pPr>
    </w:p>
    <w:p w14:paraId="498960CD" w14:textId="147B44CA" w:rsidR="0080682A" w:rsidRPr="00F226F2" w:rsidRDefault="0080682A">
      <w:pPr>
        <w:pStyle w:val="ListParagraph"/>
        <w:numPr>
          <w:ilvl w:val="0"/>
          <w:numId w:val="38"/>
        </w:numPr>
        <w:spacing w:line="259" w:lineRule="auto"/>
        <w:textAlignment w:val="auto"/>
        <w:rPr>
          <w:ins w:id="982" w:author="Yves Houtevels" w:date="2024-07-02T16:01:00Z" w16du:dateUtc="2024-07-02T14:01:00Z"/>
        </w:rPr>
        <w:pPrChange w:id="983" w:author="Julian Smith" w:date="2024-07-26T11:01:00Z" w16du:dateUtc="2024-07-26T10:01:00Z">
          <w:pPr>
            <w:pStyle w:val="ListParagraph"/>
            <w:spacing w:line="259" w:lineRule="auto"/>
          </w:pPr>
        </w:pPrChange>
      </w:pPr>
      <w:ins w:id="984" w:author="Yves Houtevels" w:date="2024-07-02T16:01:00Z" w16du:dateUtc="2024-07-02T14:01:00Z">
        <w:r w:rsidRPr="00F226F2">
          <w:t>Floating and Local license</w:t>
        </w:r>
      </w:ins>
      <w:ins w:id="985" w:author="Yves Houtevels" w:date="2024-07-31T09:21:00Z" w16du:dateUtc="2024-07-31T07:21:00Z">
        <w:r w:rsidR="001C5FCD" w:rsidRPr="00F226F2">
          <w:t xml:space="preserve"> (deployment)</w:t>
        </w:r>
      </w:ins>
      <w:ins w:id="986" w:author="Yves Houtevels" w:date="2024-07-02T16:01:00Z" w16du:dateUtc="2024-07-02T14:01:00Z">
        <w:r w:rsidRPr="00F226F2">
          <w:t xml:space="preserve"> models shall not be differentiated by part numbers.</w:t>
        </w:r>
      </w:ins>
    </w:p>
    <w:p w14:paraId="36536A39" w14:textId="77777777" w:rsidR="0080682A" w:rsidRPr="00F226F2" w:rsidRDefault="0080682A" w:rsidP="0080682A">
      <w:pPr>
        <w:pStyle w:val="ListParagraph"/>
        <w:spacing w:line="259" w:lineRule="auto"/>
        <w:rPr>
          <w:ins w:id="987" w:author="Yves Houtevels" w:date="2024-07-02T16:01:00Z" w16du:dateUtc="2024-07-02T14:01:00Z"/>
        </w:rPr>
      </w:pPr>
    </w:p>
    <w:p w14:paraId="391ED22B" w14:textId="77777777" w:rsidR="0080682A" w:rsidRPr="00F226F2" w:rsidRDefault="0080682A" w:rsidP="0080682A">
      <w:pPr>
        <w:pStyle w:val="Heading4"/>
        <w:rPr>
          <w:ins w:id="988" w:author="Yves Houtevels" w:date="2024-07-02T16:01:00Z" w16du:dateUtc="2024-07-02T14:01:00Z"/>
        </w:rPr>
      </w:pPr>
      <w:bookmarkStart w:id="989" w:name="_Toc65667251"/>
      <w:ins w:id="990" w:author="Yves Houtevels" w:date="2024-07-02T16:01:00Z" w16du:dateUtc="2024-07-02T14:01:00Z">
        <w:r w:rsidRPr="00F226F2">
          <w:t>Legacy License Metadata</w:t>
        </w:r>
        <w:bookmarkEnd w:id="989"/>
      </w:ins>
    </w:p>
    <w:p w14:paraId="6E717DB5" w14:textId="26182BB1" w:rsidR="0080682A" w:rsidRPr="00F226F2" w:rsidDel="00222C31" w:rsidRDefault="0080682A">
      <w:pPr>
        <w:rPr>
          <w:ins w:id="991" w:author="Yves Houtevels" w:date="2024-07-02T16:01:00Z" w16du:dateUtc="2024-07-02T14:01:00Z"/>
          <w:del w:id="992" w:author="Julian Smith" w:date="2024-07-26T11:01:00Z" w16du:dateUtc="2024-07-26T10:01:00Z"/>
        </w:rPr>
        <w:pPrChange w:id="993" w:author="Julian Smith" w:date="2024-07-26T11:01:00Z" w16du:dateUtc="2024-07-26T10:01:00Z">
          <w:pPr>
            <w:pStyle w:val="ListParagraph"/>
            <w:spacing w:line="259" w:lineRule="auto"/>
          </w:pPr>
        </w:pPrChange>
      </w:pPr>
      <w:ins w:id="994" w:author="Yves Houtevels" w:date="2024-07-02T16:01:00Z" w16du:dateUtc="2024-07-02T14:01:00Z">
        <w:r w:rsidRPr="00F226F2">
          <w:t>Floating and Local license</w:t>
        </w:r>
      </w:ins>
      <w:ins w:id="995" w:author="Yves Houtevels" w:date="2024-07-31T09:21:00Z" w16du:dateUtc="2024-07-31T07:21:00Z">
        <w:r w:rsidR="00C57C24" w:rsidRPr="00F226F2">
          <w:t xml:space="preserve"> (deployment)</w:t>
        </w:r>
      </w:ins>
      <w:ins w:id="996" w:author="Yves Houtevels" w:date="2024-07-02T16:01:00Z" w16du:dateUtc="2024-07-02T14:01:00Z">
        <w:r w:rsidRPr="00F226F2">
          <w:t xml:space="preserve"> models shall be indicated by flags in the asset extracts from SFO</w:t>
        </w:r>
      </w:ins>
      <w:ins w:id="997" w:author="Yves Houtevels" w:date="2024-07-02T16:07:00Z" w16du:dateUtc="2024-07-02T14:07:00Z">
        <w:r w:rsidR="00496B68" w:rsidRPr="00F226F2">
          <w:t>.</w:t>
        </w:r>
        <w:r w:rsidR="00A558CD" w:rsidRPr="00F226F2">
          <w:t xml:space="preserve"> T</w:t>
        </w:r>
      </w:ins>
      <w:ins w:id="998" w:author="Yves Houtevels" w:date="2024-07-02T16:01:00Z" w16du:dateUtc="2024-07-02T14:01:00Z">
        <w:r w:rsidRPr="00F226F2">
          <w:t>hese shall not have separate license models</w:t>
        </w:r>
      </w:ins>
      <w:ins w:id="999" w:author="Yves Houtevels" w:date="2024-07-02T16:08:00Z" w16du:dateUtc="2024-07-02T14:08:00Z">
        <w:r w:rsidR="000B168C" w:rsidRPr="00F226F2">
          <w:t>.</w:t>
        </w:r>
      </w:ins>
    </w:p>
    <w:p w14:paraId="658109BF" w14:textId="77777777" w:rsidR="00B97A33" w:rsidRPr="00F226F2" w:rsidRDefault="00B97A33" w:rsidP="00A044F9">
      <w:pPr>
        <w:rPr>
          <w:ins w:id="1000" w:author="Yves Houtevels" w:date="2024-07-02T16:08:00Z" w16du:dateUtc="2024-07-02T14:08:00Z"/>
        </w:rPr>
      </w:pPr>
    </w:p>
    <w:p w14:paraId="05D034BE" w14:textId="77777777" w:rsidR="000B168C" w:rsidRPr="00F226F2" w:rsidDel="00222C31" w:rsidRDefault="000B168C" w:rsidP="000B168C">
      <w:pPr>
        <w:pStyle w:val="Heading4"/>
        <w:rPr>
          <w:ins w:id="1001" w:author="Yves Houtevels" w:date="2024-07-02T16:08:00Z" w16du:dateUtc="2024-07-02T14:08:00Z"/>
          <w:del w:id="1002" w:author="Julian Smith" w:date="2024-07-26T11:01:00Z" w16du:dateUtc="2024-07-26T10:01:00Z"/>
        </w:rPr>
      </w:pPr>
      <w:bookmarkStart w:id="1003" w:name="_Toc65667252"/>
      <w:ins w:id="1004" w:author="Yves Houtevels" w:date="2024-07-02T16:08:00Z" w16du:dateUtc="2024-07-02T14:08:00Z">
        <w:r w:rsidRPr="00F226F2">
          <w:t>License Technology</w:t>
        </w:r>
        <w:bookmarkEnd w:id="1003"/>
      </w:ins>
    </w:p>
    <w:p w14:paraId="685F20D2" w14:textId="77777777" w:rsidR="000B168C" w:rsidRPr="00F226F2" w:rsidRDefault="000B168C">
      <w:pPr>
        <w:pStyle w:val="Heading4"/>
        <w:rPr>
          <w:ins w:id="1005" w:author="Yves Houtevels" w:date="2024-07-02T16:08:00Z" w16du:dateUtc="2024-07-02T14:08:00Z"/>
          <w:rFonts w:eastAsiaTheme="minorEastAsia"/>
        </w:rPr>
        <w:pPrChange w:id="1006" w:author="Julian Smith" w:date="2024-07-26T11:01:00Z" w16du:dateUtc="2024-07-26T10:01:00Z">
          <w:pPr>
            <w:pStyle w:val="ListParagraph"/>
            <w:spacing w:line="259" w:lineRule="auto"/>
          </w:pPr>
        </w:pPrChange>
      </w:pPr>
    </w:p>
    <w:p w14:paraId="247B0529" w14:textId="77777777" w:rsidR="000B168C" w:rsidRPr="00F226F2" w:rsidRDefault="000B168C">
      <w:pPr>
        <w:rPr>
          <w:ins w:id="1007" w:author="Yves Houtevels" w:date="2024-07-02T16:08:00Z" w16du:dateUtc="2024-07-02T14:08:00Z"/>
        </w:rPr>
        <w:pPrChange w:id="1008" w:author="Julian Smith" w:date="2024-07-26T11:01:00Z" w16du:dateUtc="2024-07-26T10:01:00Z">
          <w:pPr>
            <w:ind w:left="709"/>
          </w:pPr>
        </w:pPrChange>
      </w:pPr>
      <w:ins w:id="1009" w:author="Yves Houtevels" w:date="2024-07-02T16:08:00Z" w16du:dateUtc="2024-07-02T14:08:00Z">
        <w:r w:rsidRPr="00F226F2">
          <w:t>When licenses for a non-Revenera License Technology are required, FNO allows bespoke License Technologies to be configured through the following means:</w:t>
        </w:r>
      </w:ins>
    </w:p>
    <w:p w14:paraId="1E81CCD0" w14:textId="77777777" w:rsidR="000B168C" w:rsidRPr="00F226F2" w:rsidRDefault="000B168C">
      <w:pPr>
        <w:pStyle w:val="ListParagraph"/>
        <w:numPr>
          <w:ilvl w:val="0"/>
          <w:numId w:val="38"/>
        </w:numPr>
        <w:spacing w:line="259" w:lineRule="auto"/>
        <w:textAlignment w:val="auto"/>
        <w:rPr>
          <w:ins w:id="1010" w:author="Yves Houtevels" w:date="2024-07-02T16:08:00Z" w16du:dateUtc="2024-07-02T14:08:00Z"/>
        </w:rPr>
        <w:pPrChange w:id="1011" w:author="Julian Smith" w:date="2024-07-26T11:01:00Z" w16du:dateUtc="2024-07-26T10:01:00Z">
          <w:pPr>
            <w:pStyle w:val="ListParagraph"/>
            <w:numPr>
              <w:numId w:val="39"/>
            </w:numPr>
            <w:spacing w:after="160" w:line="259" w:lineRule="auto"/>
            <w:ind w:left="1429" w:hanging="360"/>
            <w:jc w:val="left"/>
            <w:textAlignment w:val="auto"/>
          </w:pPr>
        </w:pPrChange>
      </w:pPr>
      <w:ins w:id="1012" w:author="Yves Houtevels" w:date="2024-07-02T16:08:00Z" w16du:dateUtc="2024-07-02T14:08:00Z">
        <w:r w:rsidRPr="00F226F2">
          <w:t xml:space="preserve">A Remote SOAP Service, </w:t>
        </w:r>
      </w:ins>
    </w:p>
    <w:p w14:paraId="749B1602" w14:textId="77777777" w:rsidR="000B168C" w:rsidRPr="00F226F2" w:rsidRDefault="000B168C">
      <w:pPr>
        <w:pStyle w:val="ListParagraph"/>
        <w:numPr>
          <w:ilvl w:val="0"/>
          <w:numId w:val="38"/>
        </w:numPr>
        <w:spacing w:line="259" w:lineRule="auto"/>
        <w:textAlignment w:val="auto"/>
        <w:rPr>
          <w:ins w:id="1013" w:author="Yves Houtevels" w:date="2024-07-02T16:08:00Z" w16du:dateUtc="2024-07-02T14:08:00Z"/>
        </w:rPr>
        <w:pPrChange w:id="1014" w:author="Julian Smith" w:date="2024-07-26T11:01:00Z" w16du:dateUtc="2024-07-26T10:01:00Z">
          <w:pPr>
            <w:pStyle w:val="ListParagraph"/>
            <w:numPr>
              <w:numId w:val="39"/>
            </w:numPr>
            <w:spacing w:after="160" w:line="259" w:lineRule="auto"/>
            <w:ind w:left="1429" w:hanging="360"/>
            <w:jc w:val="left"/>
            <w:textAlignment w:val="auto"/>
          </w:pPr>
        </w:pPrChange>
      </w:pPr>
      <w:ins w:id="1015" w:author="Yves Houtevels" w:date="2024-07-02T16:08:00Z" w16du:dateUtc="2024-07-02T14:08:00Z">
        <w:r w:rsidRPr="00F226F2">
          <w:t xml:space="preserve">Manual or </w:t>
        </w:r>
      </w:ins>
    </w:p>
    <w:p w14:paraId="7CA851BE" w14:textId="77777777" w:rsidR="000B168C" w:rsidRPr="00F226F2" w:rsidRDefault="000B168C">
      <w:pPr>
        <w:pStyle w:val="ListParagraph"/>
        <w:numPr>
          <w:ilvl w:val="0"/>
          <w:numId w:val="38"/>
        </w:numPr>
        <w:spacing w:line="259" w:lineRule="auto"/>
        <w:textAlignment w:val="auto"/>
        <w:rPr>
          <w:ins w:id="1016" w:author="Yves Houtevels" w:date="2024-07-02T16:08:00Z" w16du:dateUtc="2024-07-02T14:08:00Z"/>
        </w:rPr>
        <w:pPrChange w:id="1017" w:author="Julian Smith" w:date="2024-07-26T11:01:00Z" w16du:dateUtc="2024-07-26T10:01:00Z">
          <w:pPr>
            <w:pStyle w:val="ListParagraph"/>
            <w:numPr>
              <w:numId w:val="39"/>
            </w:numPr>
            <w:spacing w:after="160" w:line="259" w:lineRule="auto"/>
            <w:ind w:left="1429" w:hanging="360"/>
            <w:jc w:val="left"/>
            <w:textAlignment w:val="auto"/>
          </w:pPr>
        </w:pPrChange>
      </w:pPr>
      <w:ins w:id="1018" w:author="Yves Houtevels" w:date="2024-07-02T16:08:00Z" w16du:dateUtc="2024-07-02T14:08:00Z">
        <w:r w:rsidRPr="00F226F2">
          <w:t>Hands-Free License Technology</w:t>
        </w:r>
      </w:ins>
    </w:p>
    <w:p w14:paraId="6054F283" w14:textId="504F452A" w:rsidR="000B168C" w:rsidRPr="00F226F2" w:rsidRDefault="000B168C">
      <w:pPr>
        <w:rPr>
          <w:ins w:id="1019" w:author="Yves Houtevels" w:date="2024-07-02T16:08:00Z" w16du:dateUtc="2024-07-02T14:08:00Z"/>
        </w:rPr>
        <w:pPrChange w:id="1020" w:author="Julian Smith" w:date="2024-07-26T11:01:00Z" w16du:dateUtc="2024-07-26T10:01:00Z">
          <w:pPr>
            <w:spacing w:after="160" w:line="259" w:lineRule="auto"/>
            <w:ind w:left="709"/>
          </w:pPr>
        </w:pPrChange>
      </w:pPr>
      <w:ins w:id="1021" w:author="Yves Houtevels" w:date="2024-07-02T16:08:00Z" w16du:dateUtc="2024-07-02T14:08:00Z">
        <w:r w:rsidRPr="00F226F2">
          <w:t xml:space="preserve">(source-Revenera website: </w:t>
        </w:r>
        <w:r w:rsidRPr="00F226F2">
          <w:fldChar w:fldCharType="begin"/>
        </w:r>
        <w:r w:rsidRPr="00F226F2">
          <w:instrText>HYPERLINK "https://docs.revenera.com/fno2020r1sp1/producer/Content/helplibrary/opsGS_NonFN_Technologies.htm" \l "fno_gs_non_fn_555546149_1115829"</w:instrText>
        </w:r>
        <w:r w:rsidRPr="00F226F2">
          <w:fldChar w:fldCharType="separate"/>
        </w:r>
        <w:r w:rsidRPr="00F226F2">
          <w:t>https://docs.revenera.com/fno2020r1sp1/producer/Content/helplibrary/opsGS_NonFN_Technologies.htm#fno_gs_non_fn_555546149_1115829</w:t>
        </w:r>
        <w:r w:rsidRPr="00F226F2">
          <w:fldChar w:fldCharType="end"/>
        </w:r>
        <w:r w:rsidRPr="00F226F2">
          <w:t>)</w:t>
        </w:r>
      </w:ins>
    </w:p>
    <w:p w14:paraId="35E87B9C" w14:textId="77777777" w:rsidR="000B168C" w:rsidRPr="00F226F2" w:rsidRDefault="000B168C" w:rsidP="000B168C">
      <w:pPr>
        <w:spacing w:line="259" w:lineRule="auto"/>
        <w:rPr>
          <w:ins w:id="1022" w:author="Yves Houtevels" w:date="2024-07-02T16:08:00Z" w16du:dateUtc="2024-07-02T14:08:00Z"/>
          <w:rFonts w:eastAsiaTheme="minorEastAsia"/>
        </w:rPr>
      </w:pPr>
      <w:ins w:id="1023" w:author="Yves Houtevels" w:date="2024-07-02T16:08:00Z" w16du:dateUtc="2024-07-02T14:08:00Z">
        <w:r w:rsidRPr="00F226F2">
          <w:rPr>
            <w:rFonts w:eastAsiaTheme="minorEastAsia"/>
          </w:rPr>
          <w:t>Comparison between Hands free and Remote Soap Service:</w:t>
        </w:r>
      </w:ins>
    </w:p>
    <w:tbl>
      <w:tblPr>
        <w:tblStyle w:val="TableGrid"/>
        <w:tblW w:w="0" w:type="auto"/>
        <w:tblLook w:val="04A0" w:firstRow="1" w:lastRow="0" w:firstColumn="1" w:lastColumn="0" w:noHBand="0" w:noVBand="1"/>
      </w:tblPr>
      <w:tblGrid>
        <w:gridCol w:w="704"/>
        <w:gridCol w:w="3827"/>
        <w:gridCol w:w="4485"/>
      </w:tblGrid>
      <w:tr w:rsidR="000B168C" w:rsidRPr="00F226F2" w14:paraId="029764BB" w14:textId="77777777" w:rsidTr="00B63CEC">
        <w:trPr>
          <w:ins w:id="1024" w:author="Yves Houtevels" w:date="2024-07-02T16:08:00Z"/>
        </w:trPr>
        <w:tc>
          <w:tcPr>
            <w:tcW w:w="704" w:type="dxa"/>
          </w:tcPr>
          <w:p w14:paraId="32DAD85A" w14:textId="77777777" w:rsidR="000B168C" w:rsidRPr="00F226F2" w:rsidRDefault="000B168C" w:rsidP="00B63CEC">
            <w:pPr>
              <w:rPr>
                <w:ins w:id="1025" w:author="Yves Houtevels" w:date="2024-07-02T16:08:00Z" w16du:dateUtc="2024-07-02T14:08:00Z"/>
              </w:rPr>
            </w:pPr>
          </w:p>
        </w:tc>
        <w:tc>
          <w:tcPr>
            <w:tcW w:w="3827" w:type="dxa"/>
          </w:tcPr>
          <w:p w14:paraId="10AAD5E1" w14:textId="77777777" w:rsidR="000B168C" w:rsidRPr="00F226F2" w:rsidRDefault="000B168C" w:rsidP="00B63CEC">
            <w:pPr>
              <w:rPr>
                <w:ins w:id="1026" w:author="Yves Houtevels" w:date="2024-07-02T16:08:00Z" w16du:dateUtc="2024-07-02T14:08:00Z"/>
              </w:rPr>
            </w:pPr>
            <w:ins w:id="1027" w:author="Yves Houtevels" w:date="2024-07-02T16:08:00Z" w16du:dateUtc="2024-07-02T14:08:00Z">
              <w:r w:rsidRPr="00F226F2">
                <w:t>Hands Free</w:t>
              </w:r>
            </w:ins>
          </w:p>
        </w:tc>
        <w:tc>
          <w:tcPr>
            <w:tcW w:w="4485" w:type="dxa"/>
          </w:tcPr>
          <w:p w14:paraId="04DBE2C5" w14:textId="77777777" w:rsidR="000B168C" w:rsidRPr="00F226F2" w:rsidRDefault="000B168C" w:rsidP="00B63CEC">
            <w:pPr>
              <w:rPr>
                <w:ins w:id="1028" w:author="Yves Houtevels" w:date="2024-07-02T16:08:00Z" w16du:dateUtc="2024-07-02T14:08:00Z"/>
              </w:rPr>
            </w:pPr>
            <w:ins w:id="1029" w:author="Yves Houtevels" w:date="2024-07-02T16:08:00Z" w16du:dateUtc="2024-07-02T14:08:00Z">
              <w:r w:rsidRPr="00F226F2">
                <w:t>Remote Soap Service</w:t>
              </w:r>
            </w:ins>
          </w:p>
        </w:tc>
      </w:tr>
      <w:tr w:rsidR="000B168C" w:rsidRPr="00F226F2" w14:paraId="28F1DF2E" w14:textId="77777777" w:rsidTr="00B63CEC">
        <w:trPr>
          <w:ins w:id="1030" w:author="Yves Houtevels" w:date="2024-07-02T16:08:00Z"/>
        </w:trPr>
        <w:tc>
          <w:tcPr>
            <w:tcW w:w="704" w:type="dxa"/>
          </w:tcPr>
          <w:p w14:paraId="05000027" w14:textId="77777777" w:rsidR="000B168C" w:rsidRPr="00F226F2" w:rsidRDefault="000B168C" w:rsidP="00B63CEC">
            <w:pPr>
              <w:jc w:val="center"/>
              <w:rPr>
                <w:ins w:id="1031" w:author="Yves Houtevels" w:date="2024-07-02T16:08:00Z" w16du:dateUtc="2024-07-02T14:08:00Z"/>
                <w:b/>
                <w:bCs/>
                <w:sz w:val="96"/>
                <w:szCs w:val="96"/>
              </w:rPr>
            </w:pPr>
            <w:ins w:id="1032" w:author="Yves Houtevels" w:date="2024-07-02T16:08:00Z" w16du:dateUtc="2024-07-02T14:08:00Z">
              <w:r w:rsidRPr="00F226F2">
                <w:rPr>
                  <w:b/>
                  <w:bCs/>
                  <w:sz w:val="96"/>
                  <w:szCs w:val="96"/>
                </w:rPr>
                <w:t>+</w:t>
              </w:r>
            </w:ins>
          </w:p>
        </w:tc>
        <w:tc>
          <w:tcPr>
            <w:tcW w:w="3827" w:type="dxa"/>
          </w:tcPr>
          <w:p w14:paraId="6C127DB5" w14:textId="77777777" w:rsidR="000B168C" w:rsidRPr="00F226F2" w:rsidRDefault="000B168C" w:rsidP="000B168C">
            <w:pPr>
              <w:pStyle w:val="ListParagraph"/>
              <w:numPr>
                <w:ilvl w:val="0"/>
                <w:numId w:val="42"/>
              </w:numPr>
              <w:spacing w:after="0"/>
              <w:jc w:val="left"/>
              <w:textAlignment w:val="auto"/>
              <w:rPr>
                <w:ins w:id="1033" w:author="Yves Houtevels" w:date="2024-07-02T16:08:00Z" w16du:dateUtc="2024-07-02T14:08:00Z"/>
              </w:rPr>
            </w:pPr>
            <w:ins w:id="1034" w:author="Yves Houtevels" w:date="2024-07-02T16:08:00Z" w16du:dateUtc="2024-07-02T14:08:00Z">
              <w:r w:rsidRPr="00F226F2">
                <w:t>Can be used for MTLS legacy products.</w:t>
              </w:r>
            </w:ins>
          </w:p>
          <w:p w14:paraId="1C6D79AA" w14:textId="77777777" w:rsidR="000B168C" w:rsidRPr="00F226F2" w:rsidRDefault="000B168C" w:rsidP="000B168C">
            <w:pPr>
              <w:pStyle w:val="ListParagraph"/>
              <w:numPr>
                <w:ilvl w:val="0"/>
                <w:numId w:val="42"/>
              </w:numPr>
              <w:spacing w:after="0"/>
              <w:jc w:val="left"/>
              <w:textAlignment w:val="auto"/>
              <w:rPr>
                <w:ins w:id="1035" w:author="Yves Houtevels" w:date="2024-07-02T16:08:00Z" w16du:dateUtc="2024-07-02T14:08:00Z"/>
              </w:rPr>
            </w:pPr>
            <w:ins w:id="1036" w:author="Yves Houtevels" w:date="2024-07-02T16:08:00Z" w16du:dateUtc="2024-07-02T14:08:00Z">
              <w:r w:rsidRPr="00F226F2">
                <w:t>Fewer webservice calls (only need to decode the entitlement structure once)</w:t>
              </w:r>
            </w:ins>
          </w:p>
        </w:tc>
        <w:tc>
          <w:tcPr>
            <w:tcW w:w="4485" w:type="dxa"/>
          </w:tcPr>
          <w:p w14:paraId="2EE12F1F" w14:textId="77777777" w:rsidR="000B168C" w:rsidRPr="00F226F2" w:rsidRDefault="000B168C" w:rsidP="000B168C">
            <w:pPr>
              <w:pStyle w:val="ListParagraph"/>
              <w:numPr>
                <w:ilvl w:val="0"/>
                <w:numId w:val="42"/>
              </w:numPr>
              <w:spacing w:after="0"/>
              <w:jc w:val="left"/>
              <w:textAlignment w:val="auto"/>
              <w:rPr>
                <w:ins w:id="1037" w:author="Yves Houtevels" w:date="2024-07-02T16:08:00Z" w16du:dateUtc="2024-07-02T14:08:00Z"/>
              </w:rPr>
            </w:pPr>
            <w:ins w:id="1038" w:author="Yves Houtevels" w:date="2024-07-02T16:08:00Z" w16du:dateUtc="2024-07-02T14:08:00Z">
              <w:r w:rsidRPr="00F226F2">
                <w:t>Can be used for MTLS legacy products.</w:t>
              </w:r>
            </w:ins>
          </w:p>
          <w:p w14:paraId="0FD9933A" w14:textId="77777777" w:rsidR="000B168C" w:rsidRPr="00F226F2" w:rsidRDefault="000B168C" w:rsidP="000B168C">
            <w:pPr>
              <w:pStyle w:val="ListParagraph"/>
              <w:numPr>
                <w:ilvl w:val="0"/>
                <w:numId w:val="41"/>
              </w:numPr>
              <w:spacing w:after="0"/>
              <w:jc w:val="left"/>
              <w:textAlignment w:val="auto"/>
              <w:rPr>
                <w:ins w:id="1039" w:author="Yves Houtevels" w:date="2024-07-02T16:08:00Z" w16du:dateUtc="2024-07-02T14:08:00Z"/>
              </w:rPr>
            </w:pPr>
            <w:ins w:id="1040" w:author="Yves Houtevels" w:date="2024-07-02T16:08:00Z" w16du:dateUtc="2024-07-02T14:08:00Z">
              <w:r w:rsidRPr="00F226F2">
                <w:t>FNO customer portal can be used</w:t>
              </w:r>
            </w:ins>
          </w:p>
        </w:tc>
      </w:tr>
      <w:tr w:rsidR="000B168C" w:rsidRPr="00F226F2" w14:paraId="44572551" w14:textId="77777777" w:rsidTr="00B63CEC">
        <w:trPr>
          <w:ins w:id="1041" w:author="Yves Houtevels" w:date="2024-07-02T16:08:00Z"/>
        </w:trPr>
        <w:tc>
          <w:tcPr>
            <w:tcW w:w="704" w:type="dxa"/>
          </w:tcPr>
          <w:p w14:paraId="620BA9A5" w14:textId="77777777" w:rsidR="000B168C" w:rsidRPr="00F226F2" w:rsidRDefault="000B168C" w:rsidP="00B63CEC">
            <w:pPr>
              <w:jc w:val="center"/>
              <w:rPr>
                <w:ins w:id="1042" w:author="Yves Houtevels" w:date="2024-07-02T16:08:00Z" w16du:dateUtc="2024-07-02T14:08:00Z"/>
                <w:b/>
                <w:bCs/>
                <w:sz w:val="96"/>
                <w:szCs w:val="96"/>
              </w:rPr>
            </w:pPr>
            <w:ins w:id="1043" w:author="Yves Houtevels" w:date="2024-07-02T16:08:00Z" w16du:dateUtc="2024-07-02T14:08:00Z">
              <w:r w:rsidRPr="00F226F2">
                <w:rPr>
                  <w:b/>
                  <w:bCs/>
                  <w:sz w:val="96"/>
                  <w:szCs w:val="96"/>
                </w:rPr>
                <w:t>-</w:t>
              </w:r>
            </w:ins>
          </w:p>
        </w:tc>
        <w:tc>
          <w:tcPr>
            <w:tcW w:w="3827" w:type="dxa"/>
          </w:tcPr>
          <w:p w14:paraId="74781926" w14:textId="77777777" w:rsidR="000B168C" w:rsidRPr="00F226F2" w:rsidRDefault="000B168C" w:rsidP="000B168C">
            <w:pPr>
              <w:pStyle w:val="ListParagraph"/>
              <w:numPr>
                <w:ilvl w:val="0"/>
                <w:numId w:val="41"/>
              </w:numPr>
              <w:spacing w:after="0"/>
              <w:jc w:val="left"/>
              <w:textAlignment w:val="auto"/>
              <w:rPr>
                <w:ins w:id="1044" w:author="Yves Houtevels" w:date="2024-07-02T16:08:00Z" w16du:dateUtc="2024-07-02T14:08:00Z"/>
              </w:rPr>
            </w:pPr>
            <w:ins w:id="1045" w:author="Yves Houtevels" w:date="2024-07-02T16:08:00Z" w16du:dateUtc="2024-07-02T14:08:00Z">
              <w:r w:rsidRPr="00F226F2">
                <w:t>FNO customer portal cannot be used</w:t>
              </w:r>
            </w:ins>
          </w:p>
        </w:tc>
        <w:tc>
          <w:tcPr>
            <w:tcW w:w="4485" w:type="dxa"/>
          </w:tcPr>
          <w:p w14:paraId="3E69AA76" w14:textId="77777777" w:rsidR="000B168C" w:rsidRPr="00F226F2" w:rsidRDefault="000B168C" w:rsidP="000B168C">
            <w:pPr>
              <w:pStyle w:val="ListParagraph"/>
              <w:numPr>
                <w:ilvl w:val="0"/>
                <w:numId w:val="40"/>
              </w:numPr>
              <w:spacing w:after="0"/>
              <w:jc w:val="left"/>
              <w:textAlignment w:val="auto"/>
              <w:rPr>
                <w:ins w:id="1046" w:author="Yves Houtevels" w:date="2024-07-02T16:08:00Z" w16du:dateUtc="2024-07-02T14:08:00Z"/>
              </w:rPr>
            </w:pPr>
            <w:ins w:id="1047" w:author="Yves Houtevels" w:date="2024-07-02T16:08:00Z" w16du:dateUtc="2024-07-02T14:08:00Z">
              <w:r w:rsidRPr="00F226F2">
                <w:t>Needs out of the box FNO product definitions (not suitable for MTLS legacy products)</w:t>
              </w:r>
            </w:ins>
          </w:p>
          <w:p w14:paraId="76BD3AD2" w14:textId="77777777" w:rsidR="000B168C" w:rsidRPr="00F226F2" w:rsidRDefault="000B168C" w:rsidP="000B168C">
            <w:pPr>
              <w:pStyle w:val="ListParagraph"/>
              <w:numPr>
                <w:ilvl w:val="0"/>
                <w:numId w:val="40"/>
              </w:numPr>
              <w:spacing w:after="0"/>
              <w:jc w:val="left"/>
              <w:textAlignment w:val="auto"/>
              <w:rPr>
                <w:ins w:id="1048" w:author="Yves Houtevels" w:date="2024-07-02T16:08:00Z" w16du:dateUtc="2024-07-02T14:08:00Z"/>
              </w:rPr>
            </w:pPr>
            <w:ins w:id="1049" w:author="Yves Houtevels" w:date="2024-07-02T16:08:00Z" w16du:dateUtc="2024-07-02T14:08:00Z">
              <w:r w:rsidRPr="00F226F2">
                <w:t>More webservice calls (1 for every line item), will have negative impact on performance.</w:t>
              </w:r>
            </w:ins>
          </w:p>
          <w:p w14:paraId="54866ED8" w14:textId="77777777" w:rsidR="000B168C" w:rsidRPr="00F226F2" w:rsidRDefault="000B168C" w:rsidP="000B168C">
            <w:pPr>
              <w:pStyle w:val="ListParagraph"/>
              <w:numPr>
                <w:ilvl w:val="0"/>
                <w:numId w:val="40"/>
              </w:numPr>
              <w:spacing w:after="0"/>
              <w:jc w:val="left"/>
              <w:textAlignment w:val="auto"/>
              <w:rPr>
                <w:ins w:id="1050" w:author="Yves Houtevels" w:date="2024-07-02T16:08:00Z" w16du:dateUtc="2024-07-02T14:08:00Z"/>
              </w:rPr>
            </w:pPr>
            <w:ins w:id="1051" w:author="Yves Houtevels" w:date="2024-07-02T16:08:00Z" w16du:dateUtc="2024-07-02T14:08:00Z">
              <w:r w:rsidRPr="00F226F2">
                <w:t>Extra service to be created and hosted</w:t>
              </w:r>
            </w:ins>
          </w:p>
        </w:tc>
      </w:tr>
    </w:tbl>
    <w:p w14:paraId="5E3F6DE3" w14:textId="77777777" w:rsidR="000B168C" w:rsidRPr="00F226F2" w:rsidRDefault="000B168C" w:rsidP="000B168C">
      <w:pPr>
        <w:spacing w:line="259" w:lineRule="auto"/>
        <w:ind w:left="709"/>
        <w:rPr>
          <w:ins w:id="1052" w:author="Yves Houtevels" w:date="2024-07-02T16:08:00Z" w16du:dateUtc="2024-07-02T14:08:00Z"/>
          <w:rFonts w:eastAsiaTheme="minorEastAsia"/>
        </w:rPr>
      </w:pPr>
    </w:p>
    <w:p w14:paraId="42679906" w14:textId="77777777" w:rsidR="000B168C" w:rsidRPr="00F226F2" w:rsidRDefault="000B168C" w:rsidP="000B168C">
      <w:pPr>
        <w:pBdr>
          <w:top w:val="single" w:sz="4" w:space="1" w:color="auto"/>
          <w:left w:val="single" w:sz="4" w:space="4" w:color="auto"/>
          <w:bottom w:val="single" w:sz="4" w:space="1" w:color="auto"/>
          <w:right w:val="single" w:sz="4" w:space="4" w:color="auto"/>
        </w:pBdr>
        <w:rPr>
          <w:ins w:id="1053" w:author="Yves Houtevels" w:date="2024-07-02T16:08:00Z" w16du:dateUtc="2024-07-02T14:08:00Z"/>
        </w:rPr>
      </w:pPr>
      <w:ins w:id="1054" w:author="Yves Houtevels" w:date="2024-07-02T16:08:00Z" w16du:dateUtc="2024-07-02T14:08:00Z">
        <w:r w:rsidRPr="00F226F2">
          <w:t xml:space="preserve">Advice is to use hands-free technology to implement </w:t>
        </w:r>
        <w:r w:rsidRPr="00F226F2">
          <w:rPr>
            <w:b/>
            <w:bCs/>
          </w:rPr>
          <w:t>legacy</w:t>
        </w:r>
        <w:r w:rsidRPr="00F226F2">
          <w:t xml:space="preserve"> key-file generation (instead of Remote SOAP Service). </w:t>
        </w:r>
      </w:ins>
    </w:p>
    <w:p w14:paraId="1B6642D0" w14:textId="77777777" w:rsidR="000B168C" w:rsidRPr="00F226F2" w:rsidRDefault="000B168C" w:rsidP="000B168C">
      <w:pPr>
        <w:rPr>
          <w:ins w:id="1055" w:author="Yves Houtevels" w:date="2024-07-02T16:08:00Z" w16du:dateUtc="2024-07-02T14:08:00Z"/>
        </w:rPr>
      </w:pPr>
      <w:ins w:id="1056" w:author="Yves Houtevels" w:date="2024-07-02T16:08:00Z" w16du:dateUtc="2024-07-02T14:08:00Z">
        <w:r w:rsidRPr="00F226F2">
          <w:t>Legacy products will use a hands-free license technology and licenses will not be generated automatically through FNO. Boomi orchestrates the license generation and activation process.</w:t>
        </w:r>
      </w:ins>
    </w:p>
    <w:p w14:paraId="780803E4" w14:textId="77777777" w:rsidR="000B168C" w:rsidRPr="00F226F2" w:rsidRDefault="000B168C" w:rsidP="00A044F9">
      <w:pPr>
        <w:rPr>
          <w:ins w:id="1057" w:author="Yves Houtevels" w:date="2024-07-02T16:09:00Z" w16du:dateUtc="2024-07-02T14:09:00Z"/>
        </w:rPr>
      </w:pPr>
    </w:p>
    <w:p w14:paraId="6B35759A" w14:textId="77777777" w:rsidR="006F6C1B" w:rsidRPr="00F226F2" w:rsidRDefault="006F6C1B" w:rsidP="006F6C1B">
      <w:pPr>
        <w:pStyle w:val="Heading4"/>
        <w:rPr>
          <w:ins w:id="1058" w:author="Yves Houtevels" w:date="2024-07-02T16:09:00Z" w16du:dateUtc="2024-07-02T14:09:00Z"/>
        </w:rPr>
      </w:pPr>
      <w:bookmarkStart w:id="1059" w:name="_Toc65667253"/>
      <w:ins w:id="1060" w:author="Yves Houtevels" w:date="2024-07-02T16:09:00Z" w16du:dateUtc="2024-07-02T14:09:00Z">
        <w:r w:rsidRPr="00F226F2">
          <w:t>Accounts</w:t>
        </w:r>
        <w:bookmarkEnd w:id="1059"/>
      </w:ins>
    </w:p>
    <w:p w14:paraId="7CED8689" w14:textId="77777777" w:rsidR="006F6C1B" w:rsidRPr="00F226F2" w:rsidDel="00222C31" w:rsidRDefault="006F6C1B">
      <w:pPr>
        <w:rPr>
          <w:ins w:id="1061" w:author="Yves Houtevels" w:date="2024-07-02T16:09:00Z" w16du:dateUtc="2024-07-02T14:09:00Z"/>
          <w:del w:id="1062" w:author="Julian Smith" w:date="2024-07-26T11:01:00Z" w16du:dateUtc="2024-07-26T10:01:00Z"/>
        </w:rPr>
        <w:pPrChange w:id="1063" w:author="Julian Smith" w:date="2024-07-26T11:01:00Z" w16du:dateUtc="2024-07-26T10:01:00Z">
          <w:pPr>
            <w:pStyle w:val="ListParagraph"/>
            <w:spacing w:line="259" w:lineRule="auto"/>
          </w:pPr>
        </w:pPrChange>
      </w:pPr>
      <w:ins w:id="1064" w:author="Yves Houtevels" w:date="2024-07-02T16:09:00Z" w16du:dateUtc="2024-07-02T14:09:00Z">
        <w:r w:rsidRPr="00F226F2">
          <w:t>Accounts in Revenera shall be created lazily during entitlement management – i.e. only when they are needed for entitlement ownership.</w:t>
        </w:r>
      </w:ins>
    </w:p>
    <w:p w14:paraId="3F4F1DB2" w14:textId="77777777" w:rsidR="006F6C1B" w:rsidRPr="00F226F2" w:rsidRDefault="006F6C1B">
      <w:pPr>
        <w:rPr>
          <w:ins w:id="1065" w:author="Yves Houtevels" w:date="2024-07-02T16:09:00Z" w16du:dateUtc="2024-07-02T14:09:00Z"/>
        </w:rPr>
        <w:pPrChange w:id="1066" w:author="Julian Smith" w:date="2024-07-26T11:01:00Z" w16du:dateUtc="2024-07-26T10:01:00Z">
          <w:pPr>
            <w:pStyle w:val="ListParagraph"/>
            <w:spacing w:line="259" w:lineRule="auto"/>
          </w:pPr>
        </w:pPrChange>
      </w:pPr>
    </w:p>
    <w:p w14:paraId="59330D1B" w14:textId="77777777" w:rsidR="006F6C1B" w:rsidRPr="00F226F2" w:rsidDel="00222C31" w:rsidRDefault="006F6C1B">
      <w:pPr>
        <w:rPr>
          <w:ins w:id="1067" w:author="Yves Houtevels" w:date="2024-07-02T16:10:00Z" w16du:dateUtc="2024-07-02T14:10:00Z"/>
          <w:del w:id="1068" w:author="Julian Smith" w:date="2024-07-26T11:02:00Z" w16du:dateUtc="2024-07-26T10:02:00Z"/>
        </w:rPr>
        <w:pPrChange w:id="1069" w:author="Julian Smith" w:date="2024-07-26T11:01:00Z" w16du:dateUtc="2024-07-26T10:01:00Z">
          <w:pPr>
            <w:pStyle w:val="ListParagraph"/>
            <w:spacing w:line="259" w:lineRule="auto"/>
          </w:pPr>
        </w:pPrChange>
      </w:pPr>
      <w:ins w:id="1070" w:author="Yves Houtevels" w:date="2024-07-02T16:09:00Z" w16du:dateUtc="2024-07-02T14:09:00Z">
        <w:r w:rsidRPr="00F226F2">
          <w:t>There will be no separate integration with SFO, or any other system, to synchronize account information. If an account is blocked, SFO is responsible to block the active Entitlements (if desired).</w:t>
        </w:r>
      </w:ins>
    </w:p>
    <w:p w14:paraId="7233BD2B" w14:textId="77777777" w:rsidR="000E5CE5" w:rsidRPr="00F226F2" w:rsidRDefault="000E5CE5">
      <w:pPr>
        <w:rPr>
          <w:ins w:id="1071" w:author="Yves Houtevels" w:date="2024-07-02T16:09:00Z" w16du:dateUtc="2024-07-02T14:09:00Z"/>
        </w:rPr>
        <w:pPrChange w:id="1072" w:author="Julian Smith" w:date="2024-07-26T11:02:00Z" w16du:dateUtc="2024-07-26T10:02:00Z">
          <w:pPr>
            <w:pStyle w:val="ListParagraph"/>
            <w:spacing w:line="259" w:lineRule="auto"/>
          </w:pPr>
        </w:pPrChange>
      </w:pPr>
    </w:p>
    <w:p w14:paraId="4CC04D23" w14:textId="77777777" w:rsidR="00D4195B" w:rsidRPr="00F226F2" w:rsidRDefault="00D4195B" w:rsidP="00D4195B">
      <w:pPr>
        <w:pStyle w:val="Heading4"/>
        <w:rPr>
          <w:ins w:id="1073" w:author="Yves Houtevels" w:date="2024-07-02T16:09:00Z" w16du:dateUtc="2024-07-02T14:09:00Z"/>
        </w:rPr>
      </w:pPr>
      <w:bookmarkStart w:id="1074" w:name="_Toc65667254"/>
      <w:ins w:id="1075" w:author="Yves Houtevels" w:date="2024-07-02T16:09:00Z" w16du:dateUtc="2024-07-02T14:09:00Z">
        <w:r w:rsidRPr="00F226F2">
          <w:t>Integration</w:t>
        </w:r>
        <w:bookmarkEnd w:id="1074"/>
      </w:ins>
    </w:p>
    <w:p w14:paraId="085C1574" w14:textId="1A74A760" w:rsidR="00D4195B" w:rsidRPr="00F226F2" w:rsidDel="00222C31" w:rsidRDefault="00D4195B">
      <w:pPr>
        <w:rPr>
          <w:ins w:id="1076" w:author="Yves Houtevels" w:date="2024-07-02T16:09:00Z" w16du:dateUtc="2024-07-02T14:09:00Z"/>
          <w:del w:id="1077" w:author="Julian Smith" w:date="2024-07-26T11:02:00Z" w16du:dateUtc="2024-07-26T10:02:00Z"/>
        </w:rPr>
        <w:pPrChange w:id="1078" w:author="Julian Smith" w:date="2024-07-26T11:02:00Z" w16du:dateUtc="2024-07-26T10:02:00Z">
          <w:pPr>
            <w:pStyle w:val="ListParagraph"/>
            <w:spacing w:line="259" w:lineRule="auto"/>
          </w:pPr>
        </w:pPrChange>
      </w:pPr>
      <w:ins w:id="1079" w:author="Yves Houtevels" w:date="2024-07-02T16:09:00Z" w16du:dateUtc="2024-07-02T14:09:00Z">
        <w:r w:rsidRPr="00F226F2">
          <w:t>Web services shall be provided that implement the integration functionality to create and manage entitlements</w:t>
        </w:r>
      </w:ins>
      <w:ins w:id="1080" w:author="Yves Houtevels" w:date="2024-07-02T16:10:00Z" w16du:dateUtc="2024-07-02T14:10:00Z">
        <w:r w:rsidRPr="00F226F2">
          <w:t>. T</w:t>
        </w:r>
      </w:ins>
      <w:ins w:id="1081" w:author="Yves Houtevels" w:date="2024-07-02T16:09:00Z" w16du:dateUtc="2024-07-02T14:09:00Z">
        <w:r w:rsidRPr="00F226F2">
          <w:t>hese shall be invoked from BOOMI.</w:t>
        </w:r>
      </w:ins>
    </w:p>
    <w:p w14:paraId="4FAFBF88" w14:textId="77777777" w:rsidR="00D4195B" w:rsidRPr="00F226F2" w:rsidRDefault="00D4195B">
      <w:pPr>
        <w:rPr>
          <w:ins w:id="1082" w:author="Yves Houtevels" w:date="2024-07-02T16:09:00Z" w16du:dateUtc="2024-07-02T14:09:00Z"/>
        </w:rPr>
        <w:pPrChange w:id="1083" w:author="Julian Smith" w:date="2024-07-26T11:02:00Z" w16du:dateUtc="2024-07-26T10:02:00Z">
          <w:pPr>
            <w:pStyle w:val="ListParagraph"/>
            <w:spacing w:line="259" w:lineRule="auto"/>
          </w:pPr>
        </w:pPrChange>
      </w:pPr>
    </w:p>
    <w:p w14:paraId="2453ADAF" w14:textId="77777777" w:rsidR="00D4195B" w:rsidRPr="00F226F2" w:rsidRDefault="00D4195B" w:rsidP="00D4195B">
      <w:pPr>
        <w:pStyle w:val="Heading4"/>
        <w:rPr>
          <w:ins w:id="1084" w:author="Yves Houtevels" w:date="2024-07-02T16:09:00Z" w16du:dateUtc="2024-07-02T14:09:00Z"/>
        </w:rPr>
      </w:pPr>
      <w:bookmarkStart w:id="1085" w:name="_Toc62488068"/>
      <w:bookmarkStart w:id="1086" w:name="_Toc62488069"/>
      <w:bookmarkStart w:id="1087" w:name="_Toc62488070"/>
      <w:bookmarkStart w:id="1088" w:name="_Toc62488071"/>
      <w:bookmarkStart w:id="1089" w:name="_Toc62488072"/>
      <w:bookmarkStart w:id="1090" w:name="_Toc62488073"/>
      <w:bookmarkStart w:id="1091" w:name="_Toc62488074"/>
      <w:bookmarkStart w:id="1092" w:name="_Toc62488075"/>
      <w:bookmarkStart w:id="1093" w:name="_Toc65667255"/>
      <w:bookmarkEnd w:id="1085"/>
      <w:bookmarkEnd w:id="1086"/>
      <w:bookmarkEnd w:id="1087"/>
      <w:bookmarkEnd w:id="1088"/>
      <w:bookmarkEnd w:id="1089"/>
      <w:bookmarkEnd w:id="1090"/>
      <w:bookmarkEnd w:id="1091"/>
      <w:bookmarkEnd w:id="1092"/>
      <w:ins w:id="1094" w:author="Yves Houtevels" w:date="2024-07-02T16:09:00Z" w16du:dateUtc="2024-07-02T14:09:00Z">
        <w:r w:rsidRPr="00F226F2">
          <w:t>License Model Attributes</w:t>
        </w:r>
        <w:bookmarkEnd w:id="1093"/>
      </w:ins>
    </w:p>
    <w:p w14:paraId="393ACDEB" w14:textId="77777777" w:rsidR="00D4195B" w:rsidRPr="00F226F2" w:rsidRDefault="00D4195B">
      <w:pPr>
        <w:rPr>
          <w:ins w:id="1095" w:author="Yves Houtevels" w:date="2024-07-02T16:09:00Z" w16du:dateUtc="2024-07-02T14:09:00Z"/>
        </w:rPr>
        <w:pPrChange w:id="1096" w:author="Julian Smith" w:date="2024-07-26T11:02:00Z" w16du:dateUtc="2024-07-26T10:02:00Z">
          <w:pPr>
            <w:pStyle w:val="ListParagraph"/>
            <w:spacing w:line="259" w:lineRule="auto"/>
          </w:pPr>
        </w:pPrChange>
      </w:pPr>
      <w:ins w:id="1097" w:author="Yves Houtevels" w:date="2024-07-02T16:09:00Z" w16du:dateUtc="2024-07-02T14:09:00Z">
        <w:r w:rsidRPr="00F226F2">
          <w:t>The following License Model Attributes shall be used to provide information to the license generation process and will be provided automatically through the License Model configuration.</w:t>
        </w:r>
      </w:ins>
    </w:p>
    <w:p w14:paraId="1FFA84D1" w14:textId="77777777" w:rsidR="00D4195B" w:rsidRPr="00F226F2" w:rsidRDefault="00D4195B">
      <w:pPr>
        <w:pStyle w:val="ListParagraph"/>
        <w:numPr>
          <w:ilvl w:val="0"/>
          <w:numId w:val="38"/>
        </w:numPr>
        <w:spacing w:line="259" w:lineRule="auto"/>
        <w:textAlignment w:val="auto"/>
        <w:rPr>
          <w:ins w:id="1098" w:author="Yves Houtevels" w:date="2024-07-02T16:09:00Z" w16du:dateUtc="2024-07-02T14:09:00Z"/>
        </w:rPr>
        <w:pPrChange w:id="1099" w:author="Julian Smith" w:date="2024-07-26T11:02:00Z" w16du:dateUtc="2024-07-26T10:02:00Z">
          <w:pPr>
            <w:pStyle w:val="ListParagraph"/>
            <w:numPr>
              <w:ilvl w:val="1"/>
              <w:numId w:val="38"/>
            </w:numPr>
            <w:spacing w:line="259" w:lineRule="auto"/>
            <w:ind w:left="1440" w:hanging="360"/>
            <w:textAlignment w:val="auto"/>
          </w:pPr>
        </w:pPrChange>
      </w:pPr>
      <w:ins w:id="1100" w:author="Yves Houtevels" w:date="2024-07-02T16:09:00Z" w16du:dateUtc="2024-07-02T14:09:00Z">
        <w:r w:rsidRPr="00F226F2">
          <w:t>Perpetual</w:t>
        </w:r>
      </w:ins>
    </w:p>
    <w:p w14:paraId="68C61499" w14:textId="77777777" w:rsidR="00D4195B" w:rsidRPr="00F226F2" w:rsidRDefault="00D4195B">
      <w:pPr>
        <w:pStyle w:val="ListParagraph"/>
        <w:numPr>
          <w:ilvl w:val="0"/>
          <w:numId w:val="38"/>
        </w:numPr>
        <w:spacing w:line="259" w:lineRule="auto"/>
        <w:textAlignment w:val="auto"/>
        <w:rPr>
          <w:ins w:id="1101" w:author="Yves Houtevels" w:date="2024-07-02T16:09:00Z" w16du:dateUtc="2024-07-02T14:09:00Z"/>
        </w:rPr>
        <w:pPrChange w:id="1102" w:author="Julian Smith" w:date="2024-07-26T11:02:00Z" w16du:dateUtc="2024-07-26T10:02:00Z">
          <w:pPr>
            <w:pStyle w:val="ListParagraph"/>
            <w:numPr>
              <w:ilvl w:val="1"/>
              <w:numId w:val="38"/>
            </w:numPr>
            <w:spacing w:line="259" w:lineRule="auto"/>
            <w:ind w:left="1440" w:hanging="360"/>
            <w:textAlignment w:val="auto"/>
          </w:pPr>
        </w:pPrChange>
      </w:pPr>
      <w:ins w:id="1103" w:author="Yves Houtevels" w:date="2024-07-02T16:09:00Z" w16du:dateUtc="2024-07-02T14:09:00Z">
        <w:r w:rsidRPr="00F226F2">
          <w:t>Limited</w:t>
        </w:r>
      </w:ins>
    </w:p>
    <w:p w14:paraId="12112726" w14:textId="77777777" w:rsidR="00D4195B" w:rsidRPr="00F226F2" w:rsidDel="00222C31" w:rsidRDefault="00D4195B">
      <w:pPr>
        <w:pStyle w:val="ListParagraph"/>
        <w:numPr>
          <w:ilvl w:val="0"/>
          <w:numId w:val="38"/>
        </w:numPr>
        <w:spacing w:line="259" w:lineRule="auto"/>
        <w:textAlignment w:val="auto"/>
        <w:rPr>
          <w:ins w:id="1104" w:author="Yves Houtevels" w:date="2024-07-02T16:09:00Z" w16du:dateUtc="2024-07-02T14:09:00Z"/>
          <w:del w:id="1105" w:author="Julian Smith" w:date="2024-07-26T11:02:00Z" w16du:dateUtc="2024-07-26T10:02:00Z"/>
        </w:rPr>
        <w:pPrChange w:id="1106" w:author="Julian Smith" w:date="2024-07-26T11:02:00Z" w16du:dateUtc="2024-07-26T10:02:00Z">
          <w:pPr>
            <w:pStyle w:val="ListParagraph"/>
            <w:numPr>
              <w:ilvl w:val="1"/>
              <w:numId w:val="38"/>
            </w:numPr>
            <w:spacing w:line="259" w:lineRule="auto"/>
            <w:ind w:left="1440" w:hanging="360"/>
            <w:textAlignment w:val="auto"/>
          </w:pPr>
        </w:pPrChange>
      </w:pPr>
      <w:ins w:id="1107" w:author="Yves Houtevels" w:date="2024-07-02T16:09:00Z" w16du:dateUtc="2024-07-02T14:09:00Z">
        <w:r w:rsidRPr="00F226F2">
          <w:t>Beta</w:t>
        </w:r>
      </w:ins>
    </w:p>
    <w:p w14:paraId="3717900E" w14:textId="77777777" w:rsidR="00D4195B" w:rsidRPr="00F226F2" w:rsidRDefault="00D4195B">
      <w:pPr>
        <w:pStyle w:val="ListParagraph"/>
        <w:numPr>
          <w:ilvl w:val="0"/>
          <w:numId w:val="38"/>
        </w:numPr>
        <w:spacing w:line="259" w:lineRule="auto"/>
        <w:textAlignment w:val="auto"/>
        <w:rPr>
          <w:ins w:id="1108" w:author="Yves Houtevels" w:date="2024-07-02T16:09:00Z" w16du:dateUtc="2024-07-02T14:09:00Z"/>
        </w:rPr>
        <w:pPrChange w:id="1109" w:author="Julian Smith" w:date="2024-07-26T11:02:00Z" w16du:dateUtc="2024-07-26T10:02:00Z">
          <w:pPr>
            <w:pStyle w:val="ListParagraph"/>
            <w:spacing w:line="259" w:lineRule="auto"/>
            <w:ind w:left="1440"/>
          </w:pPr>
        </w:pPrChange>
      </w:pPr>
    </w:p>
    <w:p w14:paraId="1DFE4C38" w14:textId="77777777" w:rsidR="00D4195B" w:rsidRPr="00F226F2" w:rsidRDefault="00D4195B">
      <w:pPr>
        <w:rPr>
          <w:ins w:id="1110" w:author="Yves Houtevels" w:date="2024-07-02T16:09:00Z" w16du:dateUtc="2024-07-02T14:09:00Z"/>
        </w:rPr>
        <w:pPrChange w:id="1111" w:author="Julian Smith" w:date="2024-07-26T11:02:00Z" w16du:dateUtc="2024-07-26T10:02:00Z">
          <w:pPr>
            <w:pStyle w:val="ListParagraph"/>
            <w:spacing w:line="259" w:lineRule="auto"/>
          </w:pPr>
        </w:pPrChange>
      </w:pPr>
      <w:ins w:id="1112" w:author="Yves Houtevels" w:date="2024-07-02T16:09:00Z" w16du:dateUtc="2024-07-02T14:09:00Z">
        <w:r w:rsidRPr="00F226F2">
          <w:t xml:space="preserve">An additional attribute will be used to capture the non-revenue type of the license and will be injected during the Entitlement creation through the automation based on attributes provided by SFO. </w:t>
        </w:r>
      </w:ins>
    </w:p>
    <w:p w14:paraId="3FBEBFBC" w14:textId="77777777" w:rsidR="00D4195B" w:rsidRPr="00F226F2" w:rsidRDefault="00D4195B">
      <w:pPr>
        <w:pStyle w:val="ListParagraph"/>
        <w:numPr>
          <w:ilvl w:val="0"/>
          <w:numId w:val="38"/>
        </w:numPr>
        <w:spacing w:line="259" w:lineRule="auto"/>
        <w:textAlignment w:val="auto"/>
        <w:rPr>
          <w:ins w:id="1113" w:author="Yves Houtevels" w:date="2024-07-02T16:09:00Z" w16du:dateUtc="2024-07-02T14:09:00Z"/>
        </w:rPr>
        <w:pPrChange w:id="1114" w:author="Julian Smith" w:date="2024-07-26T11:02:00Z" w16du:dateUtc="2024-07-26T10:02:00Z">
          <w:pPr>
            <w:pStyle w:val="ListParagraph"/>
            <w:numPr>
              <w:ilvl w:val="1"/>
              <w:numId w:val="38"/>
            </w:numPr>
            <w:spacing w:line="259" w:lineRule="auto"/>
            <w:ind w:left="1440" w:hanging="360"/>
            <w:textAlignment w:val="auto"/>
          </w:pPr>
        </w:pPrChange>
      </w:pPr>
      <w:proofErr w:type="spellStart"/>
      <w:ins w:id="1115" w:author="Yves Houtevels" w:date="2024-07-02T16:09:00Z" w16du:dateUtc="2024-07-02T14:09:00Z">
        <w:r w:rsidRPr="00F226F2">
          <w:t>RevenueClass</w:t>
        </w:r>
        <w:proofErr w:type="spellEnd"/>
        <w:r w:rsidRPr="00F226F2">
          <w:t xml:space="preserve"> (Revenue, Evaluation, Testing, …)  </w:t>
        </w:r>
      </w:ins>
    </w:p>
    <w:p w14:paraId="13CE5C67" w14:textId="77777777" w:rsidR="00D4195B" w:rsidRPr="00F226F2" w:rsidRDefault="00D4195B" w:rsidP="00D4195B">
      <w:pPr>
        <w:pStyle w:val="ListParagraph"/>
        <w:spacing w:line="259" w:lineRule="auto"/>
        <w:ind w:left="1440"/>
        <w:rPr>
          <w:ins w:id="1116" w:author="Yves Houtevels" w:date="2024-07-02T16:09:00Z" w16du:dateUtc="2024-07-02T14:09:00Z"/>
        </w:rPr>
      </w:pPr>
    </w:p>
    <w:p w14:paraId="6EBB8B5F" w14:textId="77777777" w:rsidR="00D4195B" w:rsidRPr="00F226F2" w:rsidRDefault="00D4195B" w:rsidP="00D4195B">
      <w:pPr>
        <w:pStyle w:val="Heading4"/>
        <w:rPr>
          <w:ins w:id="1117" w:author="Yves Houtevels" w:date="2024-07-02T16:09:00Z" w16du:dateUtc="2024-07-02T14:09:00Z"/>
        </w:rPr>
      </w:pPr>
      <w:bookmarkStart w:id="1118" w:name="_Toc62488077"/>
      <w:bookmarkStart w:id="1119" w:name="_Toc65667256"/>
      <w:bookmarkEnd w:id="1118"/>
      <w:ins w:id="1120" w:author="Yves Houtevels" w:date="2024-07-02T16:09:00Z" w16du:dateUtc="2024-07-02T14:09:00Z">
        <w:r w:rsidRPr="00F226F2">
          <w:t>License Duration</w:t>
        </w:r>
        <w:bookmarkEnd w:id="1119"/>
      </w:ins>
    </w:p>
    <w:p w14:paraId="2BDE9EF1" w14:textId="77777777" w:rsidR="00D4195B" w:rsidRPr="00F226F2" w:rsidDel="003154E3" w:rsidRDefault="00D4195B">
      <w:pPr>
        <w:rPr>
          <w:ins w:id="1121" w:author="Yves Houtevels" w:date="2024-07-02T16:09:00Z" w16du:dateUtc="2024-07-02T14:09:00Z"/>
          <w:del w:id="1122" w:author="Julian Smith" w:date="2024-07-26T11:02:00Z" w16du:dateUtc="2024-07-26T10:02:00Z"/>
        </w:rPr>
        <w:pPrChange w:id="1123" w:author="Julian Smith" w:date="2024-07-26T11:02:00Z" w16du:dateUtc="2024-07-26T10:02:00Z">
          <w:pPr>
            <w:pStyle w:val="ListParagraph"/>
            <w:spacing w:line="259" w:lineRule="auto"/>
          </w:pPr>
        </w:pPrChange>
      </w:pPr>
      <w:ins w:id="1124" w:author="Yves Houtevels" w:date="2024-07-02T16:09:00Z" w16du:dateUtc="2024-07-02T14:09:00Z">
        <w:r w:rsidRPr="00F226F2">
          <w:t>Because license key-files and passwords cannot be revoked once in the field, for perpetual licenses, Materialise has only supplied time-limited license to its customers; this practice will be continued.</w:t>
        </w:r>
      </w:ins>
    </w:p>
    <w:p w14:paraId="16845EE4" w14:textId="77777777" w:rsidR="00D4195B" w:rsidRPr="00F226F2" w:rsidRDefault="00D4195B">
      <w:pPr>
        <w:rPr>
          <w:ins w:id="1125" w:author="Yves Houtevels" w:date="2024-07-02T16:09:00Z" w16du:dateUtc="2024-07-02T14:09:00Z"/>
        </w:rPr>
        <w:pPrChange w:id="1126" w:author="Julian Smith" w:date="2024-07-26T11:02:00Z" w16du:dateUtc="2024-07-26T10:02:00Z">
          <w:pPr>
            <w:pStyle w:val="ListParagraph"/>
            <w:spacing w:line="259" w:lineRule="auto"/>
          </w:pPr>
        </w:pPrChange>
      </w:pPr>
    </w:p>
    <w:p w14:paraId="6F391469" w14:textId="06DCE2CB" w:rsidR="00D4195B" w:rsidRPr="00F226F2" w:rsidRDefault="00D4195B">
      <w:pPr>
        <w:rPr>
          <w:ins w:id="1127" w:author="Yves Houtevels" w:date="2024-07-02T16:09:00Z" w16du:dateUtc="2024-07-02T14:09:00Z"/>
        </w:rPr>
        <w:pPrChange w:id="1128" w:author="Julian Smith" w:date="2024-07-26T11:02:00Z" w16du:dateUtc="2024-07-26T10:02:00Z">
          <w:pPr>
            <w:pStyle w:val="ListParagraph"/>
            <w:spacing w:line="259" w:lineRule="auto"/>
          </w:pPr>
        </w:pPrChange>
      </w:pPr>
      <w:ins w:id="1129" w:author="Yves Houtevels" w:date="2024-07-02T16:09:00Z" w16du:dateUtc="2024-07-02T14:09:00Z">
        <w:r w:rsidRPr="00F226F2">
          <w:t xml:space="preserve">FNO will be configured so that the required </w:t>
        </w:r>
        <w:del w:id="1130" w:author="Julian Smith" w:date="2024-07-26T10:06:00Z" w16du:dateUtc="2024-07-26T09:06:00Z">
          <w:r w:rsidRPr="00F226F2" w:rsidDel="00CA347C">
            <w:delText>licence</w:delText>
          </w:r>
        </w:del>
      </w:ins>
      <w:ins w:id="1131" w:author="Julian Smith" w:date="2024-07-26T10:06:00Z" w16du:dateUtc="2024-07-26T09:06:00Z">
        <w:r w:rsidR="00CA347C" w:rsidRPr="00F226F2">
          <w:t>license</w:t>
        </w:r>
      </w:ins>
      <w:ins w:id="1132" w:author="Yves Houtevels" w:date="2024-07-02T16:09:00Z" w16du:dateUtc="2024-07-02T14:09:00Z">
        <w:r w:rsidRPr="00F226F2">
          <w:t xml:space="preserve"> duration will be stored with each entitlement; the assumption is that SFO will supply this information at order fulfilment and update FNO whenever this value changes.</w:t>
        </w:r>
      </w:ins>
    </w:p>
    <w:p w14:paraId="7BD0FA33" w14:textId="77777777" w:rsidR="00D4195B" w:rsidRPr="00F226F2" w:rsidRDefault="00D4195B">
      <w:pPr>
        <w:pStyle w:val="ListParagraph"/>
        <w:numPr>
          <w:ilvl w:val="0"/>
          <w:numId w:val="38"/>
        </w:numPr>
        <w:spacing w:line="259" w:lineRule="auto"/>
        <w:textAlignment w:val="auto"/>
        <w:rPr>
          <w:ins w:id="1133" w:author="Yves Houtevels" w:date="2024-07-02T16:09:00Z" w16du:dateUtc="2024-07-02T14:09:00Z"/>
        </w:rPr>
        <w:pPrChange w:id="1134" w:author="Julian Smith" w:date="2024-07-26T11:03:00Z" w16du:dateUtc="2024-07-26T10:03:00Z">
          <w:pPr>
            <w:pStyle w:val="ListParagraph"/>
            <w:numPr>
              <w:ilvl w:val="1"/>
              <w:numId w:val="43"/>
            </w:numPr>
            <w:spacing w:line="259" w:lineRule="auto"/>
            <w:ind w:left="1440" w:hanging="360"/>
            <w:textAlignment w:val="auto"/>
          </w:pPr>
        </w:pPrChange>
      </w:pPr>
      <w:ins w:id="1135" w:author="Yves Houtevels" w:date="2024-07-02T16:09:00Z" w16du:dateUtc="2024-07-02T14:09:00Z">
        <w:r w:rsidRPr="00F226F2">
          <w:t>Initial duration representing the payment terms – say 45 days from start date.</w:t>
        </w:r>
      </w:ins>
    </w:p>
    <w:p w14:paraId="1B1B72B0" w14:textId="77777777" w:rsidR="00D4195B" w:rsidRPr="00F226F2" w:rsidRDefault="00D4195B">
      <w:pPr>
        <w:pStyle w:val="ListParagraph"/>
        <w:numPr>
          <w:ilvl w:val="0"/>
          <w:numId w:val="38"/>
        </w:numPr>
        <w:spacing w:line="259" w:lineRule="auto"/>
        <w:textAlignment w:val="auto"/>
        <w:rPr>
          <w:ins w:id="1136" w:author="Yves Houtevels" w:date="2024-07-02T16:09:00Z" w16du:dateUtc="2024-07-02T14:09:00Z"/>
        </w:rPr>
        <w:pPrChange w:id="1137" w:author="Julian Smith" w:date="2024-07-26T11:03:00Z" w16du:dateUtc="2024-07-26T10:03:00Z">
          <w:pPr>
            <w:pStyle w:val="ListParagraph"/>
            <w:numPr>
              <w:ilvl w:val="1"/>
              <w:numId w:val="43"/>
            </w:numPr>
            <w:spacing w:line="259" w:lineRule="auto"/>
            <w:ind w:left="1440" w:hanging="360"/>
            <w:textAlignment w:val="auto"/>
          </w:pPr>
        </w:pPrChange>
      </w:pPr>
      <w:ins w:id="1138" w:author="Yves Houtevels" w:date="2024-07-02T16:09:00Z" w16du:dateUtc="2024-07-02T14:09:00Z">
        <w:r w:rsidRPr="00F226F2">
          <w:t>Key file or password duration once payment has been received.</w:t>
        </w:r>
      </w:ins>
    </w:p>
    <w:p w14:paraId="070B7CAB" w14:textId="77777777" w:rsidR="00D4195B" w:rsidRPr="00F226F2" w:rsidDel="003154E3" w:rsidRDefault="00D4195B">
      <w:pPr>
        <w:pStyle w:val="ListParagraph"/>
        <w:numPr>
          <w:ilvl w:val="0"/>
          <w:numId w:val="38"/>
        </w:numPr>
        <w:spacing w:line="259" w:lineRule="auto"/>
        <w:textAlignment w:val="auto"/>
        <w:rPr>
          <w:ins w:id="1139" w:author="Yves Houtevels" w:date="2024-07-02T16:09:00Z" w16du:dateUtc="2024-07-02T14:09:00Z"/>
          <w:del w:id="1140" w:author="Julian Smith" w:date="2024-07-26T11:02:00Z" w16du:dateUtc="2024-07-26T10:02:00Z"/>
        </w:rPr>
        <w:pPrChange w:id="1141" w:author="Julian Smith" w:date="2024-07-26T11:03:00Z" w16du:dateUtc="2024-07-26T10:03:00Z">
          <w:pPr>
            <w:pStyle w:val="ListParagraph"/>
            <w:numPr>
              <w:ilvl w:val="1"/>
              <w:numId w:val="43"/>
            </w:numPr>
            <w:spacing w:line="259" w:lineRule="auto"/>
            <w:ind w:left="1440" w:hanging="360"/>
            <w:textAlignment w:val="auto"/>
          </w:pPr>
        </w:pPrChange>
      </w:pPr>
      <w:ins w:id="1142" w:author="Yves Houtevels" w:date="2024-07-02T16:09:00Z" w16du:dateUtc="2024-07-02T14:09:00Z">
        <w:r w:rsidRPr="00F226F2">
          <w:t>Blocked status when payment has not been received that will prevent licenses being generated; this will be a simple Boolean value with a reason.</w:t>
        </w:r>
      </w:ins>
    </w:p>
    <w:p w14:paraId="5EBA5E79" w14:textId="77777777" w:rsidR="00D4195B" w:rsidRPr="00F226F2" w:rsidRDefault="00D4195B">
      <w:pPr>
        <w:rPr>
          <w:ins w:id="1143" w:author="Yves Houtevels" w:date="2024-07-02T16:09:00Z" w16du:dateUtc="2024-07-02T14:09:00Z"/>
        </w:rPr>
        <w:pPrChange w:id="1144" w:author="Julian Smith" w:date="2024-07-26T11:02:00Z" w16du:dateUtc="2024-07-26T10:02:00Z">
          <w:pPr>
            <w:pStyle w:val="ListParagraph"/>
            <w:spacing w:line="259" w:lineRule="auto"/>
          </w:pPr>
        </w:pPrChange>
      </w:pPr>
    </w:p>
    <w:p w14:paraId="2EC72432" w14:textId="77777777" w:rsidR="00D4195B" w:rsidRPr="00F226F2" w:rsidDel="003154E3" w:rsidRDefault="00D4195B">
      <w:pPr>
        <w:rPr>
          <w:ins w:id="1145" w:author="Yves Houtevels" w:date="2024-07-02T16:09:00Z" w16du:dateUtc="2024-07-02T14:09:00Z"/>
          <w:del w:id="1146" w:author="Julian Smith" w:date="2024-07-26T11:02:00Z" w16du:dateUtc="2024-07-26T10:02:00Z"/>
        </w:rPr>
        <w:pPrChange w:id="1147" w:author="Julian Smith" w:date="2024-07-26T11:02:00Z" w16du:dateUtc="2024-07-26T10:02:00Z">
          <w:pPr>
            <w:pStyle w:val="ListParagraph"/>
            <w:spacing w:line="259" w:lineRule="auto"/>
          </w:pPr>
        </w:pPrChange>
      </w:pPr>
      <w:ins w:id="1148" w:author="Yves Houtevels" w:date="2024-07-02T16:09:00Z" w16du:dateUtc="2024-07-02T14:09:00Z">
        <w:r w:rsidRPr="00F226F2">
          <w:t>The initial pre-payment duration for licenses will be an attribute of the Entitlement and must therefore be provided by SFO when Entitlements are created.</w:t>
        </w:r>
      </w:ins>
    </w:p>
    <w:p w14:paraId="28C45CA5" w14:textId="77777777" w:rsidR="00D4195B" w:rsidRPr="00F226F2" w:rsidRDefault="00D4195B">
      <w:pPr>
        <w:rPr>
          <w:ins w:id="1149" w:author="Yves Houtevels" w:date="2024-07-02T16:09:00Z" w16du:dateUtc="2024-07-02T14:09:00Z"/>
        </w:rPr>
        <w:pPrChange w:id="1150" w:author="Julian Smith" w:date="2024-07-26T11:02:00Z" w16du:dateUtc="2024-07-26T10:02:00Z">
          <w:pPr>
            <w:pStyle w:val="ListParagraph"/>
            <w:spacing w:line="259" w:lineRule="auto"/>
          </w:pPr>
        </w:pPrChange>
      </w:pPr>
    </w:p>
    <w:p w14:paraId="1022EE8D" w14:textId="77777777" w:rsidR="00D4195B" w:rsidRPr="00F226F2" w:rsidDel="003154E3" w:rsidRDefault="00D4195B">
      <w:pPr>
        <w:rPr>
          <w:ins w:id="1151" w:author="Yves Houtevels" w:date="2024-07-02T16:09:00Z" w16du:dateUtc="2024-07-02T14:09:00Z"/>
          <w:del w:id="1152" w:author="Julian Smith" w:date="2024-07-26T11:02:00Z" w16du:dateUtc="2024-07-26T10:02:00Z"/>
        </w:rPr>
        <w:pPrChange w:id="1153" w:author="Julian Smith" w:date="2024-07-26T11:02:00Z" w16du:dateUtc="2024-07-26T10:02:00Z">
          <w:pPr>
            <w:pStyle w:val="ListParagraph"/>
            <w:spacing w:line="259" w:lineRule="auto"/>
          </w:pPr>
        </w:pPrChange>
      </w:pPr>
      <w:ins w:id="1154" w:author="Yves Houtevels" w:date="2024-07-02T16:09:00Z" w16du:dateUtc="2024-07-02T14:09:00Z">
        <w:r w:rsidRPr="00F226F2">
          <w:t>FNO shall be notified that payment has been received and the actual license duration provided.</w:t>
        </w:r>
      </w:ins>
    </w:p>
    <w:p w14:paraId="27264B13" w14:textId="77777777" w:rsidR="00D4195B" w:rsidRPr="00F226F2" w:rsidRDefault="00D4195B">
      <w:pPr>
        <w:rPr>
          <w:ins w:id="1155" w:author="Yves Houtevels" w:date="2024-07-02T16:09:00Z" w16du:dateUtc="2024-07-02T14:09:00Z"/>
        </w:rPr>
        <w:pPrChange w:id="1156" w:author="Julian Smith" w:date="2024-07-26T11:02:00Z" w16du:dateUtc="2024-07-26T10:02:00Z">
          <w:pPr>
            <w:pStyle w:val="ListParagraph"/>
            <w:spacing w:line="259" w:lineRule="auto"/>
          </w:pPr>
        </w:pPrChange>
      </w:pPr>
    </w:p>
    <w:p w14:paraId="031AE60E" w14:textId="77777777" w:rsidR="00D4195B" w:rsidRPr="00F226F2" w:rsidDel="00CC72C9" w:rsidRDefault="00D4195B">
      <w:pPr>
        <w:rPr>
          <w:ins w:id="1157" w:author="Yves Houtevels" w:date="2024-07-02T16:09:00Z" w16du:dateUtc="2024-07-02T14:09:00Z"/>
          <w:del w:id="1158" w:author="Julian Smith" w:date="2024-07-26T11:03:00Z" w16du:dateUtc="2024-07-26T10:03:00Z"/>
        </w:rPr>
        <w:pPrChange w:id="1159" w:author="Julian Smith" w:date="2024-07-26T11:02:00Z" w16du:dateUtc="2024-07-26T10:02:00Z">
          <w:pPr>
            <w:pStyle w:val="ListParagraph"/>
            <w:spacing w:line="259" w:lineRule="auto"/>
          </w:pPr>
        </w:pPrChange>
      </w:pPr>
      <w:ins w:id="1160" w:author="Yves Houtevels" w:date="2024-07-02T16:09:00Z" w16du:dateUtc="2024-07-02T14:09:00Z">
        <w:r w:rsidRPr="00F226F2">
          <w:t>FNO shall be notified that payment has not been received to prevent subsequent license activation.</w:t>
        </w:r>
      </w:ins>
    </w:p>
    <w:p w14:paraId="39F86BDF" w14:textId="77777777" w:rsidR="00D4195B" w:rsidRPr="00F226F2" w:rsidRDefault="00D4195B">
      <w:pPr>
        <w:rPr>
          <w:ins w:id="1161" w:author="Yves Houtevels" w:date="2024-07-02T16:09:00Z" w16du:dateUtc="2024-07-02T14:09:00Z"/>
        </w:rPr>
        <w:pPrChange w:id="1162" w:author="Julian Smith" w:date="2024-07-26T11:03:00Z" w16du:dateUtc="2024-07-26T10:03:00Z">
          <w:pPr>
            <w:pStyle w:val="ListParagraph"/>
            <w:spacing w:line="259" w:lineRule="auto"/>
          </w:pPr>
        </w:pPrChange>
      </w:pPr>
    </w:p>
    <w:p w14:paraId="0A4F1A1E" w14:textId="77777777" w:rsidR="00D4195B" w:rsidRPr="00F226F2" w:rsidRDefault="00D4195B" w:rsidP="00D4195B">
      <w:pPr>
        <w:pStyle w:val="Heading4"/>
        <w:rPr>
          <w:ins w:id="1163" w:author="Yves Houtevels" w:date="2024-07-02T16:09:00Z" w16du:dateUtc="2024-07-02T14:09:00Z"/>
        </w:rPr>
      </w:pPr>
      <w:bookmarkStart w:id="1164" w:name="_Toc65667257"/>
      <w:ins w:id="1165" w:author="Yves Houtevels" w:date="2024-07-02T16:09:00Z" w16du:dateUtc="2024-07-02T14:09:00Z">
        <w:r w:rsidRPr="00F226F2">
          <w:t>Install Base Information</w:t>
        </w:r>
        <w:bookmarkEnd w:id="1164"/>
      </w:ins>
    </w:p>
    <w:p w14:paraId="17A99BAF" w14:textId="77777777" w:rsidR="00D4195B" w:rsidRPr="00F226F2" w:rsidDel="006D0235" w:rsidRDefault="00D4195B">
      <w:pPr>
        <w:rPr>
          <w:ins w:id="1166" w:author="Yves Houtevels" w:date="2024-07-02T16:09:00Z" w16du:dateUtc="2024-07-02T14:09:00Z"/>
          <w:del w:id="1167" w:author="Julian Smith" w:date="2024-07-26T11:03:00Z" w16du:dateUtc="2024-07-26T10:03:00Z"/>
        </w:rPr>
        <w:pPrChange w:id="1168" w:author="Julian Smith" w:date="2024-07-26T11:03:00Z" w16du:dateUtc="2024-07-26T10:03:00Z">
          <w:pPr>
            <w:pStyle w:val="ListParagraph"/>
            <w:spacing w:line="259" w:lineRule="auto"/>
          </w:pPr>
        </w:pPrChange>
      </w:pPr>
      <w:ins w:id="1169" w:author="Yves Houtevels" w:date="2024-07-02T16:09:00Z" w16du:dateUtc="2024-07-02T14:09:00Z">
        <w:r w:rsidRPr="00F226F2">
          <w:t>FNO can capture information when licenses are activated but these requirements have not been discussed. E.g. information captured from the forms filled in during the activation process.</w:t>
        </w:r>
      </w:ins>
    </w:p>
    <w:p w14:paraId="60C6578C" w14:textId="77777777" w:rsidR="00D4195B" w:rsidRPr="00F226F2" w:rsidRDefault="00D4195B">
      <w:pPr>
        <w:rPr>
          <w:ins w:id="1170" w:author="Yves Houtevels" w:date="2024-07-02T16:09:00Z" w16du:dateUtc="2024-07-02T14:09:00Z"/>
        </w:rPr>
        <w:pPrChange w:id="1171" w:author="Julian Smith" w:date="2024-07-26T11:03:00Z" w16du:dateUtc="2024-07-26T10:03:00Z">
          <w:pPr>
            <w:pStyle w:val="ListParagraph"/>
            <w:spacing w:line="259" w:lineRule="auto"/>
          </w:pPr>
        </w:pPrChange>
      </w:pPr>
    </w:p>
    <w:p w14:paraId="341980EF" w14:textId="77777777" w:rsidR="00D4195B" w:rsidRPr="00F226F2" w:rsidRDefault="00D4195B">
      <w:pPr>
        <w:rPr>
          <w:ins w:id="1172" w:author="Yves Houtevels" w:date="2024-07-02T16:09:00Z" w16du:dateUtc="2024-07-02T14:09:00Z"/>
        </w:rPr>
        <w:pPrChange w:id="1173" w:author="Julian Smith" w:date="2024-07-26T11:03:00Z" w16du:dateUtc="2024-07-26T10:03:00Z">
          <w:pPr>
            <w:pStyle w:val="ListParagraph"/>
            <w:spacing w:line="259" w:lineRule="auto"/>
          </w:pPr>
        </w:pPrChange>
      </w:pPr>
      <w:ins w:id="1174" w:author="Yves Houtevels" w:date="2024-07-02T16:09:00Z" w16du:dateUtc="2024-07-02T14:09:00Z">
        <w:r w:rsidRPr="00F226F2">
          <w:t xml:space="preserve">What information is </w:t>
        </w:r>
        <w:commentRangeStart w:id="1175"/>
        <w:commentRangeStart w:id="1176"/>
        <w:r w:rsidRPr="00F226F2">
          <w:t>required</w:t>
        </w:r>
      </w:ins>
      <w:commentRangeEnd w:id="1175"/>
      <w:ins w:id="1177" w:author="Yves Houtevels" w:date="2024-07-31T09:35:00Z" w16du:dateUtc="2024-07-31T07:35:00Z">
        <w:r w:rsidR="00CC3987" w:rsidRPr="00F226F2">
          <w:rPr>
            <w:rStyle w:val="CommentReference"/>
          </w:rPr>
          <w:commentReference w:id="1175"/>
        </w:r>
      </w:ins>
      <w:commentRangeEnd w:id="1176"/>
      <w:ins w:id="1178" w:author="Yves Houtevels" w:date="2024-08-01T11:28:00Z" w16du:dateUtc="2024-08-01T09:28:00Z">
        <w:r w:rsidR="00675DA6" w:rsidRPr="00F226F2">
          <w:rPr>
            <w:rStyle w:val="CommentReference"/>
          </w:rPr>
          <w:commentReference w:id="1176"/>
        </w:r>
      </w:ins>
      <w:ins w:id="1179" w:author="Yves Houtevels" w:date="2024-07-02T16:09:00Z" w16du:dateUtc="2024-07-02T14:09:00Z">
        <w:r w:rsidRPr="00F226F2">
          <w:t>?</w:t>
        </w:r>
      </w:ins>
    </w:p>
    <w:p w14:paraId="44073213" w14:textId="77777777" w:rsidR="00D4195B" w:rsidRPr="00F226F2" w:rsidRDefault="00D4195B">
      <w:pPr>
        <w:rPr>
          <w:ins w:id="1180" w:author="Yves Houtevels" w:date="2024-07-02T16:00:00Z" w16du:dateUtc="2024-07-02T14:00:00Z"/>
        </w:rPr>
        <w:pPrChange w:id="1181" w:author="Yves Houtevels" w:date="2024-07-02T16:01:00Z" w16du:dateUtc="2024-07-02T14:01:00Z">
          <w:pPr>
            <w:pStyle w:val="Heading3"/>
          </w:pPr>
        </w:pPrChange>
      </w:pPr>
    </w:p>
    <w:p w14:paraId="405B3704" w14:textId="74FB3DDC" w:rsidR="00C1718D" w:rsidRPr="00F226F2" w:rsidRDefault="00C1718D" w:rsidP="007923E1">
      <w:pPr>
        <w:pStyle w:val="Heading3"/>
      </w:pPr>
      <w:r w:rsidRPr="00F226F2">
        <w:t xml:space="preserve">As from </w:t>
      </w:r>
      <w:del w:id="1182" w:author="Yves Houtevels" w:date="2024-07-02T16:05:00Z" w16du:dateUtc="2024-07-02T14:05:00Z">
        <w:r w:rsidRPr="00F226F2" w:rsidDel="006E5DEF">
          <w:delText xml:space="preserve">this </w:delText>
        </w:r>
      </w:del>
      <w:r w:rsidRPr="00F226F2">
        <w:t>release </w:t>
      </w:r>
      <w:ins w:id="1183" w:author="Yves Houtevels" w:date="2024-07-02T16:00:00Z" w16du:dateUtc="2024-07-02T14:00:00Z">
        <w:r w:rsidR="00B97A33" w:rsidRPr="00F226F2">
          <w:t>FlexFlex</w:t>
        </w:r>
      </w:ins>
    </w:p>
    <w:p w14:paraId="5CFFF194" w14:textId="77777777" w:rsidR="00DA07DA" w:rsidRPr="00F226F2" w:rsidRDefault="00DA07DA" w:rsidP="008458A2">
      <w:pPr>
        <w:pStyle w:val="Heading4"/>
      </w:pPr>
      <w:r w:rsidRPr="00F226F2">
        <w:t>Activation </w:t>
      </w:r>
    </w:p>
    <w:p w14:paraId="61E3AFD7" w14:textId="6056D376" w:rsidR="00DA07DA" w:rsidRPr="00F226F2" w:rsidRDefault="00DA07DA" w:rsidP="008458A2">
      <w:pPr>
        <w:rPr>
          <w:rFonts w:ascii="Segoe UI" w:hAnsi="Segoe UI"/>
          <w:sz w:val="18"/>
          <w:szCs w:val="18"/>
        </w:rPr>
      </w:pPr>
      <w:r w:rsidRPr="00F226F2">
        <w:t>A key difference between the current solution</w:t>
      </w:r>
      <w:ins w:id="1184" w:author="Yves Houtevels" w:date="2024-07-02T16:13:00Z" w16du:dateUtc="2024-07-02T14:13:00Z">
        <w:r w:rsidR="00C50333" w:rsidRPr="00F226F2">
          <w:t xml:space="preserve"> (FlexFlex)</w:t>
        </w:r>
      </w:ins>
      <w:r w:rsidRPr="00F226F2">
        <w:t xml:space="preserve"> and </w:t>
      </w:r>
      <w:ins w:id="1185" w:author="Yves Houtevels" w:date="2024-07-02T16:13:00Z" w16du:dateUtc="2024-07-02T14:13:00Z">
        <w:r w:rsidR="00C50333" w:rsidRPr="00F226F2">
          <w:t>FlexMat</w:t>
        </w:r>
      </w:ins>
      <w:del w:id="1186" w:author="Yves Houtevels" w:date="2024-07-02T16:13:00Z" w16du:dateUtc="2024-07-02T14:13:00Z">
        <w:r w:rsidRPr="00F226F2" w:rsidDel="00C50333">
          <w:delText>R1</w:delText>
        </w:r>
      </w:del>
      <w:r w:rsidRPr="00F226F2">
        <w:t xml:space="preserve"> is that there will be no middleware involvement</w:t>
      </w:r>
      <w:ins w:id="1187" w:author="Yves Houtevels" w:date="2024-07-02T16:13:00Z" w16du:dateUtc="2024-07-02T14:13:00Z">
        <w:r w:rsidR="0055037D" w:rsidRPr="00F226F2">
          <w:t xml:space="preserve"> (i.e. Boomi)</w:t>
        </w:r>
      </w:ins>
      <w:r w:rsidRPr="00F226F2">
        <w:t xml:space="preserve"> in the activation process: </w:t>
      </w:r>
      <w:ins w:id="1188" w:author="Yves Houtevels" w:date="2024-07-31T09:36:00Z" w16du:dateUtc="2024-07-31T07:36:00Z">
        <w:r w:rsidR="003638D1" w:rsidRPr="00F226F2">
          <w:t>E</w:t>
        </w:r>
      </w:ins>
      <w:del w:id="1189" w:author="Yves Houtevels" w:date="2024-07-31T09:36:00Z" w16du:dateUtc="2024-07-31T07:36:00Z">
        <w:r w:rsidRPr="00F226F2" w:rsidDel="003638D1">
          <w:delText>e</w:delText>
        </w:r>
      </w:del>
      <w:r w:rsidRPr="00F226F2">
        <w:t>ntitlement line items will be activated using standard, built-in mechanisms. That is, one of the following: </w:t>
      </w:r>
    </w:p>
    <w:p w14:paraId="76DDB101" w14:textId="77777777" w:rsidR="00DA07DA" w:rsidRPr="00F226F2" w:rsidRDefault="00DA07DA">
      <w:pPr>
        <w:pStyle w:val="ListParagraph"/>
        <w:numPr>
          <w:ilvl w:val="0"/>
          <w:numId w:val="11"/>
        </w:numPr>
      </w:pPr>
      <w:r w:rsidRPr="00F226F2">
        <w:t>A capability exchange using one of the FNE toolkits, </w:t>
      </w:r>
    </w:p>
    <w:p w14:paraId="31DC74C4" w14:textId="77777777" w:rsidR="00DA07DA" w:rsidRPr="00F226F2" w:rsidRDefault="00DA07DA">
      <w:pPr>
        <w:pStyle w:val="ListParagraph"/>
        <w:numPr>
          <w:ilvl w:val="0"/>
          <w:numId w:val="11"/>
        </w:numPr>
      </w:pPr>
      <w:r w:rsidRPr="00F226F2">
        <w:t>Web-based REST calls using the Cloud Monetization API (CMAPI), </w:t>
      </w:r>
    </w:p>
    <w:p w14:paraId="7178515A" w14:textId="77777777" w:rsidR="00DA07DA" w:rsidRPr="00F226F2" w:rsidRDefault="00DA07DA">
      <w:pPr>
        <w:pStyle w:val="ListParagraph"/>
        <w:numPr>
          <w:ilvl w:val="0"/>
          <w:numId w:val="11"/>
        </w:numPr>
      </w:pPr>
      <w:r w:rsidRPr="00F226F2">
        <w:t>Managing devices and entitlements in the FNO producer portal or the customer portal. </w:t>
      </w:r>
    </w:p>
    <w:p w14:paraId="2FD5D4D8" w14:textId="77777777" w:rsidR="00DA07DA" w:rsidRPr="00F226F2" w:rsidRDefault="00DA07DA" w:rsidP="008458A2">
      <w:pPr>
        <w:rPr>
          <w:rFonts w:ascii="Segoe UI" w:hAnsi="Segoe UI"/>
          <w:sz w:val="18"/>
          <w:szCs w:val="18"/>
        </w:rPr>
      </w:pPr>
      <w:r w:rsidRPr="00F226F2">
        <w:t>This allows metadata to be injected into the license, using the license model and license model attributes or custom attributes, or data to be collected against the device in the vendor dictionary but none of these mechanisms can affect key data like start date, expiration date, quantity for instance. </w:t>
      </w:r>
    </w:p>
    <w:p w14:paraId="395332B8" w14:textId="77777777" w:rsidR="00DA07DA" w:rsidRPr="00F226F2" w:rsidRDefault="00DA07DA" w:rsidP="008458A2">
      <w:pPr>
        <w:pStyle w:val="Heading4"/>
      </w:pPr>
      <w:r w:rsidRPr="00F226F2">
        <w:t>Blocking or Disabling a License </w:t>
      </w:r>
    </w:p>
    <w:p w14:paraId="47CD84ED" w14:textId="19A9C259" w:rsidR="00DA07DA" w:rsidRPr="00F226F2" w:rsidRDefault="00DA07DA" w:rsidP="008458A2">
      <w:pPr>
        <w:rPr>
          <w:rFonts w:ascii="Segoe UI" w:hAnsi="Segoe UI"/>
          <w:sz w:val="18"/>
          <w:szCs w:val="18"/>
        </w:rPr>
      </w:pPr>
      <w:r w:rsidRPr="00F226F2">
        <w:t>Revoking activated licenses is problematic as it requires synchronization between the device and FNO: the device needs to call home or process a capability response off-line.</w:t>
      </w:r>
    </w:p>
    <w:p w14:paraId="327147E6" w14:textId="77777777" w:rsidR="00DA07DA" w:rsidRPr="00F226F2" w:rsidRDefault="00DA07DA">
      <w:pPr>
        <w:pStyle w:val="ListParagraph"/>
        <w:numPr>
          <w:ilvl w:val="0"/>
          <w:numId w:val="9"/>
        </w:numPr>
      </w:pPr>
      <w:r w:rsidRPr="00F226F2">
        <w:t>Set the entitlement state or the line-item state to INACTIVE or OBSOLETE. Note that setting the state to OBSOLETE prevents the line item or the entitlement ever being used again; the INACTIVE state can be reset later to DEPLOYED. </w:t>
      </w:r>
    </w:p>
    <w:p w14:paraId="3EE00730" w14:textId="77777777" w:rsidR="00DA07DA" w:rsidRPr="00F226F2" w:rsidRDefault="00DA07DA">
      <w:pPr>
        <w:pStyle w:val="ListParagraph"/>
        <w:numPr>
          <w:ilvl w:val="0"/>
          <w:numId w:val="10"/>
        </w:numPr>
      </w:pPr>
      <w:r w:rsidRPr="00F226F2">
        <w:t>Set the expiration date to a date in the past. </w:t>
      </w:r>
    </w:p>
    <w:p w14:paraId="3380A4F7" w14:textId="0331178D" w:rsidR="00DA07DA" w:rsidRPr="00F226F2" w:rsidRDefault="00DA07DA" w:rsidP="008458A2">
      <w:pPr>
        <w:rPr>
          <w:rFonts w:ascii="Segoe UI" w:hAnsi="Segoe UI"/>
          <w:sz w:val="18"/>
          <w:szCs w:val="18"/>
        </w:rPr>
      </w:pPr>
      <w:r w:rsidRPr="00F226F2">
        <w:t xml:space="preserve">In both cases above, calling home (resynchronizing a license) will result in the license rights being removed for the </w:t>
      </w:r>
      <w:commentRangeStart w:id="1190"/>
      <w:commentRangeStart w:id="1191"/>
      <w:r w:rsidRPr="00F226F2">
        <w:t>client</w:t>
      </w:r>
      <w:commentRangeEnd w:id="1190"/>
      <w:r w:rsidR="008A0BEF" w:rsidRPr="00F226F2">
        <w:rPr>
          <w:rStyle w:val="CommentReference"/>
        </w:rPr>
        <w:commentReference w:id="1190"/>
      </w:r>
      <w:commentRangeEnd w:id="1191"/>
      <w:r w:rsidR="00AC5F1C" w:rsidRPr="00F226F2">
        <w:rPr>
          <w:rStyle w:val="CommentReference"/>
        </w:rPr>
        <w:commentReference w:id="1191"/>
      </w:r>
      <w:r w:rsidRPr="00F226F2">
        <w:t>. </w:t>
      </w:r>
    </w:p>
    <w:p w14:paraId="69455A1D" w14:textId="77777777" w:rsidR="00DA07DA" w:rsidRPr="00F226F2" w:rsidRDefault="00DA07DA" w:rsidP="008458A2">
      <w:pPr>
        <w:pStyle w:val="Heading4"/>
      </w:pPr>
      <w:r w:rsidRPr="00F226F2">
        <w:t>Payment Period </w:t>
      </w:r>
    </w:p>
    <w:p w14:paraId="249F0831" w14:textId="417C989D" w:rsidR="00DA07DA" w:rsidRPr="00F226F2" w:rsidRDefault="00DA07DA" w:rsidP="008458A2">
      <w:pPr>
        <w:rPr>
          <w:rFonts w:ascii="Segoe UI" w:hAnsi="Segoe UI"/>
          <w:sz w:val="18"/>
          <w:szCs w:val="18"/>
        </w:rPr>
      </w:pPr>
      <w:r w:rsidRPr="00F226F2">
        <w:t xml:space="preserve">To limit the generated license to </w:t>
      </w:r>
      <w:r w:rsidR="00DA6361" w:rsidRPr="00F226F2">
        <w:t>duration shorter that the full subscription term –</w:t>
      </w:r>
      <w:r w:rsidRPr="00F226F2">
        <w:t xml:space="preserve"> </w:t>
      </w:r>
      <w:r w:rsidR="00DA6361" w:rsidRPr="00F226F2">
        <w:t xml:space="preserve">for instance, </w:t>
      </w:r>
      <w:r w:rsidRPr="00F226F2">
        <w:t xml:space="preserve">to reflect the payment </w:t>
      </w:r>
      <w:del w:id="1192" w:author="Julian Smith" w:date="2024-06-24T12:00:00Z">
        <w:r w:rsidRPr="00F226F2">
          <w:delText>period  --</w:delText>
        </w:r>
      </w:del>
      <w:ins w:id="1193" w:author="Julian Smith" w:date="2024-06-24T12:00:00Z">
        <w:r w:rsidR="73730167" w:rsidRPr="00F226F2">
          <w:t>period --</w:t>
        </w:r>
      </w:ins>
      <w:r w:rsidRPr="00F226F2">
        <w:t xml:space="preserve"> requires modifying the line-item expiration date</w:t>
      </w:r>
      <w:r w:rsidR="00DA6361" w:rsidRPr="00F226F2">
        <w:t xml:space="preserve"> it </w:t>
      </w:r>
      <w:r w:rsidRPr="00F226F2">
        <w:t xml:space="preserve">may also require modifying the start-date option to have a fixed expiration date. Once payment has been received, the subscription expiration can be reset to the subscription </w:t>
      </w:r>
      <w:commentRangeStart w:id="1194"/>
      <w:r w:rsidRPr="00F226F2">
        <w:t>expiration</w:t>
      </w:r>
      <w:commentRangeEnd w:id="1194"/>
      <w:r w:rsidR="0085364F" w:rsidRPr="00F226F2">
        <w:rPr>
          <w:rStyle w:val="CommentReference"/>
        </w:rPr>
        <w:commentReference w:id="1194"/>
      </w:r>
      <w:r w:rsidRPr="00F226F2">
        <w:t>.  </w:t>
      </w:r>
    </w:p>
    <w:p w14:paraId="10418375" w14:textId="2E5DAAC3" w:rsidR="00DA07DA" w:rsidRPr="00F226F2" w:rsidRDefault="00BB0E7E" w:rsidP="008458A2">
      <w:pPr>
        <w:pStyle w:val="Heading4"/>
      </w:pPr>
      <w:r w:rsidRPr="00F226F2">
        <w:t xml:space="preserve">Feature </w:t>
      </w:r>
      <w:commentRangeStart w:id="1195"/>
      <w:commentRangeStart w:id="1196"/>
      <w:r w:rsidR="00DA07DA" w:rsidRPr="00F226F2">
        <w:t>Versioning</w:t>
      </w:r>
      <w:commentRangeEnd w:id="1195"/>
      <w:r w:rsidR="00E36F2D" w:rsidRPr="00F226F2">
        <w:rPr>
          <w:rStyle w:val="CommentReference"/>
          <w:rFonts w:eastAsia="Times New Roman" w:cs="Segoe UI"/>
          <w:color w:val="auto"/>
        </w:rPr>
        <w:commentReference w:id="1195"/>
      </w:r>
      <w:commentRangeEnd w:id="1196"/>
      <w:r w:rsidR="00DF13C3" w:rsidRPr="00F226F2">
        <w:rPr>
          <w:rStyle w:val="CommentReference"/>
          <w:rFonts w:eastAsia="Times New Roman" w:cs="Segoe UI"/>
          <w:color w:val="auto"/>
        </w:rPr>
        <w:commentReference w:id="1196"/>
      </w:r>
      <w:r w:rsidR="00DA07DA" w:rsidRPr="00F226F2">
        <w:t> </w:t>
      </w:r>
    </w:p>
    <w:p w14:paraId="3C5CCF29" w14:textId="77777777" w:rsidR="00DA07DA" w:rsidRPr="00F226F2" w:rsidRDefault="00DA07DA" w:rsidP="008458A2">
      <w:pPr>
        <w:rPr>
          <w:rFonts w:ascii="Segoe UI" w:hAnsi="Segoe UI"/>
          <w:sz w:val="18"/>
          <w:szCs w:val="18"/>
        </w:rPr>
      </w:pPr>
      <w:r w:rsidRPr="00F226F2">
        <w:t>Adopt date-based versioning where the entitlement defines feature versions which are validated against product release dates. This will bring significant benefits: </w:t>
      </w:r>
    </w:p>
    <w:p w14:paraId="4F841F73" w14:textId="77777777" w:rsidR="00DA07DA" w:rsidRPr="00F226F2" w:rsidRDefault="00DA07DA">
      <w:pPr>
        <w:pStyle w:val="ListParagraph"/>
        <w:numPr>
          <w:ilvl w:val="0"/>
          <w:numId w:val="12"/>
        </w:numPr>
      </w:pPr>
      <w:r w:rsidRPr="00F226F2">
        <w:t>Removes the need to cater for reference model release dates and the need to include reference modules in the technical product catalogue. </w:t>
      </w:r>
    </w:p>
    <w:p w14:paraId="1AB76A87" w14:textId="0D61243D" w:rsidR="00DA07DA" w:rsidRPr="00F226F2" w:rsidRDefault="00DA07DA">
      <w:pPr>
        <w:pStyle w:val="ListParagraph"/>
        <w:numPr>
          <w:ilvl w:val="0"/>
          <w:numId w:val="12"/>
        </w:numPr>
      </w:pPr>
      <w:r w:rsidRPr="00F226F2">
        <w:t xml:space="preserve">Removes the need to deploy any new versions of any </w:t>
      </w:r>
      <w:commentRangeStart w:id="1197"/>
      <w:commentRangeStart w:id="1198"/>
      <w:r w:rsidRPr="00F226F2">
        <w:t>products</w:t>
      </w:r>
      <w:commentRangeEnd w:id="1197"/>
      <w:r w:rsidR="004F6234" w:rsidRPr="00F226F2">
        <w:rPr>
          <w:rStyle w:val="CommentReference"/>
        </w:rPr>
        <w:commentReference w:id="1197"/>
      </w:r>
      <w:commentRangeEnd w:id="1198"/>
      <w:r w:rsidR="000A161C" w:rsidRPr="00F226F2">
        <w:rPr>
          <w:rStyle w:val="CommentReference"/>
        </w:rPr>
        <w:commentReference w:id="1198"/>
      </w:r>
      <w:r w:rsidRPr="00F226F2">
        <w:t>. </w:t>
      </w:r>
    </w:p>
    <w:p w14:paraId="097E782A" w14:textId="77777777" w:rsidR="00DA07DA" w:rsidRPr="00F226F2" w:rsidRDefault="00DA07DA">
      <w:pPr>
        <w:pStyle w:val="ListParagraph"/>
        <w:numPr>
          <w:ilvl w:val="0"/>
          <w:numId w:val="12"/>
        </w:numPr>
      </w:pPr>
      <w:r w:rsidRPr="00F226F2">
        <w:t>Fits comfortably with a subscription approach. </w:t>
      </w:r>
    </w:p>
    <w:p w14:paraId="53D4A2CC" w14:textId="77777777" w:rsidR="00DA07DA" w:rsidRPr="00F226F2" w:rsidRDefault="00DA07DA">
      <w:pPr>
        <w:pStyle w:val="ListParagraph"/>
        <w:numPr>
          <w:ilvl w:val="0"/>
          <w:numId w:val="12"/>
        </w:numPr>
      </w:pPr>
      <w:r w:rsidRPr="00F226F2">
        <w:t>Caters for perpetual licenses with software maintenance elegantly. </w:t>
      </w:r>
    </w:p>
    <w:p w14:paraId="1F764726" w14:textId="77777777" w:rsidR="00DA07DA" w:rsidRPr="00F226F2" w:rsidRDefault="00DA07DA">
      <w:pPr>
        <w:pStyle w:val="ListParagraph"/>
        <w:numPr>
          <w:ilvl w:val="0"/>
          <w:numId w:val="12"/>
        </w:numPr>
      </w:pPr>
      <w:r w:rsidRPr="00F226F2">
        <w:t>Start Dates </w:t>
      </w:r>
    </w:p>
    <w:p w14:paraId="17944AE2" w14:textId="317BF4C8" w:rsidR="00DA07DA" w:rsidRPr="00F226F2" w:rsidRDefault="00DA07DA" w:rsidP="008458A2">
      <w:r w:rsidRPr="00F226F2">
        <w:t xml:space="preserve">For direct sales, the contract start date shall define the start date for activated licenses. For indirect sales and some vouchers, the license start date </w:t>
      </w:r>
      <w:commentRangeStart w:id="1199"/>
      <w:commentRangeStart w:id="1200"/>
      <w:del w:id="1201" w:author="Julian Smith" w:date="2024-07-26T10:11:00Z" w16du:dateUtc="2024-07-26T09:11:00Z">
        <w:r w:rsidRPr="00F226F2" w:rsidDel="00673BB0">
          <w:delText>might</w:delText>
        </w:r>
        <w:commentRangeEnd w:id="1199"/>
        <w:r w:rsidR="00182D24" w:rsidRPr="00F226F2" w:rsidDel="00673BB0">
          <w:rPr>
            <w:rStyle w:val="CommentReference"/>
          </w:rPr>
          <w:commentReference w:id="1199"/>
        </w:r>
        <w:commentRangeEnd w:id="1200"/>
        <w:r w:rsidR="00DA51F6" w:rsidRPr="00F226F2" w:rsidDel="00673BB0">
          <w:rPr>
            <w:rStyle w:val="CommentReference"/>
          </w:rPr>
          <w:commentReference w:id="1200"/>
        </w:r>
        <w:r w:rsidRPr="00F226F2" w:rsidDel="00673BB0">
          <w:delText xml:space="preserve"> </w:delText>
        </w:r>
      </w:del>
      <w:ins w:id="1202" w:author="Julian Smith" w:date="2024-07-26T10:11:00Z" w16du:dateUtc="2024-07-26T09:11:00Z">
        <w:r w:rsidR="00673BB0" w:rsidRPr="00F226F2">
          <w:t xml:space="preserve">will </w:t>
        </w:r>
      </w:ins>
      <w:r w:rsidRPr="00F226F2">
        <w:t>be based upon the first activation date. </w:t>
      </w:r>
    </w:p>
    <w:p w14:paraId="7F8C09B2" w14:textId="77777777" w:rsidR="00BB0E7E" w:rsidRPr="00F226F2" w:rsidRDefault="00BB0E7E" w:rsidP="00BB0E7E">
      <w:pPr>
        <w:pStyle w:val="Heading4"/>
      </w:pPr>
      <w:r w:rsidRPr="00F226F2">
        <w:t>Features </w:t>
      </w:r>
    </w:p>
    <w:p w14:paraId="5CC4A8C9" w14:textId="0BAB0F70" w:rsidR="00BB0E7E" w:rsidRPr="00F226F2" w:rsidRDefault="00BB0E7E" w:rsidP="008458A2">
      <w:pPr>
        <w:rPr>
          <w:ins w:id="1203" w:author="Julian Smith" w:date="2024-07-26T10:13:00Z" w16du:dateUtc="2024-07-26T09:13:00Z"/>
        </w:rPr>
      </w:pPr>
      <w:r w:rsidRPr="00F226F2">
        <w:t xml:space="preserve">Previous </w:t>
      </w:r>
      <w:ins w:id="1204" w:author="Julian Smith" w:date="2024-06-24T14:00:00Z" w16du:dateUtc="2024-06-24T13:00:00Z">
        <w:r w:rsidR="00EB3AAD" w:rsidRPr="00F226F2">
          <w:t xml:space="preserve">licgenids </w:t>
        </w:r>
      </w:ins>
      <w:del w:id="1205" w:author="Julian Smith" w:date="2024-06-24T14:00:00Z" w16du:dateUtc="2024-06-24T13:00:00Z">
        <w:r w:rsidRPr="00F226F2" w:rsidDel="00EB3AAD">
          <w:delText xml:space="preserve">LicGenIds </w:delText>
        </w:r>
      </w:del>
      <w:r w:rsidRPr="00F226F2">
        <w:t>will be replaced by FNO Features</w:t>
      </w:r>
      <w:ins w:id="1206" w:author="Julian Smith" w:date="2024-07-26T10:11:00Z" w16du:dateUtc="2024-07-26T09:11:00Z">
        <w:r w:rsidR="005A3AC8" w:rsidRPr="00F226F2">
          <w:t xml:space="preserve">: these </w:t>
        </w:r>
      </w:ins>
      <w:del w:id="1207" w:author="Julian Smith" w:date="2024-07-26T10:11:00Z" w16du:dateUtc="2024-07-26T09:11:00Z">
        <w:r w:rsidRPr="00F226F2" w:rsidDel="005A3AC8">
          <w:delText xml:space="preserve">, which </w:delText>
        </w:r>
      </w:del>
      <w:r w:rsidRPr="00F226F2">
        <w:t xml:space="preserve">are unique strings -- not integers. This is strictly not a change from the earlier solution </w:t>
      </w:r>
      <w:ins w:id="1208" w:author="Yves Houtevels" w:date="2024-07-02T16:27:00Z" w16du:dateUtc="2024-07-02T14:27:00Z">
        <w:r w:rsidR="008A12D6" w:rsidRPr="00F226F2">
          <w:t>(Fle</w:t>
        </w:r>
      </w:ins>
      <w:ins w:id="1209" w:author="Yves Houtevels" w:date="2024-07-02T16:28:00Z" w16du:dateUtc="2024-07-02T14:28:00Z">
        <w:r w:rsidR="008A12D6" w:rsidRPr="00F226F2">
          <w:t xml:space="preserve">xMat) </w:t>
        </w:r>
      </w:ins>
      <w:r w:rsidRPr="00F226F2">
        <w:t xml:space="preserve">but </w:t>
      </w:r>
      <w:del w:id="1210" w:author="Julian Smith" w:date="2024-07-26T10:12:00Z" w16du:dateUtc="2024-07-26T09:12:00Z">
        <w:r w:rsidRPr="00F226F2" w:rsidDel="00D20F9F">
          <w:delText xml:space="preserve">allows </w:delText>
        </w:r>
      </w:del>
      <w:r w:rsidRPr="00F226F2">
        <w:t xml:space="preserve">considering them as names allows for more meaningful product structures moving </w:t>
      </w:r>
      <w:commentRangeStart w:id="1211"/>
      <w:r w:rsidRPr="00F226F2">
        <w:t>forward</w:t>
      </w:r>
      <w:commentRangeEnd w:id="1211"/>
      <w:r w:rsidR="00F65E38" w:rsidRPr="00F226F2">
        <w:rPr>
          <w:rStyle w:val="CommentReference"/>
        </w:rPr>
        <w:commentReference w:id="1211"/>
      </w:r>
      <w:r w:rsidRPr="00F226F2">
        <w:t>. </w:t>
      </w:r>
    </w:p>
    <w:p w14:paraId="72347C33" w14:textId="6154F67E" w:rsidR="00064E01" w:rsidRPr="00F226F2" w:rsidRDefault="00064E01" w:rsidP="008458A2">
      <w:pPr>
        <w:rPr>
          <w:ins w:id="1212" w:author="Julian Smith" w:date="2024-07-26T10:13:00Z" w16du:dateUtc="2024-07-26T09:13:00Z"/>
        </w:rPr>
      </w:pPr>
      <w:ins w:id="1213" w:author="Julian Smith" w:date="2024-07-26T10:13:00Z" w16du:dateUtc="2024-07-26T09:13:00Z">
        <w:r w:rsidRPr="00F226F2">
          <w:t xml:space="preserve">Quite often </w:t>
        </w:r>
      </w:ins>
      <w:ins w:id="1214" w:author="Julian Smith" w:date="2024-07-26T10:14:00Z" w16du:dateUtc="2024-07-26T09:14:00Z">
        <w:r w:rsidR="00422238" w:rsidRPr="00F226F2">
          <w:t>customers</w:t>
        </w:r>
      </w:ins>
      <w:ins w:id="1215" w:author="Julian Smith" w:date="2024-07-26T10:13:00Z" w16du:dateUtc="2024-07-26T09:13:00Z">
        <w:r w:rsidRPr="00F226F2">
          <w:t xml:space="preserve"> adopt naming conventions that avoid</w:t>
        </w:r>
        <w:r w:rsidR="0070031F" w:rsidRPr="00F226F2">
          <w:t xml:space="preserve"> features being </w:t>
        </w:r>
      </w:ins>
      <w:ins w:id="1216" w:author="Julian Smith" w:date="2024-07-26T10:14:00Z" w16du:dateUtc="2024-07-26T09:14:00Z">
        <w:r w:rsidR="00422238" w:rsidRPr="00F226F2">
          <w:t>shared,</w:t>
        </w:r>
      </w:ins>
      <w:ins w:id="1217" w:author="Julian Smith" w:date="2024-07-26T10:13:00Z" w16du:dateUtc="2024-07-26T09:13:00Z">
        <w:r w:rsidR="0070031F" w:rsidRPr="00F226F2">
          <w:t xml:space="preserve"> for instance</w:t>
        </w:r>
      </w:ins>
    </w:p>
    <w:p w14:paraId="2B602767" w14:textId="1925E477" w:rsidR="0070031F" w:rsidRPr="00F226F2" w:rsidRDefault="0070031F" w:rsidP="008458A2">
      <w:pPr>
        <w:rPr>
          <w:ins w:id="1218" w:author="Julian Smith" w:date="2024-06-24T13:54:00Z" w16du:dateUtc="2024-06-24T12:54:00Z"/>
          <w:rFonts w:ascii="Aptos Mono" w:hAnsi="Aptos Mono"/>
          <w:sz w:val="20"/>
          <w:szCs w:val="20"/>
          <w:rPrChange w:id="1219" w:author="Julian Smith" w:date="2024-09-24T17:17:00Z" w16du:dateUtc="2024-09-24T16:17:00Z">
            <w:rPr>
              <w:ins w:id="1220" w:author="Julian Smith" w:date="2024-06-24T13:54:00Z" w16du:dateUtc="2024-06-24T12:54:00Z"/>
            </w:rPr>
          </w:rPrChange>
        </w:rPr>
      </w:pPr>
      <w:ins w:id="1221" w:author="Julian Smith" w:date="2024-07-26T10:13:00Z" w16du:dateUtc="2024-07-26T09:13:00Z">
        <w:r w:rsidRPr="00F226F2">
          <w:rPr>
            <w:rFonts w:ascii="Aptos Mono" w:hAnsi="Aptos Mono"/>
            <w:sz w:val="20"/>
            <w:szCs w:val="20"/>
            <w:rPrChange w:id="1222" w:author="Julian Smith" w:date="2024-09-24T17:17:00Z" w16du:dateUtc="2024-09-24T16:17:00Z">
              <w:rPr/>
            </w:rPrChange>
          </w:rPr>
          <w:t>{product code</w:t>
        </w:r>
        <w:proofErr w:type="gramStart"/>
        <w:r w:rsidRPr="00F226F2">
          <w:rPr>
            <w:rFonts w:ascii="Aptos Mono" w:hAnsi="Aptos Mono"/>
            <w:sz w:val="20"/>
            <w:szCs w:val="20"/>
            <w:rPrChange w:id="1223" w:author="Julian Smith" w:date="2024-09-24T17:17:00Z" w16du:dateUtc="2024-09-24T16:17:00Z">
              <w:rPr/>
            </w:rPrChange>
          </w:rPr>
          <w:t>}</w:t>
        </w:r>
      </w:ins>
      <w:ins w:id="1224" w:author="Julian Smith" w:date="2024-07-26T10:14:00Z" w16du:dateUtc="2024-07-26T09:14:00Z">
        <w:r w:rsidR="00422238" w:rsidRPr="00F226F2">
          <w:rPr>
            <w:rFonts w:ascii="Aptos Mono" w:hAnsi="Aptos Mono"/>
            <w:sz w:val="20"/>
            <w:szCs w:val="20"/>
          </w:rPr>
          <w:t>.</w:t>
        </w:r>
        <w:r w:rsidR="00C009D4" w:rsidRPr="00F226F2">
          <w:rPr>
            <w:rFonts w:ascii="Aptos Mono" w:hAnsi="Aptos Mono"/>
            <w:sz w:val="20"/>
            <w:szCs w:val="20"/>
            <w:rPrChange w:id="1225" w:author="Julian Smith" w:date="2024-09-24T17:17:00Z" w16du:dateUtc="2024-09-24T16:17:00Z">
              <w:rPr/>
            </w:rPrChange>
          </w:rPr>
          <w:t>{</w:t>
        </w:r>
        <w:proofErr w:type="gramEnd"/>
        <w:r w:rsidR="00C009D4" w:rsidRPr="00F226F2">
          <w:rPr>
            <w:rFonts w:ascii="Aptos Mono" w:hAnsi="Aptos Mono"/>
            <w:sz w:val="20"/>
            <w:szCs w:val="20"/>
            <w:rPrChange w:id="1226" w:author="Julian Smith" w:date="2024-09-24T17:17:00Z" w16du:dateUtc="2024-09-24T16:17:00Z">
              <w:rPr/>
            </w:rPrChange>
          </w:rPr>
          <w:t>feature name}</w:t>
        </w:r>
      </w:ins>
    </w:p>
    <w:p w14:paraId="26C4E535" w14:textId="460C5DED" w:rsidR="001A31F1" w:rsidRPr="00F226F2" w:rsidRDefault="001A31F1" w:rsidP="008458A2">
      <w:pPr>
        <w:rPr>
          <w:ins w:id="1227" w:author="Julian Smith" w:date="2024-06-24T13:58:00Z" w16du:dateUtc="2024-06-24T12:58:00Z"/>
        </w:rPr>
      </w:pPr>
      <w:ins w:id="1228" w:author="Julian Smith" w:date="2024-06-24T13:54:00Z" w16du:dateUtc="2024-06-24T12:54:00Z">
        <w:r w:rsidRPr="00F226F2">
          <w:t xml:space="preserve">The following illustrates this principal for </w:t>
        </w:r>
      </w:ins>
      <w:ins w:id="1229" w:author="Julian Smith" w:date="2024-06-24T13:59:00Z" w16du:dateUtc="2024-06-24T12:59:00Z">
        <w:r w:rsidR="00093890" w:rsidRPr="00F226F2">
          <w:t>3-Matic Medical</w:t>
        </w:r>
      </w:ins>
      <w:ins w:id="1230" w:author="Julian Smith" w:date="2024-06-24T14:00:00Z" w16du:dateUtc="2024-06-24T13:00:00Z">
        <w:r w:rsidR="00093890" w:rsidRPr="00F226F2">
          <w:t xml:space="preserve">: features have a </w:t>
        </w:r>
        <w:r w:rsidR="00EB3AAD" w:rsidRPr="00F226F2">
          <w:t xml:space="preserve">name and some licgenids have been combined into a </w:t>
        </w:r>
        <w:proofErr w:type="spellStart"/>
        <w:r w:rsidR="00EB3AAD" w:rsidRPr="00F226F2">
          <w:t>singe</w:t>
        </w:r>
        <w:proofErr w:type="spellEnd"/>
        <w:r w:rsidR="00EB3AAD" w:rsidRPr="00F226F2">
          <w:t xml:space="preserve"> feature.</w:t>
        </w:r>
      </w:ins>
    </w:p>
    <w:tbl>
      <w:tblPr>
        <w:tblStyle w:val="ListTable3-Accent2"/>
        <w:tblW w:w="0" w:type="auto"/>
        <w:tblBorders>
          <w:insideH w:val="single" w:sz="6" w:space="0" w:color="0084C8" w:themeColor="accent2"/>
          <w:insideV w:val="single" w:sz="6" w:space="0" w:color="0084C8" w:themeColor="accent2"/>
        </w:tblBorders>
        <w:tblLook w:val="04A0" w:firstRow="1" w:lastRow="0" w:firstColumn="1" w:lastColumn="0" w:noHBand="0" w:noVBand="1"/>
        <w:tblPrChange w:id="1231" w:author="Julian Smith" w:date="2024-06-24T13:59:00Z" w16du:dateUtc="2024-06-24T12:59:00Z">
          <w:tblPr>
            <w:tblW w:w="0" w:type="auto"/>
            <w:tblLook w:val="04A0" w:firstRow="1" w:lastRow="0" w:firstColumn="1" w:lastColumn="0" w:noHBand="0" w:noVBand="1"/>
          </w:tblPr>
        </w:tblPrChange>
      </w:tblPr>
      <w:tblGrid>
        <w:gridCol w:w="961"/>
        <w:gridCol w:w="2105"/>
        <w:gridCol w:w="1523"/>
        <w:tblGridChange w:id="1232">
          <w:tblGrid>
            <w:gridCol w:w="947"/>
            <w:gridCol w:w="14"/>
            <w:gridCol w:w="2091"/>
            <w:gridCol w:w="14"/>
            <w:gridCol w:w="1509"/>
            <w:gridCol w:w="14"/>
          </w:tblGrid>
        </w:tblGridChange>
      </w:tblGrid>
      <w:tr w:rsidR="00DB5F97" w:rsidRPr="00F226F2" w14:paraId="0CDAC05B" w14:textId="77777777" w:rsidTr="00115D5F">
        <w:trPr>
          <w:cnfStyle w:val="100000000000" w:firstRow="1" w:lastRow="0" w:firstColumn="0" w:lastColumn="0" w:oddVBand="0" w:evenVBand="0" w:oddHBand="0" w:evenHBand="0" w:firstRowFirstColumn="0" w:firstRowLastColumn="0" w:lastRowFirstColumn="0" w:lastRowLastColumn="0"/>
          <w:trHeight w:val="300"/>
          <w:ins w:id="1233" w:author="Julian Smith" w:date="2024-06-24T13:58:00Z"/>
          <w:trPrChange w:id="1234" w:author="Julian Smith" w:date="2024-06-24T13:59:00Z" w16du:dateUtc="2024-06-24T12:59:00Z">
            <w:trPr>
              <w:gridAfter w:val="0"/>
              <w:trHeight w:val="300"/>
            </w:trPr>
          </w:trPrChange>
        </w:trPr>
        <w:tc>
          <w:tcPr>
            <w:cnfStyle w:val="001000000100" w:firstRow="0" w:lastRow="0" w:firstColumn="1" w:lastColumn="0" w:oddVBand="0" w:evenVBand="0" w:oddHBand="0" w:evenHBand="0" w:firstRowFirstColumn="1" w:firstRowLastColumn="0" w:lastRowFirstColumn="0" w:lastRowLastColumn="0"/>
            <w:tcW w:w="0" w:type="auto"/>
            <w:noWrap/>
            <w:tcPrChange w:id="1235" w:author="Julian Smith" w:date="2024-06-24T13:59:00Z" w16du:dateUtc="2024-06-24T12:59:00Z">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tcPrChange>
          </w:tcPr>
          <w:p w14:paraId="2EB299E1" w14:textId="0F836AF9" w:rsidR="00DB5F97" w:rsidRPr="00F226F2" w:rsidRDefault="00DB5F97" w:rsidP="00DB5F97">
            <w:pPr>
              <w:spacing w:after="0"/>
              <w:jc w:val="center"/>
              <w:textAlignment w:val="auto"/>
              <w:cnfStyle w:val="101000000100" w:firstRow="1" w:lastRow="0" w:firstColumn="1" w:lastColumn="0" w:oddVBand="0" w:evenVBand="0" w:oddHBand="0" w:evenHBand="0" w:firstRowFirstColumn="1" w:firstRowLastColumn="0" w:lastRowFirstColumn="0" w:lastRowLastColumn="0"/>
              <w:rPr>
                <w:ins w:id="1236" w:author="Julian Smith" w:date="2024-06-24T13:58:00Z" w16du:dateUtc="2024-06-24T12:58:00Z"/>
                <w:rFonts w:ascii="Calibri" w:hAnsi="Calibri" w:cs="Calibri"/>
                <w:color w:val="000000"/>
              </w:rPr>
            </w:pPr>
            <w:ins w:id="1237" w:author="Julian Smith" w:date="2024-06-24T13:58:00Z" w16du:dateUtc="2024-06-24T12:58:00Z">
              <w:r w:rsidRPr="00F226F2">
                <w:rPr>
                  <w:rFonts w:ascii="Calibri" w:hAnsi="Calibri" w:cs="Calibri"/>
                  <w:color w:val="000000"/>
                </w:rPr>
                <w:t>L</w:t>
              </w:r>
            </w:ins>
            <w:ins w:id="1238" w:author="Julian Smith" w:date="2024-06-24T13:59:00Z" w16du:dateUtc="2024-06-24T12:59:00Z">
              <w:r w:rsidRPr="00F226F2">
                <w:rPr>
                  <w:rFonts w:ascii="Calibri" w:hAnsi="Calibri" w:cs="Calibri"/>
                  <w:color w:val="000000"/>
                </w:rPr>
                <w:t>icgenid</w:t>
              </w:r>
            </w:ins>
          </w:p>
        </w:tc>
        <w:tc>
          <w:tcPr>
            <w:tcW w:w="0" w:type="auto"/>
            <w:noWrap/>
            <w:tcPrChange w:id="1239" w:author="Julian Smith" w:date="2024-06-24T13:59:00Z" w16du:dateUtc="2024-06-24T12:59:00Z">
              <w:tcPr>
                <w:tcW w:w="0" w:type="auto"/>
                <w:gridSpan w:val="2"/>
                <w:tcBorders>
                  <w:top w:val="single" w:sz="4" w:space="0" w:color="auto"/>
                  <w:left w:val="nil"/>
                  <w:bottom w:val="single" w:sz="4" w:space="0" w:color="auto"/>
                  <w:right w:val="single" w:sz="4" w:space="0" w:color="auto"/>
                </w:tcBorders>
                <w:shd w:val="clear" w:color="auto" w:fill="auto"/>
                <w:noWrap/>
                <w:vAlign w:val="bottom"/>
              </w:tcPr>
            </w:tcPrChange>
          </w:tcPr>
          <w:p w14:paraId="14C61ABE" w14:textId="53634AAF" w:rsidR="00DB5F97" w:rsidRPr="00F226F2" w:rsidRDefault="00DB5F97" w:rsidP="00DB5F97">
            <w:pPr>
              <w:spacing w:after="0"/>
              <w:jc w:val="left"/>
              <w:textAlignment w:val="auto"/>
              <w:cnfStyle w:val="100000000000" w:firstRow="1" w:lastRow="0" w:firstColumn="0" w:lastColumn="0" w:oddVBand="0" w:evenVBand="0" w:oddHBand="0" w:evenHBand="0" w:firstRowFirstColumn="0" w:firstRowLastColumn="0" w:lastRowFirstColumn="0" w:lastRowLastColumn="0"/>
              <w:rPr>
                <w:ins w:id="1240" w:author="Julian Smith" w:date="2024-06-24T13:58:00Z" w16du:dateUtc="2024-06-24T12:58:00Z"/>
                <w:rFonts w:ascii="Calibri" w:hAnsi="Calibri" w:cs="Calibri"/>
                <w:color w:val="000000"/>
              </w:rPr>
            </w:pPr>
            <w:ins w:id="1241" w:author="Julian Smith" w:date="2024-06-24T13:59:00Z" w16du:dateUtc="2024-06-24T12:59:00Z">
              <w:r w:rsidRPr="00F226F2">
                <w:rPr>
                  <w:rFonts w:ascii="Calibri" w:hAnsi="Calibri" w:cs="Calibri"/>
                  <w:color w:val="000000"/>
                </w:rPr>
                <w:t>FNE Feat</w:t>
              </w:r>
              <w:r w:rsidR="00115D5F" w:rsidRPr="00F226F2">
                <w:rPr>
                  <w:rFonts w:ascii="Calibri" w:hAnsi="Calibri" w:cs="Calibri"/>
                  <w:color w:val="000000"/>
                </w:rPr>
                <w:t>ure Name</w:t>
              </w:r>
            </w:ins>
          </w:p>
        </w:tc>
        <w:tc>
          <w:tcPr>
            <w:tcW w:w="0" w:type="auto"/>
            <w:noWrap/>
            <w:tcPrChange w:id="1242" w:author="Julian Smith" w:date="2024-06-24T13:59:00Z" w16du:dateUtc="2024-06-24T12:59:00Z">
              <w:tcPr>
                <w:tcW w:w="0" w:type="auto"/>
                <w:gridSpan w:val="2"/>
                <w:tcBorders>
                  <w:top w:val="single" w:sz="4" w:space="0" w:color="auto"/>
                  <w:left w:val="nil"/>
                  <w:bottom w:val="single" w:sz="4" w:space="0" w:color="auto"/>
                  <w:right w:val="single" w:sz="4" w:space="0" w:color="auto"/>
                </w:tcBorders>
                <w:shd w:val="clear" w:color="auto" w:fill="auto"/>
                <w:noWrap/>
                <w:vAlign w:val="bottom"/>
              </w:tcPr>
            </w:tcPrChange>
          </w:tcPr>
          <w:p w14:paraId="0EFCA1E0" w14:textId="11B90B48" w:rsidR="00DB5F97" w:rsidRPr="00F226F2" w:rsidRDefault="00115D5F" w:rsidP="00DB5F97">
            <w:pPr>
              <w:spacing w:after="0"/>
              <w:jc w:val="left"/>
              <w:textAlignment w:val="auto"/>
              <w:cnfStyle w:val="100000000000" w:firstRow="1" w:lastRow="0" w:firstColumn="0" w:lastColumn="0" w:oddVBand="0" w:evenVBand="0" w:oddHBand="0" w:evenHBand="0" w:firstRowFirstColumn="0" w:firstRowLastColumn="0" w:lastRowFirstColumn="0" w:lastRowLastColumn="0"/>
              <w:rPr>
                <w:ins w:id="1243" w:author="Julian Smith" w:date="2024-06-24T13:58:00Z" w16du:dateUtc="2024-06-24T12:58:00Z"/>
                <w:rFonts w:ascii="Calibri" w:hAnsi="Calibri" w:cs="Calibri"/>
                <w:color w:val="000000"/>
              </w:rPr>
            </w:pPr>
            <w:ins w:id="1244" w:author="Julian Smith" w:date="2024-06-24T13:59:00Z" w16du:dateUtc="2024-06-24T12:59:00Z">
              <w:r w:rsidRPr="00F226F2">
                <w:rPr>
                  <w:rFonts w:ascii="Calibri" w:hAnsi="Calibri" w:cs="Calibri"/>
                  <w:color w:val="000000"/>
                </w:rPr>
                <w:t>Description</w:t>
              </w:r>
            </w:ins>
          </w:p>
        </w:tc>
      </w:tr>
      <w:tr w:rsidR="00DB5F97" w:rsidRPr="00F226F2" w14:paraId="7DB2E8F0" w14:textId="77777777" w:rsidTr="00115D5F">
        <w:trPr>
          <w:cnfStyle w:val="000000100000" w:firstRow="0" w:lastRow="0" w:firstColumn="0" w:lastColumn="0" w:oddVBand="0" w:evenVBand="0" w:oddHBand="1" w:evenHBand="0" w:firstRowFirstColumn="0" w:firstRowLastColumn="0" w:lastRowFirstColumn="0" w:lastRowLastColumn="0"/>
          <w:trHeight w:val="300"/>
          <w:ins w:id="1245" w:author="Julian Smith" w:date="2024-06-24T13:58:00Z"/>
          <w:trPrChange w:id="1246"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47" w:author="Julian Smith" w:date="2024-06-24T13:59:00Z" w16du:dateUtc="2024-06-24T12:59:00Z">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68AE6BF9" w14:textId="77777777" w:rsidR="00DB5F97" w:rsidRPr="00F226F2" w:rsidRDefault="00DB5F97" w:rsidP="00DB5F97">
            <w:pPr>
              <w:spacing w:after="0"/>
              <w:jc w:val="center"/>
              <w:textAlignment w:val="auto"/>
              <w:cnfStyle w:val="001000100000" w:firstRow="0" w:lastRow="0" w:firstColumn="1" w:lastColumn="0" w:oddVBand="0" w:evenVBand="0" w:oddHBand="1" w:evenHBand="0" w:firstRowFirstColumn="0" w:firstRowLastColumn="0" w:lastRowFirstColumn="0" w:lastRowLastColumn="0"/>
              <w:rPr>
                <w:ins w:id="1248" w:author="Julian Smith" w:date="2024-06-24T13:58:00Z" w16du:dateUtc="2024-06-24T12:58:00Z"/>
                <w:rFonts w:ascii="Calibri" w:hAnsi="Calibri" w:cs="Calibri"/>
                <w:color w:val="000000"/>
              </w:rPr>
            </w:pPr>
            <w:ins w:id="1249" w:author="Julian Smith" w:date="2024-06-24T13:58:00Z" w16du:dateUtc="2024-06-24T12:58:00Z">
              <w:r w:rsidRPr="00F226F2">
                <w:rPr>
                  <w:rFonts w:ascii="Calibri" w:hAnsi="Calibri" w:cs="Calibri"/>
                  <w:color w:val="000000"/>
                </w:rPr>
                <w:t>861</w:t>
              </w:r>
            </w:ins>
          </w:p>
        </w:tc>
        <w:tc>
          <w:tcPr>
            <w:tcW w:w="0" w:type="auto"/>
            <w:noWrap/>
            <w:hideMark/>
            <w:tcPrChange w:id="1250" w:author="Julian Smith" w:date="2024-06-24T13:59:00Z" w16du:dateUtc="2024-06-24T12:59:00Z">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3CF99231"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251" w:author="Julian Smith" w:date="2024-06-24T13:58:00Z" w16du:dateUtc="2024-06-24T12:58:00Z"/>
                <w:rFonts w:ascii="Calibri" w:hAnsi="Calibri" w:cs="Calibri"/>
                <w:color w:val="000000"/>
              </w:rPr>
            </w:pPr>
            <w:ins w:id="1252" w:author="Julian Smith" w:date="2024-06-24T13:58:00Z" w16du:dateUtc="2024-06-24T12:58:00Z">
              <w:r w:rsidRPr="00F226F2">
                <w:rPr>
                  <w:rFonts w:ascii="Calibri" w:hAnsi="Calibri" w:cs="Calibri"/>
                  <w:color w:val="000000"/>
                </w:rPr>
                <w:t>3-matic.med.fea</w:t>
              </w:r>
            </w:ins>
          </w:p>
        </w:tc>
        <w:tc>
          <w:tcPr>
            <w:tcW w:w="0" w:type="auto"/>
            <w:noWrap/>
            <w:hideMark/>
            <w:tcPrChange w:id="1253" w:author="Julian Smith" w:date="2024-06-24T13:59:00Z" w16du:dateUtc="2024-06-24T12:59:00Z">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4D6A2FA7"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254" w:author="Julian Smith" w:date="2024-06-24T13:58:00Z" w16du:dateUtc="2024-06-24T12:58:00Z"/>
                <w:rFonts w:ascii="Calibri" w:hAnsi="Calibri" w:cs="Calibri"/>
                <w:color w:val="000000"/>
              </w:rPr>
            </w:pPr>
            <w:ins w:id="1255" w:author="Julian Smith" w:date="2024-06-24T13:58:00Z" w16du:dateUtc="2024-06-24T12:58:00Z">
              <w:r w:rsidRPr="00F226F2">
                <w:rPr>
                  <w:rFonts w:ascii="Calibri" w:hAnsi="Calibri" w:cs="Calibri"/>
                  <w:color w:val="000000"/>
                  <w:rPrChange w:id="1256" w:author="Julian Smith" w:date="2024-09-24T17:17:00Z" w16du:dateUtc="2024-09-24T16:17:00Z">
                    <w:rPr>
                      <w:rFonts w:ascii="Calibri" w:hAnsi="Calibri" w:cs="Calibri"/>
                      <w:strike/>
                      <w:color w:val="000000"/>
                    </w:rPr>
                  </w:rPrChange>
                </w:rPr>
                <w:t>Remeshing</w:t>
              </w:r>
            </w:ins>
          </w:p>
        </w:tc>
      </w:tr>
      <w:tr w:rsidR="00DB5F97" w:rsidRPr="00F226F2" w14:paraId="4E3052C0" w14:textId="77777777" w:rsidTr="00115D5F">
        <w:trPr>
          <w:trHeight w:val="300"/>
          <w:ins w:id="1257" w:author="Julian Smith" w:date="2024-06-24T13:58:00Z"/>
          <w:trPrChange w:id="1258"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59"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539F4622" w14:textId="77777777" w:rsidR="00DB5F97" w:rsidRPr="00F226F2" w:rsidRDefault="00DB5F97" w:rsidP="00DB5F97">
            <w:pPr>
              <w:spacing w:after="0"/>
              <w:jc w:val="center"/>
              <w:textAlignment w:val="auto"/>
              <w:rPr>
                <w:ins w:id="1260" w:author="Julian Smith" w:date="2024-06-24T13:58:00Z" w16du:dateUtc="2024-06-24T12:58:00Z"/>
                <w:rFonts w:ascii="Calibri" w:hAnsi="Calibri" w:cs="Calibri"/>
                <w:color w:val="000000"/>
              </w:rPr>
            </w:pPr>
            <w:ins w:id="1261" w:author="Julian Smith" w:date="2024-06-24T13:58:00Z" w16du:dateUtc="2024-06-24T12:58:00Z">
              <w:r w:rsidRPr="00F226F2">
                <w:rPr>
                  <w:rFonts w:ascii="Calibri" w:hAnsi="Calibri" w:cs="Calibri"/>
                  <w:color w:val="000000"/>
                </w:rPr>
                <w:t>862</w:t>
              </w:r>
            </w:ins>
          </w:p>
        </w:tc>
        <w:tc>
          <w:tcPr>
            <w:tcW w:w="0" w:type="auto"/>
            <w:noWrap/>
            <w:hideMark/>
            <w:tcPrChange w:id="1262"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140A406C"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263" w:author="Julian Smith" w:date="2024-06-24T13:58:00Z" w16du:dateUtc="2024-06-24T12:58:00Z"/>
                <w:rFonts w:ascii="Calibri" w:hAnsi="Calibri" w:cs="Calibri"/>
                <w:color w:val="000000"/>
              </w:rPr>
            </w:pPr>
            <w:ins w:id="1264" w:author="Julian Smith" w:date="2024-06-24T13:58:00Z" w16du:dateUtc="2024-06-24T12:58:00Z">
              <w:r w:rsidRPr="00F226F2">
                <w:rPr>
                  <w:rFonts w:ascii="Calibri" w:hAnsi="Calibri" w:cs="Calibri"/>
                  <w:color w:val="000000"/>
                </w:rPr>
                <w:t>3-matic.med.base</w:t>
              </w:r>
            </w:ins>
          </w:p>
        </w:tc>
        <w:tc>
          <w:tcPr>
            <w:tcW w:w="0" w:type="auto"/>
            <w:noWrap/>
            <w:hideMark/>
            <w:tcPrChange w:id="1265"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685634B1"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266" w:author="Julian Smith" w:date="2024-06-24T13:58:00Z" w16du:dateUtc="2024-06-24T12:58:00Z"/>
                <w:rFonts w:ascii="Calibri" w:hAnsi="Calibri" w:cs="Calibri"/>
                <w:color w:val="000000"/>
              </w:rPr>
            </w:pPr>
            <w:ins w:id="1267" w:author="Julian Smith" w:date="2024-06-24T13:58:00Z" w16du:dateUtc="2024-06-24T12:58:00Z">
              <w:r w:rsidRPr="00F226F2">
                <w:rPr>
                  <w:rFonts w:ascii="Calibri" w:hAnsi="Calibri" w:cs="Calibri"/>
                  <w:color w:val="000000"/>
                  <w:rPrChange w:id="1268" w:author="Julian Smith" w:date="2024-09-24T17:17:00Z" w16du:dateUtc="2024-09-24T16:17:00Z">
                    <w:rPr>
                      <w:rFonts w:ascii="Calibri" w:hAnsi="Calibri" w:cs="Calibri"/>
                      <w:strike/>
                      <w:color w:val="000000"/>
                    </w:rPr>
                  </w:rPrChange>
                </w:rPr>
                <w:t>Import Mimics</w:t>
              </w:r>
            </w:ins>
          </w:p>
        </w:tc>
      </w:tr>
      <w:tr w:rsidR="00DB5F97" w:rsidRPr="00F226F2" w14:paraId="4C72713D" w14:textId="77777777" w:rsidTr="00115D5F">
        <w:trPr>
          <w:cnfStyle w:val="000000100000" w:firstRow="0" w:lastRow="0" w:firstColumn="0" w:lastColumn="0" w:oddVBand="0" w:evenVBand="0" w:oddHBand="1" w:evenHBand="0" w:firstRowFirstColumn="0" w:firstRowLastColumn="0" w:lastRowFirstColumn="0" w:lastRowLastColumn="0"/>
          <w:trHeight w:val="300"/>
          <w:ins w:id="1269" w:author="Julian Smith" w:date="2024-06-24T13:58:00Z"/>
          <w:trPrChange w:id="1270"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71"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2EE37188" w14:textId="77777777" w:rsidR="00DB5F97" w:rsidRPr="00F226F2" w:rsidRDefault="00DB5F97" w:rsidP="00DB5F97">
            <w:pPr>
              <w:spacing w:after="0"/>
              <w:jc w:val="center"/>
              <w:textAlignment w:val="auto"/>
              <w:cnfStyle w:val="001000100000" w:firstRow="0" w:lastRow="0" w:firstColumn="1" w:lastColumn="0" w:oddVBand="0" w:evenVBand="0" w:oddHBand="1" w:evenHBand="0" w:firstRowFirstColumn="0" w:firstRowLastColumn="0" w:lastRowFirstColumn="0" w:lastRowLastColumn="0"/>
              <w:rPr>
                <w:ins w:id="1272" w:author="Julian Smith" w:date="2024-06-24T13:58:00Z" w16du:dateUtc="2024-06-24T12:58:00Z"/>
                <w:rFonts w:ascii="Calibri" w:hAnsi="Calibri" w:cs="Calibri"/>
                <w:color w:val="000000"/>
              </w:rPr>
            </w:pPr>
            <w:ins w:id="1273" w:author="Julian Smith" w:date="2024-06-24T13:58:00Z" w16du:dateUtc="2024-06-24T12:58:00Z">
              <w:r w:rsidRPr="00F226F2">
                <w:rPr>
                  <w:rFonts w:ascii="Calibri" w:hAnsi="Calibri" w:cs="Calibri"/>
                  <w:color w:val="000000"/>
                </w:rPr>
                <w:t>863</w:t>
              </w:r>
            </w:ins>
          </w:p>
        </w:tc>
        <w:tc>
          <w:tcPr>
            <w:tcW w:w="0" w:type="auto"/>
            <w:noWrap/>
            <w:hideMark/>
            <w:tcPrChange w:id="1274"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6F27C7D7"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275" w:author="Julian Smith" w:date="2024-06-24T13:58:00Z" w16du:dateUtc="2024-06-24T12:58:00Z"/>
                <w:rFonts w:ascii="Calibri" w:hAnsi="Calibri" w:cs="Calibri"/>
                <w:color w:val="000000"/>
              </w:rPr>
            </w:pPr>
            <w:ins w:id="1276" w:author="Julian Smith" w:date="2024-06-24T13:58:00Z" w16du:dateUtc="2024-06-24T12:58:00Z">
              <w:r w:rsidRPr="00F226F2">
                <w:rPr>
                  <w:rFonts w:ascii="Calibri" w:hAnsi="Calibri" w:cs="Calibri"/>
                  <w:color w:val="000000"/>
                </w:rPr>
                <w:t>3-matic.med.base</w:t>
              </w:r>
            </w:ins>
          </w:p>
        </w:tc>
        <w:tc>
          <w:tcPr>
            <w:tcW w:w="0" w:type="auto"/>
            <w:noWrap/>
            <w:hideMark/>
            <w:tcPrChange w:id="1277"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642A790A"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278" w:author="Julian Smith" w:date="2024-06-24T13:58:00Z" w16du:dateUtc="2024-06-24T12:58:00Z"/>
                <w:rFonts w:ascii="Calibri" w:hAnsi="Calibri" w:cs="Calibri"/>
                <w:color w:val="000000"/>
              </w:rPr>
            </w:pPr>
            <w:ins w:id="1279" w:author="Julian Smith" w:date="2024-06-24T13:58:00Z" w16du:dateUtc="2024-06-24T12:58:00Z">
              <w:r w:rsidRPr="00F226F2">
                <w:rPr>
                  <w:rFonts w:ascii="Calibri" w:hAnsi="Calibri" w:cs="Calibri"/>
                  <w:color w:val="000000"/>
                  <w:rPrChange w:id="1280" w:author="Julian Smith" w:date="2024-09-24T17:17:00Z" w16du:dateUtc="2024-09-24T16:17:00Z">
                    <w:rPr>
                      <w:rFonts w:ascii="Calibri" w:hAnsi="Calibri" w:cs="Calibri"/>
                      <w:strike/>
                      <w:color w:val="000000"/>
                    </w:rPr>
                  </w:rPrChange>
                </w:rPr>
                <w:t>Fixing</w:t>
              </w:r>
            </w:ins>
          </w:p>
        </w:tc>
      </w:tr>
      <w:tr w:rsidR="00DB5F97" w:rsidRPr="00F226F2" w14:paraId="5D66BBB0" w14:textId="77777777" w:rsidTr="00115D5F">
        <w:trPr>
          <w:trHeight w:val="300"/>
          <w:ins w:id="1281" w:author="Julian Smith" w:date="2024-06-24T13:58:00Z"/>
          <w:trPrChange w:id="1282"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83"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5D6F0D9F" w14:textId="77777777" w:rsidR="00DB5F97" w:rsidRPr="00F226F2" w:rsidRDefault="00DB5F97" w:rsidP="00DB5F97">
            <w:pPr>
              <w:spacing w:after="0"/>
              <w:jc w:val="center"/>
              <w:textAlignment w:val="auto"/>
              <w:rPr>
                <w:ins w:id="1284" w:author="Julian Smith" w:date="2024-06-24T13:58:00Z" w16du:dateUtc="2024-06-24T12:58:00Z"/>
                <w:rFonts w:ascii="Calibri" w:hAnsi="Calibri" w:cs="Calibri"/>
                <w:color w:val="000000"/>
              </w:rPr>
            </w:pPr>
            <w:ins w:id="1285" w:author="Julian Smith" w:date="2024-06-24T13:58:00Z" w16du:dateUtc="2024-06-24T12:58:00Z">
              <w:r w:rsidRPr="00F226F2">
                <w:rPr>
                  <w:rFonts w:ascii="Calibri" w:hAnsi="Calibri" w:cs="Calibri"/>
                  <w:color w:val="000000"/>
                </w:rPr>
                <w:t>864</w:t>
              </w:r>
            </w:ins>
          </w:p>
        </w:tc>
        <w:tc>
          <w:tcPr>
            <w:tcW w:w="0" w:type="auto"/>
            <w:noWrap/>
            <w:hideMark/>
            <w:tcPrChange w:id="1286"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75C3AA0B"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287" w:author="Julian Smith" w:date="2024-06-24T13:58:00Z" w16du:dateUtc="2024-06-24T12:58:00Z"/>
                <w:rFonts w:ascii="Calibri" w:hAnsi="Calibri" w:cs="Calibri"/>
                <w:color w:val="000000"/>
              </w:rPr>
            </w:pPr>
            <w:ins w:id="1288" w:author="Julian Smith" w:date="2024-06-24T13:58:00Z" w16du:dateUtc="2024-06-24T12:58:00Z">
              <w:r w:rsidRPr="00F226F2">
                <w:rPr>
                  <w:rFonts w:ascii="Calibri" w:hAnsi="Calibri" w:cs="Calibri"/>
                  <w:color w:val="000000"/>
                </w:rPr>
                <w:t>3-matic.med.design</w:t>
              </w:r>
            </w:ins>
          </w:p>
        </w:tc>
        <w:tc>
          <w:tcPr>
            <w:tcW w:w="0" w:type="auto"/>
            <w:noWrap/>
            <w:hideMark/>
            <w:tcPrChange w:id="1289"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6E5F69B2"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290" w:author="Julian Smith" w:date="2024-06-24T13:58:00Z" w16du:dateUtc="2024-06-24T12:58:00Z"/>
                <w:rFonts w:ascii="Calibri" w:hAnsi="Calibri" w:cs="Calibri"/>
                <w:color w:val="000000"/>
              </w:rPr>
            </w:pPr>
            <w:ins w:id="1291" w:author="Julian Smith" w:date="2024-06-24T13:58:00Z" w16du:dateUtc="2024-06-24T12:58:00Z">
              <w:r w:rsidRPr="00F226F2">
                <w:rPr>
                  <w:rFonts w:ascii="Calibri" w:hAnsi="Calibri" w:cs="Calibri"/>
                  <w:color w:val="000000"/>
                  <w:rPrChange w:id="1292" w:author="Julian Smith" w:date="2024-09-24T17:17:00Z" w16du:dateUtc="2024-09-24T16:17:00Z">
                    <w:rPr>
                      <w:rFonts w:ascii="Calibri" w:hAnsi="Calibri" w:cs="Calibri"/>
                      <w:strike/>
                      <w:color w:val="000000"/>
                    </w:rPr>
                  </w:rPrChange>
                </w:rPr>
                <w:t>Primitives</w:t>
              </w:r>
            </w:ins>
          </w:p>
        </w:tc>
      </w:tr>
      <w:tr w:rsidR="00DB5F97" w:rsidRPr="00F226F2" w14:paraId="2AF5A28A" w14:textId="77777777" w:rsidTr="00115D5F">
        <w:trPr>
          <w:cnfStyle w:val="000000100000" w:firstRow="0" w:lastRow="0" w:firstColumn="0" w:lastColumn="0" w:oddVBand="0" w:evenVBand="0" w:oddHBand="1" w:evenHBand="0" w:firstRowFirstColumn="0" w:firstRowLastColumn="0" w:lastRowFirstColumn="0" w:lastRowLastColumn="0"/>
          <w:trHeight w:val="300"/>
          <w:ins w:id="1293" w:author="Julian Smith" w:date="2024-06-24T13:58:00Z"/>
          <w:trPrChange w:id="1294"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95"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493B29AD" w14:textId="77777777" w:rsidR="00DB5F97" w:rsidRPr="00F226F2" w:rsidRDefault="00DB5F97" w:rsidP="00DB5F97">
            <w:pPr>
              <w:spacing w:after="0"/>
              <w:jc w:val="center"/>
              <w:textAlignment w:val="auto"/>
              <w:cnfStyle w:val="001000100000" w:firstRow="0" w:lastRow="0" w:firstColumn="1" w:lastColumn="0" w:oddVBand="0" w:evenVBand="0" w:oddHBand="1" w:evenHBand="0" w:firstRowFirstColumn="0" w:firstRowLastColumn="0" w:lastRowFirstColumn="0" w:lastRowLastColumn="0"/>
              <w:rPr>
                <w:ins w:id="1296" w:author="Julian Smith" w:date="2024-06-24T13:58:00Z" w16du:dateUtc="2024-06-24T12:58:00Z"/>
                <w:rFonts w:ascii="Calibri" w:hAnsi="Calibri" w:cs="Calibri"/>
                <w:color w:val="000000"/>
              </w:rPr>
            </w:pPr>
            <w:ins w:id="1297" w:author="Julian Smith" w:date="2024-06-24T13:58:00Z" w16du:dateUtc="2024-06-24T12:58:00Z">
              <w:r w:rsidRPr="00F226F2">
                <w:rPr>
                  <w:rFonts w:ascii="Calibri" w:hAnsi="Calibri" w:cs="Calibri"/>
                  <w:color w:val="000000"/>
                </w:rPr>
                <w:t>864</w:t>
              </w:r>
            </w:ins>
          </w:p>
        </w:tc>
        <w:tc>
          <w:tcPr>
            <w:tcW w:w="0" w:type="auto"/>
            <w:noWrap/>
            <w:hideMark/>
            <w:tcPrChange w:id="1298"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7D2872CE"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299" w:author="Julian Smith" w:date="2024-06-24T13:58:00Z" w16du:dateUtc="2024-06-24T12:58:00Z"/>
                <w:rFonts w:ascii="Calibri" w:hAnsi="Calibri" w:cs="Calibri"/>
                <w:color w:val="000000"/>
              </w:rPr>
            </w:pPr>
            <w:ins w:id="1300" w:author="Julian Smith" w:date="2024-06-24T13:58:00Z" w16du:dateUtc="2024-06-24T12:58:00Z">
              <w:r w:rsidRPr="00F226F2">
                <w:rPr>
                  <w:rFonts w:ascii="Calibri" w:hAnsi="Calibri" w:cs="Calibri"/>
                  <w:color w:val="000000"/>
                </w:rPr>
                <w:t>3-matic.med.analysis</w:t>
              </w:r>
            </w:ins>
          </w:p>
        </w:tc>
        <w:tc>
          <w:tcPr>
            <w:tcW w:w="0" w:type="auto"/>
            <w:noWrap/>
            <w:hideMark/>
            <w:tcPrChange w:id="1301"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13C941FF"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02" w:author="Julian Smith" w:date="2024-06-24T13:58:00Z" w16du:dateUtc="2024-06-24T12:58:00Z"/>
                <w:rFonts w:ascii="Calibri" w:hAnsi="Calibri" w:cs="Calibri"/>
                <w:color w:val="000000"/>
              </w:rPr>
            </w:pPr>
            <w:ins w:id="1303" w:author="Julian Smith" w:date="2024-06-24T13:58:00Z" w16du:dateUtc="2024-06-24T12:58:00Z">
              <w:r w:rsidRPr="00F226F2">
                <w:rPr>
                  <w:rFonts w:ascii="Calibri" w:hAnsi="Calibri" w:cs="Calibri"/>
                  <w:color w:val="000000"/>
                  <w:rPrChange w:id="1304" w:author="Julian Smith" w:date="2024-09-24T17:17:00Z" w16du:dateUtc="2024-09-24T16:17:00Z">
                    <w:rPr>
                      <w:rFonts w:ascii="Calibri" w:hAnsi="Calibri" w:cs="Calibri"/>
                      <w:strike/>
                      <w:color w:val="000000"/>
                    </w:rPr>
                  </w:rPrChange>
                </w:rPr>
                <w:t>Primitives</w:t>
              </w:r>
            </w:ins>
          </w:p>
        </w:tc>
      </w:tr>
      <w:tr w:rsidR="00DB5F97" w:rsidRPr="00F226F2" w14:paraId="26CCFEB0" w14:textId="77777777" w:rsidTr="00115D5F">
        <w:trPr>
          <w:trHeight w:val="300"/>
          <w:ins w:id="1305" w:author="Julian Smith" w:date="2024-06-24T13:58:00Z"/>
          <w:trPrChange w:id="1306"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07"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2C6945E0" w14:textId="77777777" w:rsidR="00DB5F97" w:rsidRPr="00F226F2" w:rsidRDefault="00DB5F97" w:rsidP="00DB5F97">
            <w:pPr>
              <w:spacing w:after="0"/>
              <w:jc w:val="center"/>
              <w:textAlignment w:val="auto"/>
              <w:rPr>
                <w:ins w:id="1308" w:author="Julian Smith" w:date="2024-06-24T13:58:00Z" w16du:dateUtc="2024-06-24T12:58:00Z"/>
                <w:rFonts w:ascii="Calibri" w:hAnsi="Calibri" w:cs="Calibri"/>
                <w:color w:val="000000"/>
              </w:rPr>
            </w:pPr>
            <w:ins w:id="1309" w:author="Julian Smith" w:date="2024-06-24T13:58:00Z" w16du:dateUtc="2024-06-24T12:58:00Z">
              <w:r w:rsidRPr="00F226F2">
                <w:rPr>
                  <w:rFonts w:ascii="Calibri" w:hAnsi="Calibri" w:cs="Calibri"/>
                  <w:color w:val="000000"/>
                </w:rPr>
                <w:t>865</w:t>
              </w:r>
            </w:ins>
          </w:p>
        </w:tc>
        <w:tc>
          <w:tcPr>
            <w:tcW w:w="0" w:type="auto"/>
            <w:noWrap/>
            <w:hideMark/>
            <w:tcPrChange w:id="1310"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6E893160"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11" w:author="Julian Smith" w:date="2024-06-24T13:58:00Z" w16du:dateUtc="2024-06-24T12:58:00Z"/>
                <w:rFonts w:ascii="Calibri" w:hAnsi="Calibri" w:cs="Calibri"/>
                <w:color w:val="000000"/>
              </w:rPr>
            </w:pPr>
            <w:ins w:id="1312" w:author="Julian Smith" w:date="2024-06-24T13:58:00Z" w16du:dateUtc="2024-06-24T12:58:00Z">
              <w:r w:rsidRPr="00F226F2">
                <w:rPr>
                  <w:rFonts w:ascii="Calibri" w:hAnsi="Calibri" w:cs="Calibri"/>
                  <w:color w:val="000000"/>
                </w:rPr>
                <w:t>3-matic.med.design</w:t>
              </w:r>
            </w:ins>
          </w:p>
        </w:tc>
        <w:tc>
          <w:tcPr>
            <w:tcW w:w="0" w:type="auto"/>
            <w:noWrap/>
            <w:hideMark/>
            <w:tcPrChange w:id="1313"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2038316E"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14" w:author="Julian Smith" w:date="2024-06-24T13:58:00Z" w16du:dateUtc="2024-06-24T12:58:00Z"/>
                <w:rFonts w:ascii="Calibri" w:hAnsi="Calibri" w:cs="Calibri"/>
                <w:color w:val="000000"/>
              </w:rPr>
            </w:pPr>
            <w:ins w:id="1315" w:author="Julian Smith" w:date="2024-06-24T13:58:00Z" w16du:dateUtc="2024-06-24T12:58:00Z">
              <w:r w:rsidRPr="00F226F2">
                <w:rPr>
                  <w:rFonts w:ascii="Calibri" w:hAnsi="Calibri" w:cs="Calibri"/>
                  <w:color w:val="000000"/>
                  <w:rPrChange w:id="1316" w:author="Julian Smith" w:date="2024-09-24T17:17:00Z" w16du:dateUtc="2024-09-24T16:17:00Z">
                    <w:rPr>
                      <w:rFonts w:ascii="Calibri" w:hAnsi="Calibri" w:cs="Calibri"/>
                      <w:strike/>
                      <w:color w:val="000000"/>
                    </w:rPr>
                  </w:rPrChange>
                </w:rPr>
                <w:t>Inspection</w:t>
              </w:r>
            </w:ins>
          </w:p>
        </w:tc>
      </w:tr>
      <w:tr w:rsidR="00DB5F97" w:rsidRPr="00F226F2" w14:paraId="529FBFF6" w14:textId="77777777" w:rsidTr="00115D5F">
        <w:trPr>
          <w:cnfStyle w:val="000000100000" w:firstRow="0" w:lastRow="0" w:firstColumn="0" w:lastColumn="0" w:oddVBand="0" w:evenVBand="0" w:oddHBand="1" w:evenHBand="0" w:firstRowFirstColumn="0" w:firstRowLastColumn="0" w:lastRowFirstColumn="0" w:lastRowLastColumn="0"/>
          <w:trHeight w:val="300"/>
          <w:ins w:id="1317" w:author="Julian Smith" w:date="2024-06-24T13:58:00Z"/>
          <w:trPrChange w:id="1318"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19"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2153627B" w14:textId="77777777" w:rsidR="00DB5F97" w:rsidRPr="00F226F2" w:rsidRDefault="00DB5F97" w:rsidP="00DB5F97">
            <w:pPr>
              <w:spacing w:after="0"/>
              <w:jc w:val="center"/>
              <w:textAlignment w:val="auto"/>
              <w:cnfStyle w:val="001000100000" w:firstRow="0" w:lastRow="0" w:firstColumn="1" w:lastColumn="0" w:oddVBand="0" w:evenVBand="0" w:oddHBand="1" w:evenHBand="0" w:firstRowFirstColumn="0" w:firstRowLastColumn="0" w:lastRowFirstColumn="0" w:lastRowLastColumn="0"/>
              <w:rPr>
                <w:ins w:id="1320" w:author="Julian Smith" w:date="2024-06-24T13:58:00Z" w16du:dateUtc="2024-06-24T12:58:00Z"/>
                <w:rFonts w:ascii="Calibri" w:hAnsi="Calibri" w:cs="Calibri"/>
                <w:color w:val="000000"/>
              </w:rPr>
            </w:pPr>
            <w:ins w:id="1321" w:author="Julian Smith" w:date="2024-06-24T13:58:00Z" w16du:dateUtc="2024-06-24T12:58:00Z">
              <w:r w:rsidRPr="00F226F2">
                <w:rPr>
                  <w:rFonts w:ascii="Calibri" w:hAnsi="Calibri" w:cs="Calibri"/>
                  <w:color w:val="000000"/>
                </w:rPr>
                <w:t>865</w:t>
              </w:r>
            </w:ins>
          </w:p>
        </w:tc>
        <w:tc>
          <w:tcPr>
            <w:tcW w:w="0" w:type="auto"/>
            <w:noWrap/>
            <w:hideMark/>
            <w:tcPrChange w:id="1322"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70A70FDE"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23" w:author="Julian Smith" w:date="2024-06-24T13:58:00Z" w16du:dateUtc="2024-06-24T12:58:00Z"/>
                <w:rFonts w:ascii="Calibri" w:hAnsi="Calibri" w:cs="Calibri"/>
                <w:color w:val="000000"/>
              </w:rPr>
            </w:pPr>
            <w:ins w:id="1324" w:author="Julian Smith" w:date="2024-06-24T13:58:00Z" w16du:dateUtc="2024-06-24T12:58:00Z">
              <w:r w:rsidRPr="00F226F2">
                <w:rPr>
                  <w:rFonts w:ascii="Calibri" w:hAnsi="Calibri" w:cs="Calibri"/>
                  <w:color w:val="000000"/>
                </w:rPr>
                <w:t>3-matic.med.analysis</w:t>
              </w:r>
            </w:ins>
          </w:p>
        </w:tc>
        <w:tc>
          <w:tcPr>
            <w:tcW w:w="0" w:type="auto"/>
            <w:noWrap/>
            <w:hideMark/>
            <w:tcPrChange w:id="1325"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5418B334"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26" w:author="Julian Smith" w:date="2024-06-24T13:58:00Z" w16du:dateUtc="2024-06-24T12:58:00Z"/>
                <w:rFonts w:ascii="Calibri" w:hAnsi="Calibri" w:cs="Calibri"/>
                <w:color w:val="000000"/>
              </w:rPr>
            </w:pPr>
            <w:ins w:id="1327" w:author="Julian Smith" w:date="2024-06-24T13:58:00Z" w16du:dateUtc="2024-06-24T12:58:00Z">
              <w:r w:rsidRPr="00F226F2">
                <w:rPr>
                  <w:rFonts w:ascii="Calibri" w:hAnsi="Calibri" w:cs="Calibri"/>
                  <w:color w:val="000000"/>
                  <w:rPrChange w:id="1328" w:author="Julian Smith" w:date="2024-09-24T17:17:00Z" w16du:dateUtc="2024-09-24T16:17:00Z">
                    <w:rPr>
                      <w:rFonts w:ascii="Calibri" w:hAnsi="Calibri" w:cs="Calibri"/>
                      <w:strike/>
                      <w:color w:val="000000"/>
                    </w:rPr>
                  </w:rPrChange>
                </w:rPr>
                <w:t>Inspection</w:t>
              </w:r>
            </w:ins>
          </w:p>
        </w:tc>
      </w:tr>
      <w:tr w:rsidR="00DB5F97" w:rsidRPr="00F226F2" w14:paraId="2D3FD5F1" w14:textId="77777777" w:rsidTr="00115D5F">
        <w:trPr>
          <w:trHeight w:val="300"/>
          <w:ins w:id="1329" w:author="Julian Smith" w:date="2024-06-24T13:58:00Z"/>
          <w:trPrChange w:id="1330"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31"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559413B0" w14:textId="77777777" w:rsidR="00DB5F97" w:rsidRPr="00F226F2" w:rsidRDefault="00DB5F97" w:rsidP="00DB5F97">
            <w:pPr>
              <w:spacing w:after="0"/>
              <w:jc w:val="center"/>
              <w:textAlignment w:val="auto"/>
              <w:rPr>
                <w:ins w:id="1332" w:author="Julian Smith" w:date="2024-06-24T13:58:00Z" w16du:dateUtc="2024-06-24T12:58:00Z"/>
                <w:rFonts w:ascii="Calibri" w:hAnsi="Calibri" w:cs="Calibri"/>
                <w:color w:val="000000"/>
              </w:rPr>
            </w:pPr>
            <w:ins w:id="1333" w:author="Julian Smith" w:date="2024-06-24T13:58:00Z" w16du:dateUtc="2024-06-24T12:58:00Z">
              <w:r w:rsidRPr="00F226F2">
                <w:rPr>
                  <w:rFonts w:ascii="Calibri" w:hAnsi="Calibri" w:cs="Calibri"/>
                  <w:color w:val="000000"/>
                </w:rPr>
                <w:t>866</w:t>
              </w:r>
            </w:ins>
          </w:p>
        </w:tc>
        <w:tc>
          <w:tcPr>
            <w:tcW w:w="0" w:type="auto"/>
            <w:noWrap/>
            <w:hideMark/>
            <w:tcPrChange w:id="1334"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7B1344FF"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35" w:author="Julian Smith" w:date="2024-06-24T13:58:00Z" w16du:dateUtc="2024-06-24T12:58:00Z"/>
                <w:rFonts w:ascii="Calibri" w:hAnsi="Calibri" w:cs="Calibri"/>
                <w:color w:val="000000"/>
              </w:rPr>
            </w:pPr>
            <w:ins w:id="1336" w:author="Julian Smith" w:date="2024-06-24T13:58:00Z" w16du:dateUtc="2024-06-24T12:58:00Z">
              <w:r w:rsidRPr="00F226F2">
                <w:rPr>
                  <w:rFonts w:ascii="Calibri" w:hAnsi="Calibri" w:cs="Calibri"/>
                  <w:color w:val="000000"/>
                </w:rPr>
                <w:t>3-matic.med.design</w:t>
              </w:r>
            </w:ins>
          </w:p>
        </w:tc>
        <w:tc>
          <w:tcPr>
            <w:tcW w:w="0" w:type="auto"/>
            <w:noWrap/>
            <w:hideMark/>
            <w:tcPrChange w:id="1337"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2D4AE4FF"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38" w:author="Julian Smith" w:date="2024-06-24T13:58:00Z" w16du:dateUtc="2024-06-24T12:58:00Z"/>
                <w:rFonts w:ascii="Calibri" w:hAnsi="Calibri" w:cs="Calibri"/>
                <w:color w:val="000000"/>
              </w:rPr>
            </w:pPr>
            <w:ins w:id="1339" w:author="Julian Smith" w:date="2024-06-24T13:58:00Z" w16du:dateUtc="2024-06-24T12:58:00Z">
              <w:r w:rsidRPr="00F226F2">
                <w:rPr>
                  <w:rFonts w:ascii="Calibri" w:hAnsi="Calibri" w:cs="Calibri"/>
                  <w:color w:val="000000"/>
                  <w:rPrChange w:id="1340" w:author="Julian Smith" w:date="2024-09-24T17:17:00Z" w16du:dateUtc="2024-09-24T16:17:00Z">
                    <w:rPr>
                      <w:rFonts w:ascii="Calibri" w:hAnsi="Calibri" w:cs="Calibri"/>
                      <w:strike/>
                      <w:color w:val="000000"/>
                    </w:rPr>
                  </w:rPrChange>
                </w:rPr>
                <w:t>Sketcher</w:t>
              </w:r>
            </w:ins>
          </w:p>
        </w:tc>
      </w:tr>
      <w:tr w:rsidR="00DB5F97" w:rsidRPr="00F226F2" w14:paraId="14B95E1A" w14:textId="77777777" w:rsidTr="00115D5F">
        <w:trPr>
          <w:cnfStyle w:val="000000100000" w:firstRow="0" w:lastRow="0" w:firstColumn="0" w:lastColumn="0" w:oddVBand="0" w:evenVBand="0" w:oddHBand="1" w:evenHBand="0" w:firstRowFirstColumn="0" w:firstRowLastColumn="0" w:lastRowFirstColumn="0" w:lastRowLastColumn="0"/>
          <w:trHeight w:val="300"/>
          <w:ins w:id="1341" w:author="Julian Smith" w:date="2024-06-24T13:58:00Z"/>
          <w:trPrChange w:id="1342"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43"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04FF4716" w14:textId="77777777" w:rsidR="00DB5F97" w:rsidRPr="00F226F2" w:rsidRDefault="00DB5F97" w:rsidP="00DB5F97">
            <w:pPr>
              <w:spacing w:after="0"/>
              <w:jc w:val="center"/>
              <w:textAlignment w:val="auto"/>
              <w:cnfStyle w:val="001000100000" w:firstRow="0" w:lastRow="0" w:firstColumn="1" w:lastColumn="0" w:oddVBand="0" w:evenVBand="0" w:oddHBand="1" w:evenHBand="0" w:firstRowFirstColumn="0" w:firstRowLastColumn="0" w:lastRowFirstColumn="0" w:lastRowLastColumn="0"/>
              <w:rPr>
                <w:ins w:id="1344" w:author="Julian Smith" w:date="2024-06-24T13:58:00Z" w16du:dateUtc="2024-06-24T12:58:00Z"/>
                <w:rFonts w:ascii="Calibri" w:hAnsi="Calibri" w:cs="Calibri"/>
                <w:color w:val="000000"/>
              </w:rPr>
            </w:pPr>
            <w:ins w:id="1345" w:author="Julian Smith" w:date="2024-06-24T13:58:00Z" w16du:dateUtc="2024-06-24T12:58:00Z">
              <w:r w:rsidRPr="00F226F2">
                <w:rPr>
                  <w:rFonts w:ascii="Calibri" w:hAnsi="Calibri" w:cs="Calibri"/>
                  <w:color w:val="000000"/>
                </w:rPr>
                <w:t>867</w:t>
              </w:r>
            </w:ins>
          </w:p>
        </w:tc>
        <w:tc>
          <w:tcPr>
            <w:tcW w:w="0" w:type="auto"/>
            <w:noWrap/>
            <w:hideMark/>
            <w:tcPrChange w:id="1346"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2BA53AA6"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47" w:author="Julian Smith" w:date="2024-06-24T13:58:00Z" w16du:dateUtc="2024-06-24T12:58:00Z"/>
                <w:rFonts w:ascii="Calibri" w:hAnsi="Calibri" w:cs="Calibri"/>
                <w:color w:val="000000"/>
              </w:rPr>
            </w:pPr>
            <w:ins w:id="1348" w:author="Julian Smith" w:date="2024-06-24T13:58:00Z" w16du:dateUtc="2024-06-24T12:58:00Z">
              <w:r w:rsidRPr="00F226F2">
                <w:rPr>
                  <w:rFonts w:ascii="Calibri" w:hAnsi="Calibri" w:cs="Calibri"/>
                  <w:color w:val="000000"/>
                </w:rPr>
                <w:t>3-matic.med.design</w:t>
              </w:r>
            </w:ins>
          </w:p>
        </w:tc>
        <w:tc>
          <w:tcPr>
            <w:tcW w:w="0" w:type="auto"/>
            <w:noWrap/>
            <w:hideMark/>
            <w:tcPrChange w:id="1349"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7CC7B6B6"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50" w:author="Julian Smith" w:date="2024-06-24T13:58:00Z" w16du:dateUtc="2024-06-24T12:58:00Z"/>
                <w:rFonts w:ascii="Calibri" w:hAnsi="Calibri" w:cs="Calibri"/>
                <w:color w:val="000000"/>
              </w:rPr>
            </w:pPr>
            <w:ins w:id="1351" w:author="Julian Smith" w:date="2024-06-24T13:58:00Z" w16du:dateUtc="2024-06-24T12:58:00Z">
              <w:r w:rsidRPr="00F226F2">
                <w:rPr>
                  <w:rFonts w:ascii="Calibri" w:hAnsi="Calibri" w:cs="Calibri"/>
                  <w:color w:val="000000"/>
                  <w:rPrChange w:id="1352" w:author="Julian Smith" w:date="2024-09-24T17:17:00Z" w16du:dateUtc="2024-09-24T16:17:00Z">
                    <w:rPr>
                      <w:rFonts w:ascii="Calibri" w:hAnsi="Calibri" w:cs="Calibri"/>
                      <w:strike/>
                      <w:color w:val="000000"/>
                    </w:rPr>
                  </w:rPrChange>
                </w:rPr>
                <w:t>Boolean</w:t>
              </w:r>
            </w:ins>
          </w:p>
        </w:tc>
      </w:tr>
      <w:tr w:rsidR="00DB5F97" w:rsidRPr="00F226F2" w14:paraId="3B3E5BAF" w14:textId="77777777" w:rsidTr="00115D5F">
        <w:trPr>
          <w:trHeight w:val="300"/>
          <w:ins w:id="1353" w:author="Julian Smith" w:date="2024-06-24T13:58:00Z"/>
          <w:trPrChange w:id="1354"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55"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265BDA32" w14:textId="77777777" w:rsidR="00DB5F97" w:rsidRPr="00F226F2" w:rsidRDefault="00DB5F97" w:rsidP="00DB5F97">
            <w:pPr>
              <w:spacing w:after="0"/>
              <w:jc w:val="center"/>
              <w:textAlignment w:val="auto"/>
              <w:rPr>
                <w:ins w:id="1356" w:author="Julian Smith" w:date="2024-06-24T13:58:00Z" w16du:dateUtc="2024-06-24T12:58:00Z"/>
                <w:rFonts w:ascii="Calibri" w:hAnsi="Calibri" w:cs="Calibri"/>
                <w:color w:val="000000"/>
              </w:rPr>
            </w:pPr>
            <w:ins w:id="1357" w:author="Julian Smith" w:date="2024-06-24T13:58:00Z" w16du:dateUtc="2024-06-24T12:58:00Z">
              <w:r w:rsidRPr="00F226F2">
                <w:rPr>
                  <w:rFonts w:ascii="Calibri" w:hAnsi="Calibri" w:cs="Calibri"/>
                  <w:color w:val="000000"/>
                </w:rPr>
                <w:t>868</w:t>
              </w:r>
            </w:ins>
          </w:p>
        </w:tc>
        <w:tc>
          <w:tcPr>
            <w:tcW w:w="0" w:type="auto"/>
            <w:noWrap/>
            <w:hideMark/>
            <w:tcPrChange w:id="1358"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0A044060"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59" w:author="Julian Smith" w:date="2024-06-24T13:58:00Z" w16du:dateUtc="2024-06-24T12:58:00Z"/>
                <w:rFonts w:ascii="Calibri" w:hAnsi="Calibri" w:cs="Calibri"/>
                <w:color w:val="000000"/>
              </w:rPr>
            </w:pPr>
            <w:ins w:id="1360" w:author="Julian Smith" w:date="2024-06-24T13:58:00Z" w16du:dateUtc="2024-06-24T12:58:00Z">
              <w:r w:rsidRPr="00F226F2">
                <w:rPr>
                  <w:rFonts w:ascii="Calibri" w:hAnsi="Calibri" w:cs="Calibri"/>
                  <w:color w:val="000000"/>
                </w:rPr>
                <w:t>3-matic.med.design</w:t>
              </w:r>
            </w:ins>
          </w:p>
        </w:tc>
        <w:tc>
          <w:tcPr>
            <w:tcW w:w="0" w:type="auto"/>
            <w:noWrap/>
            <w:hideMark/>
            <w:tcPrChange w:id="1361"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60266004"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62" w:author="Julian Smith" w:date="2024-06-24T13:58:00Z" w16du:dateUtc="2024-06-24T12:58:00Z"/>
                <w:rFonts w:ascii="Calibri" w:hAnsi="Calibri" w:cs="Calibri"/>
                <w:color w:val="000000"/>
              </w:rPr>
            </w:pPr>
            <w:ins w:id="1363" w:author="Julian Smith" w:date="2024-06-24T13:58:00Z" w16du:dateUtc="2024-06-24T12:58:00Z">
              <w:r w:rsidRPr="00F226F2">
                <w:rPr>
                  <w:rFonts w:ascii="Calibri" w:hAnsi="Calibri" w:cs="Calibri"/>
                  <w:color w:val="000000"/>
                  <w:rPrChange w:id="1364" w:author="Julian Smith" w:date="2024-09-24T17:17:00Z" w16du:dateUtc="2024-09-24T16:17:00Z">
                    <w:rPr>
                      <w:rFonts w:ascii="Calibri" w:hAnsi="Calibri" w:cs="Calibri"/>
                      <w:strike/>
                      <w:color w:val="000000"/>
                    </w:rPr>
                  </w:rPrChange>
                </w:rPr>
                <w:t>Thickness</w:t>
              </w:r>
            </w:ins>
          </w:p>
        </w:tc>
      </w:tr>
      <w:tr w:rsidR="00DB5F97" w:rsidRPr="00F226F2" w14:paraId="4FF16AF5" w14:textId="77777777" w:rsidTr="00115D5F">
        <w:trPr>
          <w:cnfStyle w:val="000000100000" w:firstRow="0" w:lastRow="0" w:firstColumn="0" w:lastColumn="0" w:oddVBand="0" w:evenVBand="0" w:oddHBand="1" w:evenHBand="0" w:firstRowFirstColumn="0" w:firstRowLastColumn="0" w:lastRowFirstColumn="0" w:lastRowLastColumn="0"/>
          <w:trHeight w:val="300"/>
          <w:ins w:id="1365" w:author="Julian Smith" w:date="2024-06-24T13:58:00Z"/>
          <w:trPrChange w:id="1366"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67"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6250276F" w14:textId="77777777" w:rsidR="00DB5F97" w:rsidRPr="00F226F2" w:rsidRDefault="00DB5F97" w:rsidP="00DB5F97">
            <w:pPr>
              <w:spacing w:after="0"/>
              <w:jc w:val="center"/>
              <w:textAlignment w:val="auto"/>
              <w:cnfStyle w:val="001000100000" w:firstRow="0" w:lastRow="0" w:firstColumn="1" w:lastColumn="0" w:oddVBand="0" w:evenVBand="0" w:oddHBand="1" w:evenHBand="0" w:firstRowFirstColumn="0" w:firstRowLastColumn="0" w:lastRowFirstColumn="0" w:lastRowLastColumn="0"/>
              <w:rPr>
                <w:ins w:id="1368" w:author="Julian Smith" w:date="2024-06-24T13:58:00Z" w16du:dateUtc="2024-06-24T12:58:00Z"/>
                <w:rFonts w:ascii="Calibri" w:hAnsi="Calibri" w:cs="Calibri"/>
                <w:color w:val="000000"/>
              </w:rPr>
            </w:pPr>
            <w:ins w:id="1369" w:author="Julian Smith" w:date="2024-06-24T13:58:00Z" w16du:dateUtc="2024-06-24T12:58:00Z">
              <w:r w:rsidRPr="00F226F2">
                <w:rPr>
                  <w:rFonts w:ascii="Calibri" w:hAnsi="Calibri" w:cs="Calibri"/>
                  <w:color w:val="000000"/>
                </w:rPr>
                <w:t>869</w:t>
              </w:r>
            </w:ins>
          </w:p>
        </w:tc>
        <w:tc>
          <w:tcPr>
            <w:tcW w:w="0" w:type="auto"/>
            <w:noWrap/>
            <w:hideMark/>
            <w:tcPrChange w:id="1370"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4BAB8AC6"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71" w:author="Julian Smith" w:date="2024-06-24T13:58:00Z" w16du:dateUtc="2024-06-24T12:58:00Z"/>
                <w:rFonts w:ascii="Calibri" w:hAnsi="Calibri" w:cs="Calibri"/>
                <w:color w:val="000000"/>
              </w:rPr>
            </w:pPr>
            <w:ins w:id="1372" w:author="Julian Smith" w:date="2024-06-24T13:58:00Z" w16du:dateUtc="2024-06-24T12:58:00Z">
              <w:r w:rsidRPr="00F226F2">
                <w:rPr>
                  <w:rFonts w:ascii="Calibri" w:hAnsi="Calibri" w:cs="Calibri"/>
                  <w:color w:val="000000"/>
                </w:rPr>
                <w:t>3-matic.med.design</w:t>
              </w:r>
            </w:ins>
          </w:p>
        </w:tc>
        <w:tc>
          <w:tcPr>
            <w:tcW w:w="0" w:type="auto"/>
            <w:noWrap/>
            <w:hideMark/>
            <w:tcPrChange w:id="1373"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0EF7B542"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74" w:author="Julian Smith" w:date="2024-06-24T13:58:00Z" w16du:dateUtc="2024-06-24T12:58:00Z"/>
                <w:rFonts w:ascii="Calibri" w:hAnsi="Calibri" w:cs="Calibri"/>
                <w:color w:val="000000"/>
              </w:rPr>
            </w:pPr>
            <w:ins w:id="1375" w:author="Julian Smith" w:date="2024-06-24T13:58:00Z" w16du:dateUtc="2024-06-24T12:58:00Z">
              <w:r w:rsidRPr="00F226F2">
                <w:rPr>
                  <w:rFonts w:ascii="Calibri" w:hAnsi="Calibri" w:cs="Calibri"/>
                  <w:color w:val="000000"/>
                  <w:rPrChange w:id="1376" w:author="Julian Smith" w:date="2024-09-24T17:17:00Z" w16du:dateUtc="2024-09-24T16:17:00Z">
                    <w:rPr>
                      <w:rFonts w:ascii="Calibri" w:hAnsi="Calibri" w:cs="Calibri"/>
                      <w:strike/>
                      <w:color w:val="000000"/>
                    </w:rPr>
                  </w:rPrChange>
                </w:rPr>
                <w:t>Construct</w:t>
              </w:r>
            </w:ins>
          </w:p>
        </w:tc>
      </w:tr>
      <w:tr w:rsidR="00DB5F97" w:rsidRPr="00F226F2" w14:paraId="0A45763C" w14:textId="77777777" w:rsidTr="00115D5F">
        <w:trPr>
          <w:trHeight w:val="300"/>
          <w:ins w:id="1377" w:author="Julian Smith" w:date="2024-06-24T13:58:00Z"/>
          <w:trPrChange w:id="1378"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79"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7BA12BDE" w14:textId="77777777" w:rsidR="00DB5F97" w:rsidRPr="00F226F2" w:rsidRDefault="00DB5F97" w:rsidP="00DB5F97">
            <w:pPr>
              <w:spacing w:after="0"/>
              <w:jc w:val="center"/>
              <w:textAlignment w:val="auto"/>
              <w:rPr>
                <w:ins w:id="1380" w:author="Julian Smith" w:date="2024-06-24T13:58:00Z" w16du:dateUtc="2024-06-24T12:58:00Z"/>
                <w:rFonts w:ascii="Calibri" w:hAnsi="Calibri" w:cs="Calibri"/>
                <w:color w:val="000000"/>
              </w:rPr>
            </w:pPr>
            <w:ins w:id="1381" w:author="Julian Smith" w:date="2024-06-24T13:58:00Z" w16du:dateUtc="2024-06-24T12:58:00Z">
              <w:r w:rsidRPr="00F226F2">
                <w:rPr>
                  <w:rFonts w:ascii="Calibri" w:hAnsi="Calibri" w:cs="Calibri"/>
                  <w:color w:val="000000"/>
                </w:rPr>
                <w:t>870</w:t>
              </w:r>
            </w:ins>
          </w:p>
        </w:tc>
        <w:tc>
          <w:tcPr>
            <w:tcW w:w="0" w:type="auto"/>
            <w:noWrap/>
            <w:hideMark/>
            <w:tcPrChange w:id="1382"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793BF7F2"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83" w:author="Julian Smith" w:date="2024-06-24T13:58:00Z" w16du:dateUtc="2024-06-24T12:58:00Z"/>
                <w:rFonts w:ascii="Calibri" w:hAnsi="Calibri" w:cs="Calibri"/>
                <w:color w:val="000000"/>
              </w:rPr>
            </w:pPr>
            <w:ins w:id="1384" w:author="Julian Smith" w:date="2024-06-24T13:58:00Z" w16du:dateUtc="2024-06-24T12:58:00Z">
              <w:r w:rsidRPr="00F226F2">
                <w:rPr>
                  <w:rFonts w:ascii="Calibri" w:hAnsi="Calibri" w:cs="Calibri"/>
                  <w:color w:val="000000"/>
                </w:rPr>
                <w:t>3-matic.med.design</w:t>
              </w:r>
            </w:ins>
          </w:p>
        </w:tc>
        <w:tc>
          <w:tcPr>
            <w:tcW w:w="0" w:type="auto"/>
            <w:noWrap/>
            <w:hideMark/>
            <w:tcPrChange w:id="1385"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0CA3FD9F" w14:textId="77777777" w:rsidR="00DB5F97" w:rsidRPr="00F226F2" w:rsidRDefault="00DB5F97" w:rsidP="00DB5F97">
            <w:pPr>
              <w:spacing w:after="0"/>
              <w:jc w:val="left"/>
              <w:textAlignment w:val="auto"/>
              <w:cnfStyle w:val="000000000000" w:firstRow="0" w:lastRow="0" w:firstColumn="0" w:lastColumn="0" w:oddVBand="0" w:evenVBand="0" w:oddHBand="0" w:evenHBand="0" w:firstRowFirstColumn="0" w:firstRowLastColumn="0" w:lastRowFirstColumn="0" w:lastRowLastColumn="0"/>
              <w:rPr>
                <w:ins w:id="1386" w:author="Julian Smith" w:date="2024-06-24T13:58:00Z" w16du:dateUtc="2024-06-24T12:58:00Z"/>
                <w:rFonts w:ascii="Calibri" w:hAnsi="Calibri" w:cs="Calibri"/>
                <w:color w:val="000000"/>
              </w:rPr>
            </w:pPr>
            <w:ins w:id="1387" w:author="Julian Smith" w:date="2024-06-24T13:58:00Z" w16du:dateUtc="2024-06-24T12:58:00Z">
              <w:r w:rsidRPr="00F226F2">
                <w:rPr>
                  <w:rFonts w:ascii="Calibri" w:hAnsi="Calibri" w:cs="Calibri"/>
                  <w:color w:val="000000"/>
                  <w:rPrChange w:id="1388" w:author="Julian Smith" w:date="2024-09-24T17:17:00Z" w16du:dateUtc="2024-09-24T16:17:00Z">
                    <w:rPr>
                      <w:rFonts w:ascii="Calibri" w:hAnsi="Calibri" w:cs="Calibri"/>
                      <w:strike/>
                      <w:color w:val="000000"/>
                    </w:rPr>
                  </w:rPrChange>
                </w:rPr>
                <w:t>Curves</w:t>
              </w:r>
            </w:ins>
          </w:p>
        </w:tc>
      </w:tr>
      <w:tr w:rsidR="00DB5F97" w:rsidRPr="00F226F2" w14:paraId="447C91FE" w14:textId="77777777" w:rsidTr="00115D5F">
        <w:trPr>
          <w:cnfStyle w:val="000000100000" w:firstRow="0" w:lastRow="0" w:firstColumn="0" w:lastColumn="0" w:oddVBand="0" w:evenVBand="0" w:oddHBand="1" w:evenHBand="0" w:firstRowFirstColumn="0" w:firstRowLastColumn="0" w:lastRowFirstColumn="0" w:lastRowLastColumn="0"/>
          <w:trHeight w:val="300"/>
          <w:ins w:id="1389" w:author="Julian Smith" w:date="2024-06-24T13:58:00Z"/>
          <w:trPrChange w:id="1390" w:author="Julian Smith" w:date="2024-06-24T13:59:00Z" w16du:dateUtc="2024-06-24T12:59: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391" w:author="Julian Smith" w:date="2024-06-24T13:59:00Z" w16du:dateUtc="2024-06-24T12:59: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25D59B7D" w14:textId="77777777" w:rsidR="00DB5F97" w:rsidRPr="00F226F2" w:rsidRDefault="00DB5F97" w:rsidP="00DB5F97">
            <w:pPr>
              <w:spacing w:after="0"/>
              <w:jc w:val="center"/>
              <w:textAlignment w:val="auto"/>
              <w:cnfStyle w:val="001000100000" w:firstRow="0" w:lastRow="0" w:firstColumn="1" w:lastColumn="0" w:oddVBand="0" w:evenVBand="0" w:oddHBand="1" w:evenHBand="0" w:firstRowFirstColumn="0" w:firstRowLastColumn="0" w:lastRowFirstColumn="0" w:lastRowLastColumn="0"/>
              <w:rPr>
                <w:ins w:id="1392" w:author="Julian Smith" w:date="2024-06-24T13:58:00Z" w16du:dateUtc="2024-06-24T12:58:00Z"/>
                <w:rFonts w:ascii="Calibri" w:hAnsi="Calibri" w:cs="Calibri"/>
                <w:color w:val="000000"/>
              </w:rPr>
            </w:pPr>
            <w:ins w:id="1393" w:author="Julian Smith" w:date="2024-06-24T13:58:00Z" w16du:dateUtc="2024-06-24T12:58:00Z">
              <w:r w:rsidRPr="00F226F2">
                <w:rPr>
                  <w:rFonts w:ascii="Calibri" w:hAnsi="Calibri" w:cs="Calibri"/>
                  <w:color w:val="000000"/>
                </w:rPr>
                <w:t>871</w:t>
              </w:r>
            </w:ins>
          </w:p>
        </w:tc>
        <w:tc>
          <w:tcPr>
            <w:tcW w:w="0" w:type="auto"/>
            <w:noWrap/>
            <w:hideMark/>
            <w:tcPrChange w:id="1394"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2F582504"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95" w:author="Julian Smith" w:date="2024-06-24T13:58:00Z" w16du:dateUtc="2024-06-24T12:58:00Z"/>
                <w:rFonts w:ascii="Calibri" w:hAnsi="Calibri" w:cs="Calibri"/>
                <w:color w:val="000000"/>
              </w:rPr>
            </w:pPr>
            <w:ins w:id="1396" w:author="Julian Smith" w:date="2024-06-24T13:58:00Z" w16du:dateUtc="2024-06-24T12:58:00Z">
              <w:r w:rsidRPr="00F226F2">
                <w:rPr>
                  <w:rFonts w:ascii="Calibri" w:hAnsi="Calibri" w:cs="Calibri"/>
                  <w:color w:val="000000"/>
                </w:rPr>
                <w:t>3-matic.med.design</w:t>
              </w:r>
            </w:ins>
          </w:p>
        </w:tc>
        <w:tc>
          <w:tcPr>
            <w:tcW w:w="0" w:type="auto"/>
            <w:noWrap/>
            <w:hideMark/>
            <w:tcPrChange w:id="1397" w:author="Julian Smith" w:date="2024-06-24T13:59:00Z" w16du:dateUtc="2024-06-24T12:59:00Z">
              <w:tcPr>
                <w:tcW w:w="0" w:type="auto"/>
                <w:gridSpan w:val="2"/>
                <w:tcBorders>
                  <w:top w:val="nil"/>
                  <w:left w:val="nil"/>
                  <w:bottom w:val="single" w:sz="4" w:space="0" w:color="auto"/>
                  <w:right w:val="single" w:sz="4" w:space="0" w:color="auto"/>
                </w:tcBorders>
                <w:shd w:val="clear" w:color="auto" w:fill="auto"/>
                <w:noWrap/>
                <w:vAlign w:val="bottom"/>
                <w:hideMark/>
              </w:tcPr>
            </w:tcPrChange>
          </w:tcPr>
          <w:p w14:paraId="6390C904" w14:textId="77777777" w:rsidR="00DB5F97" w:rsidRPr="00F226F2" w:rsidRDefault="00DB5F97" w:rsidP="00DB5F97">
            <w:pPr>
              <w:spacing w:after="0"/>
              <w:jc w:val="left"/>
              <w:textAlignment w:val="auto"/>
              <w:cnfStyle w:val="000000100000" w:firstRow="0" w:lastRow="0" w:firstColumn="0" w:lastColumn="0" w:oddVBand="0" w:evenVBand="0" w:oddHBand="1" w:evenHBand="0" w:firstRowFirstColumn="0" w:firstRowLastColumn="0" w:lastRowFirstColumn="0" w:lastRowLastColumn="0"/>
              <w:rPr>
                <w:ins w:id="1398" w:author="Julian Smith" w:date="2024-06-24T13:58:00Z" w16du:dateUtc="2024-06-24T12:58:00Z"/>
                <w:rFonts w:ascii="Calibri" w:hAnsi="Calibri" w:cs="Calibri"/>
                <w:color w:val="000000"/>
              </w:rPr>
            </w:pPr>
            <w:ins w:id="1399" w:author="Julian Smith" w:date="2024-06-24T13:58:00Z" w16du:dateUtc="2024-06-24T12:58:00Z">
              <w:r w:rsidRPr="00F226F2">
                <w:rPr>
                  <w:rFonts w:ascii="Calibri" w:hAnsi="Calibri" w:cs="Calibri"/>
                  <w:color w:val="000000"/>
                  <w:rPrChange w:id="1400" w:author="Julian Smith" w:date="2024-09-24T17:17:00Z" w16du:dateUtc="2024-09-24T16:17:00Z">
                    <w:rPr>
                      <w:rFonts w:ascii="Calibri" w:hAnsi="Calibri" w:cs="Calibri"/>
                      <w:strike/>
                      <w:color w:val="000000"/>
                    </w:rPr>
                  </w:rPrChange>
                </w:rPr>
                <w:t>Finishing</w:t>
              </w:r>
            </w:ins>
          </w:p>
        </w:tc>
      </w:tr>
    </w:tbl>
    <w:p w14:paraId="749B34EA" w14:textId="77777777" w:rsidR="00DB5F97" w:rsidRPr="00F226F2" w:rsidRDefault="00DB5F97" w:rsidP="008458A2">
      <w:pPr>
        <w:rPr>
          <w:rFonts w:ascii="Segoe UI" w:hAnsi="Segoe UI"/>
          <w:sz w:val="18"/>
          <w:szCs w:val="18"/>
        </w:rPr>
      </w:pPr>
    </w:p>
    <w:p w14:paraId="2F097DEB" w14:textId="77777777" w:rsidR="00DA07DA" w:rsidRPr="00F226F2" w:rsidRDefault="00DA07DA" w:rsidP="008458A2">
      <w:pPr>
        <w:pStyle w:val="Heading4"/>
      </w:pPr>
      <w:r w:rsidRPr="00F226F2">
        <w:t>Validity Periods </w:t>
      </w:r>
    </w:p>
    <w:p w14:paraId="1A307498" w14:textId="48295C9F" w:rsidR="00DA07DA" w:rsidRPr="00F226F2" w:rsidRDefault="00DA07DA" w:rsidP="008458A2">
      <w:pPr>
        <w:rPr>
          <w:rFonts w:ascii="Segoe UI" w:hAnsi="Segoe UI"/>
          <w:sz w:val="18"/>
          <w:szCs w:val="18"/>
        </w:rPr>
      </w:pPr>
      <w:r w:rsidRPr="00F226F2">
        <w:t>Validity periods will be required; however, there is no requirement to model a validity start date. </w:t>
      </w:r>
      <w:r w:rsidR="00DA6361" w:rsidRPr="00F226F2">
        <w:t>In FNO entitlements do not have a time-to-live and line item may be activated at any point. Limiting the availability of line-items within an entitlement will require intervention from the middleware to obsolete the entitlement or line items.</w:t>
      </w:r>
    </w:p>
    <w:p w14:paraId="03C04F74" w14:textId="77777777" w:rsidR="00DA07DA" w:rsidRPr="00F226F2" w:rsidRDefault="00DA07DA" w:rsidP="008458A2">
      <w:pPr>
        <w:pStyle w:val="Heading4"/>
      </w:pPr>
      <w:r w:rsidRPr="00F226F2">
        <w:t>License Technology </w:t>
      </w:r>
    </w:p>
    <w:p w14:paraId="03B4B61D" w14:textId="77777777" w:rsidR="00DA07DA" w:rsidRPr="00F226F2" w:rsidRDefault="00DA07DA" w:rsidP="008458A2">
      <w:pPr>
        <w:rPr>
          <w:rFonts w:ascii="Segoe UI" w:hAnsi="Segoe UI"/>
          <w:sz w:val="18"/>
          <w:szCs w:val="18"/>
        </w:rPr>
      </w:pPr>
      <w:r w:rsidRPr="00F226F2">
        <w:t>The solution will use FlexNet Licensing technology: this is the default for FNO when using FNE and requires no configuration. </w:t>
      </w:r>
    </w:p>
    <w:p w14:paraId="46BB2704" w14:textId="77777777" w:rsidR="00DA07DA" w:rsidRPr="00F226F2" w:rsidRDefault="00DA07DA" w:rsidP="008458A2">
      <w:pPr>
        <w:pStyle w:val="Heading4"/>
      </w:pPr>
      <w:r w:rsidRPr="00F226F2">
        <w:t>Part Numbers </w:t>
      </w:r>
    </w:p>
    <w:p w14:paraId="14D48BF0" w14:textId="77777777" w:rsidR="00DA07DA" w:rsidRPr="00F226F2" w:rsidRDefault="00DA07DA" w:rsidP="008458A2">
      <w:pPr>
        <w:rPr>
          <w:rFonts w:ascii="Segoe UI" w:hAnsi="Segoe UI"/>
          <w:sz w:val="18"/>
          <w:szCs w:val="18"/>
        </w:rPr>
      </w:pPr>
      <w:r w:rsidRPr="00F226F2">
        <w:t>New part numbers will be required for the FNE enabled products: the role of part numbers will not change. </w:t>
      </w:r>
    </w:p>
    <w:p w14:paraId="3909349B" w14:textId="77777777" w:rsidR="00DA07DA" w:rsidRPr="00F226F2" w:rsidRDefault="00DA07DA" w:rsidP="008458A2">
      <w:pPr>
        <w:pStyle w:val="Heading4"/>
      </w:pPr>
      <w:r w:rsidRPr="00F226F2">
        <w:t>License Metadata </w:t>
      </w:r>
    </w:p>
    <w:p w14:paraId="3133DD8D" w14:textId="12273B50" w:rsidR="00DA07DA" w:rsidRPr="00F226F2" w:rsidRDefault="001F37F0" w:rsidP="008458A2">
      <w:pPr>
        <w:rPr>
          <w:ins w:id="1401" w:author="Julian Smith" w:date="2024-07-26T10:23:00Z" w16du:dateUtc="2024-07-26T09:23:00Z"/>
        </w:rPr>
      </w:pPr>
      <w:ins w:id="1402" w:author="Julian Smith" w:date="2024-07-26T10:16:00Z" w16du:dateUtc="2024-07-26T09:16:00Z">
        <w:r w:rsidRPr="00F226F2">
          <w:t>License metadata will be used to tag floating licenses</w:t>
        </w:r>
        <w:r w:rsidR="00614A24" w:rsidRPr="00F226F2">
          <w:t xml:space="preserve"> so that only these will be made avail</w:t>
        </w:r>
      </w:ins>
      <w:ins w:id="1403" w:author="Julian Smith" w:date="2024-07-26T10:17:00Z" w16du:dateUtc="2024-07-26T09:17:00Z">
        <w:r w:rsidR="00614A24" w:rsidRPr="00F226F2">
          <w:t>able from FNE license servers.</w:t>
        </w:r>
        <w:r w:rsidR="00DA2B55" w:rsidRPr="00F226F2">
          <w:t xml:space="preserve"> Technically, a </w:t>
        </w:r>
      </w:ins>
      <w:ins w:id="1404" w:author="Julian Smith" w:date="2024-07-26T10:18:00Z" w16du:dateUtc="2024-07-26T09:18:00Z">
        <w:r w:rsidR="00081F36" w:rsidRPr="00F226F2">
          <w:t>selecto</w:t>
        </w:r>
      </w:ins>
      <w:ins w:id="1405" w:author="Julian Smith" w:date="2024-07-26T10:19:00Z" w16du:dateUtc="2024-07-26T09:19:00Z">
        <w:r w:rsidR="00081F36" w:rsidRPr="00F226F2">
          <w:t>r</w:t>
        </w:r>
      </w:ins>
      <w:ins w:id="1406" w:author="Julian Smith" w:date="2024-07-26T10:17:00Z" w16du:dateUtc="2024-07-26T09:17:00Z">
        <w:r w:rsidR="00DA2B55" w:rsidRPr="00F226F2">
          <w:t xml:space="preserve"> value will be placed</w:t>
        </w:r>
      </w:ins>
      <w:ins w:id="1407" w:author="Julian Smith" w:date="2024-07-26T10:18:00Z" w16du:dateUtc="2024-07-26T09:18:00Z">
        <w:r w:rsidR="00081F36" w:rsidRPr="00F226F2">
          <w:t xml:space="preserve"> into the license which, </w:t>
        </w:r>
      </w:ins>
      <w:ins w:id="1408" w:author="Julian Smith" w:date="2024-07-26T10:19:00Z" w16du:dateUtc="2024-07-26T09:19:00Z">
        <w:r w:rsidR="00081F36" w:rsidRPr="00F226F2">
          <w:t>in combination</w:t>
        </w:r>
      </w:ins>
      <w:ins w:id="1409" w:author="Julian Smith" w:date="2024-07-26T10:18:00Z" w16du:dateUtc="2024-07-26T09:18:00Z">
        <w:r w:rsidR="00081F36" w:rsidRPr="00F226F2">
          <w:t xml:space="preserve"> with </w:t>
        </w:r>
      </w:ins>
      <w:ins w:id="1410" w:author="Julian Smith" w:date="2024-07-26T10:19:00Z" w16du:dateUtc="2024-07-26T09:19:00Z">
        <w:r w:rsidR="004778FF" w:rsidRPr="00F226F2">
          <w:t xml:space="preserve">a </w:t>
        </w:r>
      </w:ins>
      <w:ins w:id="1411" w:author="Julian Smith" w:date="2024-07-26T10:18:00Z" w16du:dateUtc="2024-07-26T09:18:00Z">
        <w:r w:rsidR="00081F36" w:rsidRPr="00F226F2">
          <w:t xml:space="preserve">client-side implementation </w:t>
        </w:r>
      </w:ins>
      <w:ins w:id="1412" w:author="Julian Smith" w:date="2024-07-26T10:19:00Z" w16du:dateUtc="2024-07-26T09:19:00Z">
        <w:r w:rsidR="004778FF" w:rsidRPr="00F226F2">
          <w:t>in the licensing libraries</w:t>
        </w:r>
        <w:r w:rsidR="00F00620" w:rsidRPr="00F226F2">
          <w:t xml:space="preserve"> </w:t>
        </w:r>
      </w:ins>
      <w:ins w:id="1413" w:author="Julian Smith" w:date="2024-07-26T10:18:00Z" w16du:dateUtc="2024-07-26T09:18:00Z">
        <w:r w:rsidR="00081F36" w:rsidRPr="00F226F2">
          <w:t>to add the selector value to the feature request</w:t>
        </w:r>
      </w:ins>
      <w:ins w:id="1414" w:author="Julian Smith" w:date="2024-07-26T10:19:00Z" w16du:dateUtc="2024-07-26T09:19:00Z">
        <w:r w:rsidR="00F00620" w:rsidRPr="00F226F2">
          <w:t>, wil</w:t>
        </w:r>
      </w:ins>
      <w:ins w:id="1415" w:author="Julian Smith" w:date="2024-07-26T10:20:00Z" w16du:dateUtc="2024-07-26T09:20:00Z">
        <w:r w:rsidR="00F00620" w:rsidRPr="00F226F2">
          <w:t xml:space="preserve">l prevent local licenses being </w:t>
        </w:r>
        <w:r w:rsidR="00DC15A3" w:rsidRPr="00F226F2">
          <w:t>served</w:t>
        </w:r>
        <w:r w:rsidR="00F00620" w:rsidRPr="00F226F2">
          <w:t xml:space="preserve">. </w:t>
        </w:r>
        <w:r w:rsidR="00DC15A3" w:rsidRPr="00F226F2">
          <w:t>Unfortunately</w:t>
        </w:r>
        <w:r w:rsidR="00F00620" w:rsidRPr="00F226F2">
          <w:t xml:space="preserve">, there is no </w:t>
        </w:r>
        <w:r w:rsidR="00DC15A3" w:rsidRPr="00F226F2">
          <w:t xml:space="preserve">native mechanism </w:t>
        </w:r>
      </w:ins>
      <w:ins w:id="1416" w:author="Julian Smith" w:date="2024-07-26T10:21:00Z" w16du:dateUtc="2024-07-26T09:21:00Z">
        <w:r w:rsidR="00AA07C4" w:rsidRPr="00F226F2">
          <w:t xml:space="preserve">in Revenera </w:t>
        </w:r>
      </w:ins>
      <w:ins w:id="1417" w:author="Julian Smith" w:date="2024-07-26T10:20:00Z" w16du:dateUtc="2024-07-26T09:20:00Z">
        <w:r w:rsidR="00DC15A3" w:rsidRPr="00F226F2">
          <w:t>to preven</w:t>
        </w:r>
      </w:ins>
      <w:ins w:id="1418" w:author="Julian Smith" w:date="2024-07-26T10:21:00Z" w16du:dateUtc="2024-07-26T09:21:00Z">
        <w:r w:rsidR="00DC15A3" w:rsidRPr="00F226F2">
          <w:t>t local license</w:t>
        </w:r>
      </w:ins>
      <w:ins w:id="1419" w:author="Julian Smith" w:date="2024-07-26T10:22:00Z" w16du:dateUtc="2024-07-26T09:22:00Z">
        <w:r w:rsidR="00AA07C4" w:rsidRPr="00F226F2">
          <w:t>s</w:t>
        </w:r>
      </w:ins>
      <w:ins w:id="1420" w:author="Julian Smith" w:date="2024-07-26T10:21:00Z" w16du:dateUtc="2024-07-26T09:21:00Z">
        <w:r w:rsidR="00DC15A3" w:rsidRPr="00F226F2">
          <w:t xml:space="preserve"> b</w:t>
        </w:r>
        <w:r w:rsidR="00D03ED0" w:rsidRPr="00F226F2">
          <w:t>eing provisioned on a license sever</w:t>
        </w:r>
      </w:ins>
      <w:ins w:id="1421" w:author="Julian Smith" w:date="2024-07-26T10:22:00Z" w16du:dateUtc="2024-07-26T09:22:00Z">
        <w:r w:rsidR="00AA07C4" w:rsidRPr="00F226F2">
          <w:t xml:space="preserve"> and </w:t>
        </w:r>
      </w:ins>
      <w:ins w:id="1422" w:author="Julian Smith" w:date="2024-07-26T10:23:00Z" w16du:dateUtc="2024-07-26T09:23:00Z">
        <w:r w:rsidR="001E0697" w:rsidRPr="00F226F2">
          <w:t>being available to be borrowed.</w:t>
        </w:r>
      </w:ins>
      <w:del w:id="1423" w:author="Julian Smith" w:date="2024-07-26T10:15:00Z" w16du:dateUtc="2024-07-26T09:15:00Z">
        <w:r w:rsidR="00DA07DA" w:rsidRPr="00F226F2" w:rsidDel="00AB248C">
          <w:rPr>
            <w:shd w:val="clear" w:color="auto" w:fill="FFFF00"/>
          </w:rPr>
          <w:delText>TBD</w:delText>
        </w:r>
        <w:r w:rsidR="00DA07DA" w:rsidRPr="00F226F2" w:rsidDel="00AB248C">
          <w:delText> </w:delText>
        </w:r>
      </w:del>
    </w:p>
    <w:p w14:paraId="335B2F57" w14:textId="36FCE911" w:rsidR="001E0697" w:rsidRPr="00F226F2" w:rsidRDefault="001E0697" w:rsidP="008458A2">
      <w:pPr>
        <w:rPr>
          <w:rFonts w:ascii="Segoe UI" w:hAnsi="Segoe UI"/>
          <w:sz w:val="18"/>
          <w:szCs w:val="18"/>
        </w:rPr>
      </w:pPr>
      <w:ins w:id="1424" w:author="Julian Smith" w:date="2024-07-26T10:23:00Z" w16du:dateUtc="2024-07-26T09:23:00Z">
        <w:r w:rsidRPr="00F226F2">
          <w:t>No other metadata requirements</w:t>
        </w:r>
        <w:r w:rsidR="0062265F" w:rsidRPr="00F226F2">
          <w:t xml:space="preserve"> have been identified to date.</w:t>
        </w:r>
      </w:ins>
    </w:p>
    <w:p w14:paraId="0F22A23F" w14:textId="5A009D09" w:rsidR="00273FD4" w:rsidRPr="00F226F2" w:rsidRDefault="00273FD4" w:rsidP="008458A2">
      <w:pPr>
        <w:pStyle w:val="Heading4"/>
      </w:pPr>
      <w:del w:id="1425" w:author="Julian Smith" w:date="2024-06-24T14:01:00Z" w16du:dateUtc="2024-06-24T13:01:00Z">
        <w:r w:rsidRPr="00F226F2" w:rsidDel="00B756FD">
          <w:delText>Customer-facing</w:delText>
        </w:r>
      </w:del>
      <w:ins w:id="1426" w:author="Julian Smith" w:date="2024-07-26T10:15:00Z" w16du:dateUtc="2024-07-26T09:15:00Z">
        <w:r w:rsidR="00AB248C" w:rsidRPr="00F226F2">
          <w:t>User</w:t>
        </w:r>
      </w:ins>
      <w:r w:rsidRPr="00F226F2">
        <w:t xml:space="preserve"> </w:t>
      </w:r>
      <w:commentRangeStart w:id="1427"/>
      <w:r w:rsidRPr="00F226F2">
        <w:t>Portal</w:t>
      </w:r>
      <w:commentRangeEnd w:id="1427"/>
      <w:r w:rsidR="0015344E" w:rsidRPr="00F226F2">
        <w:rPr>
          <w:rStyle w:val="CommentReference"/>
          <w:rFonts w:eastAsia="Times New Roman" w:cs="Segoe UI"/>
          <w:color w:val="auto"/>
        </w:rPr>
        <w:commentReference w:id="1427"/>
      </w:r>
    </w:p>
    <w:p w14:paraId="6321EF95" w14:textId="0700C679" w:rsidR="00B73CEC" w:rsidRPr="00F226F2" w:rsidRDefault="00B73CEC" w:rsidP="00B73CEC">
      <w:pPr>
        <w:rPr>
          <w:rFonts w:ascii="Segoe UI" w:hAnsi="Segoe UI"/>
          <w:sz w:val="18"/>
          <w:szCs w:val="18"/>
        </w:rPr>
      </w:pPr>
      <w:r w:rsidRPr="00F226F2">
        <w:t xml:space="preserve">The FNO </w:t>
      </w:r>
      <w:del w:id="1428" w:author="Yves Houtevels" w:date="2024-07-02T16:32:00Z" w16du:dateUtc="2024-07-02T14:32:00Z">
        <w:r w:rsidRPr="00F226F2" w:rsidDel="00325818">
          <w:delText xml:space="preserve">Customer </w:delText>
        </w:r>
      </w:del>
      <w:ins w:id="1429" w:author="Yves Houtevels" w:date="2024-07-02T16:32:00Z" w16du:dateUtc="2024-07-02T14:32:00Z">
        <w:r w:rsidR="00325818" w:rsidRPr="00F226F2">
          <w:t xml:space="preserve">End-User </w:t>
        </w:r>
      </w:ins>
      <w:r w:rsidRPr="00F226F2">
        <w:t>portal will be used until it can be replaced by a specific Materialise customer facing portal. This is a significant change from the previous release</w:t>
      </w:r>
      <w:ins w:id="1430" w:author="Yves Houtevels" w:date="2024-07-02T16:32:00Z" w16du:dateUtc="2024-07-02T14:32:00Z">
        <w:r w:rsidR="00325818" w:rsidRPr="00F226F2">
          <w:t xml:space="preserve"> (FlexMat)</w:t>
        </w:r>
      </w:ins>
      <w:r w:rsidRPr="00F226F2">
        <w:t xml:space="preserve"> and exploits existing FNO functionality to be used in entitlement and license management.  </w:t>
      </w:r>
    </w:p>
    <w:p w14:paraId="3EB712AB" w14:textId="29C98D24" w:rsidR="00273FD4" w:rsidRPr="00F226F2" w:rsidRDefault="00B73CEC" w:rsidP="008458A2">
      <w:pPr>
        <w:rPr>
          <w:rFonts w:ascii="Segoe UI" w:hAnsi="Segoe UI"/>
          <w:sz w:val="18"/>
          <w:szCs w:val="18"/>
        </w:rPr>
      </w:pPr>
      <w:r w:rsidRPr="00F226F2">
        <w:t xml:space="preserve">Access to the FNO </w:t>
      </w:r>
      <w:ins w:id="1431" w:author="Yves Houtevels" w:date="2024-07-02T16:32:00Z" w16du:dateUtc="2024-07-02T14:32:00Z">
        <w:r w:rsidR="00877669" w:rsidRPr="00F226F2">
          <w:t>End-User</w:t>
        </w:r>
      </w:ins>
      <w:del w:id="1432" w:author="Yves Houtevels" w:date="2024-07-02T16:32:00Z" w16du:dateUtc="2024-07-02T14:32:00Z">
        <w:r w:rsidRPr="00F226F2" w:rsidDel="00877669">
          <w:delText>Customer</w:delText>
        </w:r>
      </w:del>
      <w:r w:rsidRPr="00F226F2">
        <w:t xml:space="preserve"> Portal can be authenticated by using activation or entitlement Ids; neither mechanism requires a password. Specific named-user access is also possible but requires customer user management. </w:t>
      </w:r>
      <w:r w:rsidR="00273FD4" w:rsidRPr="00F226F2">
        <w:t> </w:t>
      </w:r>
    </w:p>
    <w:p w14:paraId="1054046A" w14:textId="77777777" w:rsidR="00273FD4" w:rsidRPr="00F226F2" w:rsidRDefault="00273FD4">
      <w:pPr>
        <w:pStyle w:val="ListParagraph"/>
        <w:numPr>
          <w:ilvl w:val="0"/>
          <w:numId w:val="18"/>
        </w:numPr>
      </w:pPr>
      <w:r w:rsidRPr="00F226F2">
        <w:t>Portal authentication will be restricted to entitlement and activation IDs only for the first release. </w:t>
      </w:r>
    </w:p>
    <w:p w14:paraId="023A0544" w14:textId="1A09D5BA" w:rsidR="00273FD4" w:rsidRPr="00F226F2" w:rsidRDefault="00273FD4">
      <w:pPr>
        <w:pStyle w:val="ListParagraph"/>
        <w:numPr>
          <w:ilvl w:val="0"/>
          <w:numId w:val="18"/>
        </w:numPr>
      </w:pPr>
      <w:r w:rsidRPr="00F226F2">
        <w:t xml:space="preserve">Users will not be </w:t>
      </w:r>
      <w:proofErr w:type="spellStart"/>
      <w:r w:rsidRPr="00F226F2">
        <w:t>modeled</w:t>
      </w:r>
      <w:proofErr w:type="spellEnd"/>
      <w:r w:rsidRPr="00F226F2">
        <w:t xml:space="preserve">: this does not prohibit Materialise administrative portal users accessing the </w:t>
      </w:r>
      <w:ins w:id="1433" w:author="Yves Houtevels" w:date="2024-07-02T16:33:00Z" w16du:dateUtc="2024-07-02T14:33:00Z">
        <w:r w:rsidR="006C09B4" w:rsidRPr="00F226F2">
          <w:t>End-User</w:t>
        </w:r>
      </w:ins>
      <w:del w:id="1434" w:author="Yves Houtevels" w:date="2024-07-02T16:33:00Z" w16du:dateUtc="2024-07-02T14:33:00Z">
        <w:r w:rsidRPr="00F226F2" w:rsidDel="006C09B4">
          <w:delText>customer</w:delText>
        </w:r>
      </w:del>
      <w:r w:rsidRPr="00F226F2">
        <w:t xml:space="preserve"> portal. </w:t>
      </w:r>
    </w:p>
    <w:p w14:paraId="06E8C25F" w14:textId="77777777" w:rsidR="00273FD4" w:rsidRPr="00F226F2" w:rsidRDefault="00273FD4">
      <w:pPr>
        <w:pStyle w:val="ListParagraph"/>
        <w:numPr>
          <w:ilvl w:val="0"/>
          <w:numId w:val="18"/>
        </w:numPr>
      </w:pPr>
      <w:r w:rsidRPr="00F226F2">
        <w:t>Emails will not be sent from FNO. </w:t>
      </w:r>
    </w:p>
    <w:p w14:paraId="2A7560A0" w14:textId="77777777" w:rsidR="00273FD4" w:rsidRPr="00F226F2" w:rsidRDefault="00273FD4">
      <w:pPr>
        <w:pStyle w:val="ListParagraph"/>
        <w:numPr>
          <w:ilvl w:val="0"/>
          <w:numId w:val="18"/>
        </w:numPr>
      </w:pPr>
      <w:r w:rsidRPr="00F226F2">
        <w:t>Transfer of license rights – from a partner to end-customer for instance – will not be supported. </w:t>
      </w:r>
    </w:p>
    <w:p w14:paraId="600967D6" w14:textId="336876E1" w:rsidR="0018732D" w:rsidRPr="00F226F2" w:rsidRDefault="0018732D" w:rsidP="0018732D">
      <w:r w:rsidRPr="00F226F2">
        <w:t xml:space="preserve">Users will have the ability to manage the allocation of line-items on devices so that devices calling home will receive the appropriate licenses. This process is cumbersome and restrictive when logging into the FNO </w:t>
      </w:r>
      <w:ins w:id="1435" w:author="Yves Houtevels" w:date="2024-07-02T16:34:00Z" w16du:dateUtc="2024-07-02T14:34:00Z">
        <w:r w:rsidR="00E63BD2" w:rsidRPr="00F226F2">
          <w:t>End-</w:t>
        </w:r>
      </w:ins>
      <w:r w:rsidRPr="00F226F2">
        <w:t>User Portal with entitlement-Ids or activation-Ids</w:t>
      </w:r>
      <w:ins w:id="1436" w:author="Julian Smith" w:date="2024-06-24T14:02:00Z" w16du:dateUtc="2024-06-24T13:02:00Z">
        <w:r w:rsidR="004A3FE2" w:rsidRPr="00F226F2">
          <w:t xml:space="preserve">: </w:t>
        </w:r>
      </w:ins>
      <w:del w:id="1437" w:author="Julian Smith" w:date="2024-06-24T14:02:00Z" w16du:dateUtc="2024-06-24T13:02:00Z">
        <w:r w:rsidRPr="00F226F2" w:rsidDel="004A3FE2">
          <w:delText xml:space="preserve"> because </w:delText>
        </w:r>
      </w:del>
      <w:r w:rsidRPr="00F226F2">
        <w:t xml:space="preserve">most devices and entitlements will not be </w:t>
      </w:r>
      <w:commentRangeStart w:id="1438"/>
      <w:commentRangeStart w:id="1439"/>
      <w:r w:rsidRPr="00F226F2">
        <w:t>visible</w:t>
      </w:r>
      <w:commentRangeEnd w:id="1438"/>
      <w:r w:rsidR="003D361C" w:rsidRPr="00F226F2">
        <w:rPr>
          <w:rStyle w:val="CommentReference"/>
        </w:rPr>
        <w:commentReference w:id="1438"/>
      </w:r>
      <w:commentRangeEnd w:id="1439"/>
      <w:r w:rsidR="006B7559" w:rsidRPr="00F226F2">
        <w:rPr>
          <w:rStyle w:val="CommentReference"/>
        </w:rPr>
        <w:commentReference w:id="1439"/>
      </w:r>
      <w:ins w:id="1440" w:author="Julian Smith" w:date="2024-06-24T14:02:00Z" w16du:dateUtc="2024-06-24T13:02:00Z">
        <w:r w:rsidR="004A3FE2" w:rsidRPr="00F226F2">
          <w:t xml:space="preserve"> because they are not</w:t>
        </w:r>
        <w:r w:rsidR="0014330F" w:rsidRPr="00F226F2">
          <w:t xml:space="preserve"> mapped to </w:t>
        </w:r>
      </w:ins>
      <w:ins w:id="1441" w:author="Julian Smith" w:date="2024-06-24T14:03:00Z" w16du:dateUtc="2024-06-24T13:03:00Z">
        <w:r w:rsidR="0014330F" w:rsidRPr="00F226F2">
          <w:t>the activation-id or entitlement-id used to login</w:t>
        </w:r>
      </w:ins>
      <w:r w:rsidRPr="00F226F2">
        <w:t xml:space="preserve">. For this process to be useful to customers, some authenticated users </w:t>
      </w:r>
      <w:del w:id="1442" w:author="Julian Smith" w:date="2024-06-24T14:03:00Z" w16du:dateUtc="2024-06-24T13:03:00Z">
        <w:r w:rsidRPr="00F226F2" w:rsidDel="00A51910">
          <w:delText xml:space="preserve">would </w:delText>
        </w:r>
      </w:del>
      <w:ins w:id="1443" w:author="Julian Smith" w:date="2024-06-24T14:03:00Z" w16du:dateUtc="2024-06-24T13:03:00Z">
        <w:r w:rsidR="00A51910" w:rsidRPr="00F226F2">
          <w:t xml:space="preserve">will </w:t>
        </w:r>
      </w:ins>
      <w:r w:rsidRPr="00F226F2">
        <w:t>need to be created for customers.</w:t>
      </w:r>
    </w:p>
    <w:p w14:paraId="38CEF4BE" w14:textId="2C1C16ED" w:rsidR="0018732D" w:rsidRPr="00F226F2" w:rsidRDefault="000A1C66" w:rsidP="0018732D">
      <w:pPr>
        <w:pStyle w:val="Heading4"/>
      </w:pPr>
      <w:ins w:id="1444" w:author="Julian Smith" w:date="2024-06-24T14:12:00Z" w16du:dateUtc="2024-06-24T13:12:00Z">
        <w:r w:rsidRPr="00F226F2">
          <w:t xml:space="preserve">End-user </w:t>
        </w:r>
      </w:ins>
      <w:r w:rsidR="0018732D" w:rsidRPr="00F226F2">
        <w:t>Portal Users</w:t>
      </w:r>
    </w:p>
    <w:p w14:paraId="412CEE01" w14:textId="0263694C" w:rsidR="0018732D" w:rsidRPr="00F226F2" w:rsidRDefault="0018732D" w:rsidP="0018732D">
      <w:r w:rsidRPr="00F226F2">
        <w:t>Creating and management of FNO portal users has not been discussed but has been identified as desirable.</w:t>
      </w:r>
    </w:p>
    <w:p w14:paraId="7408A7BD" w14:textId="77777777" w:rsidR="00273FD4" w:rsidRPr="00F226F2" w:rsidRDefault="00273FD4" w:rsidP="008458A2">
      <w:pPr>
        <w:pStyle w:val="Heading4"/>
      </w:pPr>
      <w:r w:rsidRPr="00F226F2">
        <w:t>Features </w:t>
      </w:r>
    </w:p>
    <w:p w14:paraId="0B17F583" w14:textId="77777777" w:rsidR="00273FD4" w:rsidRPr="00F226F2" w:rsidRDefault="00273FD4" w:rsidP="008458A2">
      <w:pPr>
        <w:rPr>
          <w:rFonts w:ascii="Segoe UI" w:hAnsi="Segoe UI"/>
          <w:sz w:val="18"/>
          <w:szCs w:val="18"/>
        </w:rPr>
      </w:pPr>
      <w:r w:rsidRPr="00F226F2">
        <w:t>The current set of features – for Flex</w:t>
      </w:r>
      <w:del w:id="1445" w:author="Yves Houtevels" w:date="2024-07-31T10:05:00Z" w16du:dateUtc="2024-07-31T08:05:00Z">
        <w:r w:rsidRPr="00F226F2" w:rsidDel="00584F61">
          <w:delText>-</w:delText>
        </w:r>
      </w:del>
      <w:r w:rsidRPr="00F226F2">
        <w:t>Mat products – should not need to change; they are already date-based and can be incorporated into newly packaged Flex</w:t>
      </w:r>
      <w:del w:id="1446" w:author="Yves Houtevels" w:date="2024-07-31T10:05:00Z" w16du:dateUtc="2024-07-31T08:05:00Z">
        <w:r w:rsidRPr="00F226F2" w:rsidDel="00E33C39">
          <w:delText>-</w:delText>
        </w:r>
      </w:del>
      <w:r w:rsidRPr="00F226F2">
        <w:t>Flex products and suites. </w:t>
      </w:r>
    </w:p>
    <w:p w14:paraId="3132576A" w14:textId="77777777" w:rsidR="00273FD4" w:rsidRPr="00F226F2" w:rsidRDefault="00273FD4" w:rsidP="008458A2">
      <w:pPr>
        <w:pStyle w:val="Heading4"/>
      </w:pPr>
      <w:r w:rsidRPr="00F226F2">
        <w:t>Feature Bundles </w:t>
      </w:r>
    </w:p>
    <w:p w14:paraId="6C871F40" w14:textId="78288F94" w:rsidR="00273FD4" w:rsidRPr="00F226F2" w:rsidRDefault="00273FD4" w:rsidP="008458A2">
      <w:pPr>
        <w:rPr>
          <w:rFonts w:ascii="Segoe UI" w:hAnsi="Segoe UI"/>
          <w:sz w:val="18"/>
          <w:szCs w:val="18"/>
        </w:rPr>
      </w:pPr>
      <w:r w:rsidRPr="00F226F2">
        <w:t xml:space="preserve">Feature bundles </w:t>
      </w:r>
      <w:r w:rsidR="00E71379" w:rsidRPr="00F226F2">
        <w:t>will not be used.</w:t>
      </w:r>
    </w:p>
    <w:p w14:paraId="16C6D5A9" w14:textId="44D1F526" w:rsidR="00273FD4" w:rsidRPr="00F226F2" w:rsidRDefault="00273FD4" w:rsidP="008458A2">
      <w:pPr>
        <w:pStyle w:val="Heading4"/>
      </w:pPr>
      <w:r w:rsidRPr="00F226F2">
        <w:t xml:space="preserve">Products and </w:t>
      </w:r>
      <w:commentRangeStart w:id="1447"/>
      <w:commentRangeStart w:id="1448"/>
      <w:r w:rsidRPr="00F226F2">
        <w:t>Suites</w:t>
      </w:r>
      <w:commentRangeEnd w:id="1447"/>
      <w:r w:rsidR="0019223D" w:rsidRPr="00F226F2">
        <w:rPr>
          <w:rStyle w:val="CommentReference"/>
          <w:rFonts w:eastAsia="Times New Roman" w:cs="Segoe UI"/>
          <w:color w:val="auto"/>
        </w:rPr>
        <w:commentReference w:id="1447"/>
      </w:r>
      <w:commentRangeEnd w:id="1448"/>
      <w:r w:rsidR="00423ABE" w:rsidRPr="00F226F2">
        <w:rPr>
          <w:rStyle w:val="CommentReference"/>
          <w:rFonts w:eastAsia="Times New Roman" w:cs="Segoe UI"/>
          <w:color w:val="auto"/>
        </w:rPr>
        <w:commentReference w:id="1448"/>
      </w:r>
      <w:r w:rsidRPr="00F226F2">
        <w:t> </w:t>
      </w:r>
    </w:p>
    <w:p w14:paraId="64FF6E2A" w14:textId="50C87D06" w:rsidR="00273FD4" w:rsidRPr="00F226F2" w:rsidRDefault="00076460" w:rsidP="008458A2">
      <w:pPr>
        <w:rPr>
          <w:rFonts w:ascii="Segoe UI" w:hAnsi="Segoe UI"/>
          <w:sz w:val="18"/>
          <w:szCs w:val="18"/>
        </w:rPr>
      </w:pPr>
      <w:ins w:id="1449" w:author="Julian Smith" w:date="2024-06-24T14:12:00Z" w16du:dateUtc="2024-06-24T13:12:00Z">
        <w:r w:rsidRPr="00F226F2">
          <w:t xml:space="preserve">In line with best practice, </w:t>
        </w:r>
      </w:ins>
      <w:del w:id="1450" w:author="Julian Smith" w:date="2024-06-24T14:12:00Z" w16du:dateUtc="2024-06-24T13:12:00Z">
        <w:r w:rsidR="00273FD4" w:rsidRPr="00F226F2" w:rsidDel="00076460">
          <w:delText>The</w:delText>
        </w:r>
      </w:del>
      <w:ins w:id="1451" w:author="Julian Smith" w:date="2024-06-24T14:12:00Z" w16du:dateUtc="2024-06-24T13:12:00Z">
        <w:r w:rsidRPr="00F226F2">
          <w:t>the</w:t>
        </w:r>
      </w:ins>
      <w:r w:rsidR="00273FD4" w:rsidRPr="00F226F2">
        <w:t xml:space="preserve"> </w:t>
      </w:r>
      <w:del w:id="1452" w:author="Julian Smith" w:date="2024-06-24T14:04:00Z" w16du:dateUtc="2024-06-24T13:04:00Z">
        <w:r w:rsidR="00E71379" w:rsidRPr="00F226F2" w:rsidDel="00494360">
          <w:delText>R1</w:delText>
        </w:r>
        <w:r w:rsidR="00273FD4" w:rsidRPr="00F226F2" w:rsidDel="00494360">
          <w:delText xml:space="preserve"> </w:delText>
        </w:r>
      </w:del>
      <w:r w:rsidR="00273FD4" w:rsidRPr="00F226F2">
        <w:t xml:space="preserve">product structure </w:t>
      </w:r>
      <w:ins w:id="1453" w:author="Julian Smith" w:date="2024-06-24T14:04:00Z" w16du:dateUtc="2024-06-24T13:04:00Z">
        <w:r w:rsidR="00494360" w:rsidRPr="00F226F2">
          <w:t>used for</w:t>
        </w:r>
      </w:ins>
      <w:ins w:id="1454" w:author="Yves Houtevels" w:date="2024-07-02T16:35:00Z" w16du:dateUtc="2024-07-02T14:35:00Z">
        <w:r w:rsidR="00467F5D" w:rsidRPr="00F226F2">
          <w:t xml:space="preserve"> FlexMat</w:t>
        </w:r>
      </w:ins>
      <w:ins w:id="1455" w:author="Julian Smith" w:date="2024-06-24T14:04:00Z" w16du:dateUtc="2024-06-24T13:04:00Z">
        <w:del w:id="1456" w:author="Yves Houtevels" w:date="2024-07-02T16:35:00Z" w16du:dateUtc="2024-07-02T14:35:00Z">
          <w:r w:rsidR="00494360" w:rsidRPr="00F226F2" w:rsidDel="00467F5D">
            <w:delText xml:space="preserve"> R1</w:delText>
          </w:r>
        </w:del>
        <w:r w:rsidR="00494360" w:rsidRPr="00F226F2">
          <w:t xml:space="preserve"> </w:t>
        </w:r>
        <w:r w:rsidR="007D0FA6" w:rsidRPr="00F226F2">
          <w:t xml:space="preserve">will not be </w:t>
        </w:r>
      </w:ins>
      <w:ins w:id="1457" w:author="Julian Smith" w:date="2024-06-24T14:05:00Z" w16du:dateUtc="2024-06-24T13:05:00Z">
        <w:r w:rsidR="007D0FA6" w:rsidRPr="00F226F2">
          <w:t>followed</w:t>
        </w:r>
      </w:ins>
      <w:ins w:id="1458" w:author="Julian Smith" w:date="2024-06-24T14:04:00Z" w16du:dateUtc="2024-06-24T13:04:00Z">
        <w:r w:rsidR="007D0FA6" w:rsidRPr="00F226F2">
          <w:t xml:space="preserve"> </w:t>
        </w:r>
      </w:ins>
      <w:ins w:id="1459" w:author="Julian Smith" w:date="2024-06-24T14:05:00Z" w16du:dateUtc="2024-06-24T13:05:00Z">
        <w:r w:rsidR="007D0FA6" w:rsidRPr="00F226F2">
          <w:t>for</w:t>
        </w:r>
      </w:ins>
      <w:ins w:id="1460" w:author="Julian Smith" w:date="2024-06-24T14:04:00Z" w16du:dateUtc="2024-06-24T13:04:00Z">
        <w:r w:rsidR="007D0FA6" w:rsidRPr="00F226F2">
          <w:t xml:space="preserve"> </w:t>
        </w:r>
      </w:ins>
      <w:ins w:id="1461" w:author="Yves Houtevels" w:date="2024-07-02T16:35:00Z" w16du:dateUtc="2024-07-02T14:35:00Z">
        <w:r w:rsidR="00B14048" w:rsidRPr="00F226F2">
          <w:t>FlexFlex</w:t>
        </w:r>
      </w:ins>
      <w:ins w:id="1462" w:author="Julian Smith" w:date="2024-06-24T14:04:00Z" w16du:dateUtc="2024-06-24T13:04:00Z">
        <w:del w:id="1463" w:author="Yves Houtevels" w:date="2024-07-02T16:35:00Z" w16du:dateUtc="2024-07-02T14:35:00Z">
          <w:r w:rsidR="007D0FA6" w:rsidRPr="00F226F2" w:rsidDel="00B14048">
            <w:delText>R2</w:delText>
          </w:r>
        </w:del>
      </w:ins>
      <w:del w:id="1464" w:author="Julian Smith" w:date="2024-06-24T14:04:00Z" w16du:dateUtc="2024-06-24T13:04:00Z">
        <w:r w:rsidR="00273FD4" w:rsidRPr="00F226F2" w:rsidDel="007D0FA6">
          <w:delText>wi</w:delText>
        </w:r>
      </w:del>
      <w:del w:id="1465" w:author="Julian Smith" w:date="2024-06-24T14:05:00Z" w16du:dateUtc="2024-06-24T13:05:00Z">
        <w:r w:rsidR="00273FD4" w:rsidRPr="00F226F2" w:rsidDel="007D0FA6">
          <w:delText>ll change in</w:delText>
        </w:r>
      </w:del>
      <w:del w:id="1466" w:author="Julian Smith" w:date="2024-06-24T14:12:00Z" w16du:dateUtc="2024-06-24T13:12:00Z">
        <w:r w:rsidR="00273FD4" w:rsidRPr="00F226F2" w:rsidDel="00076460">
          <w:delText xml:space="preserve"> line with best practice</w:delText>
        </w:r>
      </w:del>
      <w:r w:rsidR="00273FD4" w:rsidRPr="00F226F2">
        <w:t xml:space="preserve">; new products should be identical in structure to the existing green </w:t>
      </w:r>
      <w:commentRangeStart w:id="1467"/>
      <w:r w:rsidR="00273FD4" w:rsidRPr="00F226F2">
        <w:t>products</w:t>
      </w:r>
      <w:commentRangeEnd w:id="1467"/>
      <w:r w:rsidR="00EA77C3" w:rsidRPr="00F226F2">
        <w:rPr>
          <w:rStyle w:val="CommentReference"/>
        </w:rPr>
        <w:commentReference w:id="1467"/>
      </w:r>
      <w:ins w:id="1468" w:author="Yves Houtevels" w:date="2024-07-02T16:36:00Z" w16du:dateUtc="2024-07-02T14:36:00Z">
        <w:r w:rsidR="00B14048" w:rsidRPr="00F226F2">
          <w:t xml:space="preserve"> (see diagram</w:t>
        </w:r>
      </w:ins>
      <w:ins w:id="1469" w:author="Yves Houtevels" w:date="2024-07-31T10:06:00Z" w16du:dateUtc="2024-07-31T08:06:00Z">
        <w:r w:rsidR="00E33C39" w:rsidRPr="00F226F2">
          <w:t xml:space="preserve"> in annex</w:t>
        </w:r>
      </w:ins>
      <w:ins w:id="1470" w:author="Yves Houtevels" w:date="2024-07-02T16:36:00Z" w16du:dateUtc="2024-07-02T14:36:00Z">
        <w:r w:rsidR="00B14048" w:rsidRPr="00F226F2">
          <w:t>)</w:t>
        </w:r>
      </w:ins>
      <w:ins w:id="1471" w:author="Julian Smith" w:date="2024-06-24T14:14:00Z" w16du:dateUtc="2024-06-24T13:14:00Z">
        <w:r w:rsidR="00734347" w:rsidRPr="00F226F2">
          <w:t xml:space="preserve"> --</w:t>
        </w:r>
      </w:ins>
      <w:del w:id="1472" w:author="Julian Smith" w:date="2024-06-24T14:13:00Z" w16du:dateUtc="2024-06-24T13:13:00Z">
        <w:r w:rsidR="00273FD4" w:rsidRPr="00F226F2" w:rsidDel="00734347">
          <w:delText xml:space="preserve"> </w:delText>
        </w:r>
      </w:del>
      <w:ins w:id="1473" w:author="Julian Smith" w:date="2024-06-24T14:13:00Z" w16du:dateUtc="2024-06-24T13:13:00Z">
        <w:r w:rsidR="00CC474B" w:rsidRPr="00F226F2">
          <w:t xml:space="preserve"> this is the </w:t>
        </w:r>
      </w:ins>
      <w:ins w:id="1474" w:author="Yves Houtevels" w:date="2024-07-02T16:36:00Z" w16du:dateUtc="2024-07-02T14:36:00Z">
        <w:r w:rsidR="00B14048" w:rsidRPr="00F226F2">
          <w:t>FlexMat</w:t>
        </w:r>
      </w:ins>
      <w:ins w:id="1475" w:author="Julian Smith" w:date="2024-06-24T14:13:00Z" w16du:dateUtc="2024-06-24T13:13:00Z">
        <w:del w:id="1476" w:author="Yves Houtevels" w:date="2024-07-02T16:36:00Z" w16du:dateUtc="2024-07-02T14:36:00Z">
          <w:r w:rsidR="00CC474B" w:rsidRPr="00F226F2" w:rsidDel="00B14048">
            <w:delText>R1</w:delText>
          </w:r>
        </w:del>
        <w:r w:rsidR="00CC474B" w:rsidRPr="00F226F2">
          <w:t xml:space="preserve"> products that define the licgenids required by a module</w:t>
        </w:r>
        <w:r w:rsidR="00734347" w:rsidRPr="00F226F2">
          <w:t xml:space="preserve"> -- </w:t>
        </w:r>
      </w:ins>
      <w:r w:rsidR="00273FD4" w:rsidRPr="00F226F2">
        <w:t>if there is no feature simplification.  </w:t>
      </w:r>
    </w:p>
    <w:p w14:paraId="36321CD2" w14:textId="77777777" w:rsidR="00273FD4" w:rsidRPr="00F226F2" w:rsidRDefault="00273FD4">
      <w:pPr>
        <w:pStyle w:val="ListParagraph"/>
        <w:numPr>
          <w:ilvl w:val="0"/>
          <w:numId w:val="13"/>
        </w:numPr>
      </w:pPr>
      <w:r w:rsidRPr="00F226F2">
        <w:t>Standard flat products will be created for all FNE enabled orderables -- products or suites. </w:t>
      </w:r>
    </w:p>
    <w:p w14:paraId="3B887CC8" w14:textId="77777777" w:rsidR="00273FD4" w:rsidRPr="00F226F2" w:rsidRDefault="00273FD4">
      <w:pPr>
        <w:pStyle w:val="ListParagraph"/>
        <w:numPr>
          <w:ilvl w:val="0"/>
          <w:numId w:val="13"/>
        </w:numPr>
      </w:pPr>
      <w:r w:rsidRPr="00F226F2">
        <w:t>Suites will be used only where they map directly to a fixed CPQ bundle. </w:t>
      </w:r>
    </w:p>
    <w:p w14:paraId="7E27CBFC" w14:textId="3424E16D" w:rsidR="00273FD4" w:rsidRPr="00F226F2" w:rsidDel="00635DF8" w:rsidRDefault="00273FD4">
      <w:pPr>
        <w:pStyle w:val="ListParagraph"/>
        <w:numPr>
          <w:ilvl w:val="0"/>
          <w:numId w:val="13"/>
        </w:numPr>
        <w:rPr>
          <w:del w:id="1477" w:author="Julian Smith" w:date="2024-06-24T14:14:00Z" w16du:dateUtc="2024-06-24T13:14:00Z"/>
        </w:rPr>
      </w:pPr>
      <w:r w:rsidRPr="00F226F2">
        <w:t>No modelling of reference modules </w:t>
      </w:r>
      <w:ins w:id="1478" w:author="Julian Smith" w:date="2024-06-24T14:14:00Z" w16du:dateUtc="2024-06-24T13:14:00Z">
        <w:r w:rsidR="00635DF8" w:rsidRPr="00F226F2">
          <w:t xml:space="preserve">or  </w:t>
        </w:r>
      </w:ins>
    </w:p>
    <w:p w14:paraId="57C97FC0" w14:textId="6816275B" w:rsidR="00273FD4" w:rsidRPr="00F226F2" w:rsidRDefault="00273FD4" w:rsidP="00635DF8">
      <w:pPr>
        <w:pStyle w:val="ListParagraph"/>
        <w:numPr>
          <w:ilvl w:val="0"/>
          <w:numId w:val="13"/>
        </w:numPr>
      </w:pPr>
      <w:del w:id="1479" w:author="Julian Smith" w:date="2024-06-24T14:14:00Z" w16du:dateUtc="2024-06-24T13:14:00Z">
        <w:r w:rsidRPr="00F226F2" w:rsidDel="00635DF8">
          <w:delText xml:space="preserve">No modelling of </w:delText>
        </w:r>
        <w:commentRangeStart w:id="1480"/>
        <w:r w:rsidRPr="00F226F2" w:rsidDel="00635DF8">
          <w:delText>reverence</w:delText>
        </w:r>
        <w:commentRangeEnd w:id="1480"/>
        <w:r w:rsidR="00CC1220" w:rsidRPr="00F226F2" w:rsidDel="00635DF8">
          <w:rPr>
            <w:rStyle w:val="CommentReference"/>
          </w:rPr>
          <w:commentReference w:id="1480"/>
        </w:r>
        <w:r w:rsidRPr="00F226F2" w:rsidDel="00635DF8">
          <w:delText xml:space="preserve"> </w:delText>
        </w:r>
      </w:del>
      <w:ins w:id="1481" w:author="Julian Smith" w:date="2024-06-24T14:14:00Z" w16du:dateUtc="2024-06-24T13:14:00Z">
        <w:r w:rsidR="00635DF8" w:rsidRPr="00F226F2">
          <w:t xml:space="preserve">reference </w:t>
        </w:r>
      </w:ins>
      <w:r w:rsidRPr="00F226F2">
        <w:t>module releases</w:t>
      </w:r>
      <w:ins w:id="1482" w:author="Julian Smith" w:date="2024-06-24T14:14:00Z" w16du:dateUtc="2024-06-24T13:14:00Z">
        <w:r w:rsidR="00635DF8" w:rsidRPr="00F226F2">
          <w:t>.</w:t>
        </w:r>
      </w:ins>
      <w:del w:id="1483" w:author="Julian Smith" w:date="2024-06-24T14:14:00Z" w16du:dateUtc="2024-06-24T13:14:00Z">
        <w:r w:rsidRPr="00F226F2" w:rsidDel="00635DF8">
          <w:delText> </w:delText>
        </w:r>
      </w:del>
    </w:p>
    <w:p w14:paraId="6836D6AB" w14:textId="5061ED20" w:rsidR="00273FD4" w:rsidRPr="00F226F2" w:rsidRDefault="00273FD4">
      <w:pPr>
        <w:pStyle w:val="ListParagraph"/>
        <w:numPr>
          <w:ilvl w:val="0"/>
          <w:numId w:val="13"/>
        </w:numPr>
      </w:pPr>
      <w:r w:rsidRPr="00F226F2">
        <w:t xml:space="preserve">No modelling of module and reference module </w:t>
      </w:r>
      <w:del w:id="1484" w:author="Julian Smith" w:date="2024-06-24T14:14:00Z" w16du:dateUtc="2024-06-24T13:14:00Z">
        <w:r w:rsidRPr="00F226F2" w:rsidDel="00635DF8">
          <w:delText xml:space="preserve">LicGenId </w:delText>
        </w:r>
      </w:del>
      <w:ins w:id="1485" w:author="Julian Smith" w:date="2024-06-24T14:14:00Z" w16du:dateUtc="2024-06-24T13:14:00Z">
        <w:r w:rsidR="00635DF8" w:rsidRPr="00F226F2">
          <w:t xml:space="preserve">licgenid </w:t>
        </w:r>
      </w:ins>
      <w:r w:rsidRPr="00F226F2">
        <w:t>relationships</w:t>
      </w:r>
      <w:ins w:id="1486" w:author="Julian Smith" w:date="2024-06-24T14:15:00Z" w16du:dateUtc="2024-06-24T13:15:00Z">
        <w:r w:rsidR="00635DF8" w:rsidRPr="00F226F2">
          <w:t>.</w:t>
        </w:r>
      </w:ins>
      <w:r w:rsidRPr="00F226F2">
        <w:t> </w:t>
      </w:r>
    </w:p>
    <w:p w14:paraId="1AD649DF" w14:textId="77777777" w:rsidR="00273FD4" w:rsidRPr="00F226F2" w:rsidRDefault="00273FD4">
      <w:pPr>
        <w:pStyle w:val="ListParagraph"/>
        <w:numPr>
          <w:ilvl w:val="0"/>
          <w:numId w:val="13"/>
        </w:numPr>
      </w:pPr>
      <w:r w:rsidRPr="00F226F2">
        <w:t>Part numbers may reference suites or products in line with commercial products in the order. </w:t>
      </w:r>
    </w:p>
    <w:p w14:paraId="29DCAB22" w14:textId="18525DE9" w:rsidR="00273FD4" w:rsidRPr="00F226F2" w:rsidRDefault="00273FD4" w:rsidP="008458A2">
      <w:pPr>
        <w:pStyle w:val="Heading4"/>
      </w:pPr>
      <w:r w:rsidRPr="00F226F2">
        <w:t>Attributes </w:t>
      </w:r>
    </w:p>
    <w:p w14:paraId="119DF6E5" w14:textId="6E7EB782" w:rsidR="00273FD4" w:rsidRPr="00F226F2" w:rsidRDefault="00273FD4" w:rsidP="008458A2">
      <w:pPr>
        <w:rPr>
          <w:rFonts w:ascii="Segoe UI" w:hAnsi="Segoe UI"/>
          <w:sz w:val="18"/>
          <w:szCs w:val="18"/>
        </w:rPr>
      </w:pPr>
      <w:r w:rsidRPr="00F226F2">
        <w:t xml:space="preserve">Of the custom attributes and license model attributes defined for </w:t>
      </w:r>
      <w:ins w:id="1487" w:author="Yves Houtevels" w:date="2024-07-02T16:38:00Z" w16du:dateUtc="2024-07-02T14:38:00Z">
        <w:r w:rsidR="00493E47" w:rsidRPr="00F226F2">
          <w:t>FlexMat</w:t>
        </w:r>
      </w:ins>
      <w:del w:id="1488" w:author="Yves Houtevels" w:date="2024-07-02T16:38:00Z" w16du:dateUtc="2024-07-02T14:38:00Z">
        <w:r w:rsidR="00581B30" w:rsidRPr="00F226F2" w:rsidDel="00493E47">
          <w:delText>R1</w:delText>
        </w:r>
      </w:del>
      <w:r w:rsidRPr="00F226F2">
        <w:t xml:space="preserve">, </w:t>
      </w:r>
      <w:r w:rsidR="00AB5A0D" w:rsidRPr="00F226F2">
        <w:t>some of</w:t>
      </w:r>
      <w:r w:rsidRPr="00F226F2">
        <w:t xml:space="preserve"> the following </w:t>
      </w:r>
      <w:r w:rsidR="00AB5A0D" w:rsidRPr="00F226F2">
        <w:t>may</w:t>
      </w:r>
      <w:r w:rsidRPr="00F226F2">
        <w:t xml:space="preserve"> be </w:t>
      </w:r>
      <w:commentRangeStart w:id="1489"/>
      <w:r w:rsidRPr="00F226F2">
        <w:t>used</w:t>
      </w:r>
      <w:commentRangeEnd w:id="1489"/>
      <w:r w:rsidR="0082356D" w:rsidRPr="00F226F2">
        <w:rPr>
          <w:rStyle w:val="CommentReference"/>
        </w:rPr>
        <w:commentReference w:id="1489"/>
      </w:r>
      <w:r w:rsidRPr="00F226F2">
        <w:t>: </w:t>
      </w:r>
    </w:p>
    <w:p w14:paraId="741563DD" w14:textId="77777777" w:rsidR="00273FD4" w:rsidRPr="00F226F2" w:rsidRDefault="00273FD4">
      <w:pPr>
        <w:pStyle w:val="ListParagraph"/>
        <w:numPr>
          <w:ilvl w:val="0"/>
          <w:numId w:val="19"/>
        </w:numPr>
      </w:pPr>
      <w:r w:rsidRPr="00F226F2">
        <w:t>Entitlement </w:t>
      </w:r>
    </w:p>
    <w:p w14:paraId="73A509B9" w14:textId="77777777" w:rsidR="00273FD4" w:rsidRPr="00F226F2" w:rsidRDefault="00273FD4">
      <w:pPr>
        <w:pStyle w:val="ListParagraph"/>
        <w:numPr>
          <w:ilvl w:val="0"/>
          <w:numId w:val="19"/>
        </w:numPr>
      </w:pPr>
      <w:proofErr w:type="spellStart"/>
      <w:r w:rsidRPr="00F226F2">
        <w:t>PaymentState</w:t>
      </w:r>
      <w:proofErr w:type="spellEnd"/>
      <w:r w:rsidRPr="00F226F2">
        <w:t>  </w:t>
      </w:r>
    </w:p>
    <w:p w14:paraId="1D72E28A" w14:textId="77777777" w:rsidR="00273FD4" w:rsidRPr="00F226F2" w:rsidRDefault="00273FD4">
      <w:pPr>
        <w:pStyle w:val="ListParagraph"/>
        <w:numPr>
          <w:ilvl w:val="0"/>
          <w:numId w:val="19"/>
        </w:numPr>
      </w:pPr>
      <w:proofErr w:type="spellStart"/>
      <w:r w:rsidRPr="00F226F2">
        <w:t>TargetPaymentDate</w:t>
      </w:r>
      <w:proofErr w:type="spellEnd"/>
      <w:r w:rsidRPr="00F226F2">
        <w:t> </w:t>
      </w:r>
    </w:p>
    <w:p w14:paraId="5B698400" w14:textId="77777777" w:rsidR="00273FD4" w:rsidRPr="00F226F2" w:rsidRDefault="00273FD4">
      <w:pPr>
        <w:pStyle w:val="ListParagraph"/>
        <w:numPr>
          <w:ilvl w:val="0"/>
          <w:numId w:val="19"/>
        </w:numPr>
      </w:pPr>
      <w:commentRangeStart w:id="1490"/>
      <w:proofErr w:type="spellStart"/>
      <w:r w:rsidRPr="00F226F2">
        <w:t>ValidityStartDate</w:t>
      </w:r>
      <w:commentRangeEnd w:id="1490"/>
      <w:proofErr w:type="spellEnd"/>
      <w:r w:rsidR="00502237" w:rsidRPr="00F226F2">
        <w:rPr>
          <w:rStyle w:val="CommentReference"/>
        </w:rPr>
        <w:commentReference w:id="1490"/>
      </w:r>
      <w:r w:rsidRPr="00F226F2">
        <w:t> </w:t>
      </w:r>
    </w:p>
    <w:p w14:paraId="79F9D2DB" w14:textId="77777777" w:rsidR="00273FD4" w:rsidRPr="00F226F2" w:rsidRDefault="00273FD4">
      <w:pPr>
        <w:pStyle w:val="ListParagraph"/>
        <w:numPr>
          <w:ilvl w:val="0"/>
          <w:numId w:val="19"/>
        </w:numPr>
      </w:pPr>
      <w:proofErr w:type="spellStart"/>
      <w:r w:rsidRPr="00F226F2">
        <w:t>ValidityEndDate</w:t>
      </w:r>
      <w:proofErr w:type="spellEnd"/>
      <w:r w:rsidRPr="00F226F2">
        <w:t> </w:t>
      </w:r>
    </w:p>
    <w:p w14:paraId="001B1A1E" w14:textId="77777777" w:rsidR="00273FD4" w:rsidRPr="00F226F2" w:rsidRDefault="00273FD4">
      <w:pPr>
        <w:pStyle w:val="ListParagraph"/>
        <w:numPr>
          <w:ilvl w:val="0"/>
          <w:numId w:val="19"/>
        </w:numPr>
      </w:pPr>
      <w:proofErr w:type="spellStart"/>
      <w:r w:rsidRPr="00F226F2">
        <w:t>EmergencyCount</w:t>
      </w:r>
      <w:proofErr w:type="spellEnd"/>
      <w:r w:rsidRPr="00F226F2">
        <w:t> </w:t>
      </w:r>
    </w:p>
    <w:p w14:paraId="2AC59C6F" w14:textId="77777777" w:rsidR="00273FD4" w:rsidRPr="00F226F2" w:rsidRDefault="00273FD4">
      <w:pPr>
        <w:pStyle w:val="ListParagraph"/>
        <w:numPr>
          <w:ilvl w:val="0"/>
          <w:numId w:val="19"/>
        </w:numPr>
      </w:pPr>
      <w:proofErr w:type="spellStart"/>
      <w:r w:rsidRPr="00F226F2">
        <w:t>RehostCount</w:t>
      </w:r>
      <w:proofErr w:type="spellEnd"/>
      <w:r w:rsidRPr="00F226F2">
        <w:t> </w:t>
      </w:r>
    </w:p>
    <w:p w14:paraId="7A0F1641" w14:textId="77777777" w:rsidR="00273FD4" w:rsidRPr="00F226F2" w:rsidRDefault="00273FD4">
      <w:pPr>
        <w:pStyle w:val="ListParagraph"/>
        <w:numPr>
          <w:ilvl w:val="0"/>
          <w:numId w:val="19"/>
        </w:numPr>
      </w:pPr>
      <w:r w:rsidRPr="00F226F2">
        <w:t>License Model Attributes </w:t>
      </w:r>
    </w:p>
    <w:p w14:paraId="682A6117" w14:textId="3E630BAD" w:rsidR="00AB5A0D" w:rsidRPr="00F226F2" w:rsidRDefault="00AB5A0D" w:rsidP="008458A2">
      <w:pPr>
        <w:rPr>
          <w:rFonts w:ascii="Segoe UI" w:hAnsi="Segoe UI"/>
          <w:sz w:val="18"/>
          <w:szCs w:val="18"/>
        </w:rPr>
      </w:pPr>
      <w:r w:rsidRPr="00F226F2">
        <w:t xml:space="preserve">The following new </w:t>
      </w:r>
      <w:r w:rsidRPr="00F226F2">
        <w:rPr>
          <w:b/>
          <w:bCs/>
        </w:rPr>
        <w:t>Product</w:t>
      </w:r>
      <w:r w:rsidRPr="00F226F2">
        <w:t xml:space="preserve"> custom attribute </w:t>
      </w:r>
      <w:commentRangeStart w:id="1491"/>
      <w:commentRangeStart w:id="1492"/>
      <w:r w:rsidRPr="00F226F2">
        <w:t>will</w:t>
      </w:r>
      <w:commentRangeEnd w:id="1491"/>
      <w:r w:rsidR="00903065" w:rsidRPr="00F226F2">
        <w:rPr>
          <w:rStyle w:val="CommentReference"/>
        </w:rPr>
        <w:commentReference w:id="1491"/>
      </w:r>
      <w:commentRangeEnd w:id="1492"/>
      <w:r w:rsidR="00D74508" w:rsidRPr="00F226F2">
        <w:rPr>
          <w:rStyle w:val="CommentReference"/>
        </w:rPr>
        <w:commentReference w:id="1492"/>
      </w:r>
      <w:r w:rsidRPr="00F226F2">
        <w:t xml:space="preserve"> be created</w:t>
      </w:r>
      <w:ins w:id="1493" w:author="Julian Smith" w:date="2024-07-26T11:05:00Z" w16du:dateUtc="2024-07-26T10:05:00Z">
        <w:r w:rsidR="001751BD" w:rsidRPr="00F226F2">
          <w:t xml:space="preserve"> to identify</w:t>
        </w:r>
        <w:r w:rsidR="00F30C53" w:rsidRPr="00F226F2">
          <w:t xml:space="preserve"> which download package to use</w:t>
        </w:r>
      </w:ins>
      <w:ins w:id="1494" w:author="Julian Smith" w:date="2024-07-26T11:06:00Z" w16du:dateUtc="2024-07-26T10:06:00Z">
        <w:r w:rsidR="00F30C53" w:rsidRPr="00F226F2">
          <w:t xml:space="preserve"> when customers select products in the Passwords </w:t>
        </w:r>
        <w:commentRangeStart w:id="1495"/>
        <w:r w:rsidR="00F30C53" w:rsidRPr="00F226F2">
          <w:t>Website</w:t>
        </w:r>
      </w:ins>
      <w:commentRangeEnd w:id="1495"/>
      <w:r w:rsidR="007D681A" w:rsidRPr="00F226F2">
        <w:rPr>
          <w:rStyle w:val="CommentReference"/>
        </w:rPr>
        <w:commentReference w:id="1495"/>
      </w:r>
      <w:r w:rsidRPr="00F226F2">
        <w:t>: </w:t>
      </w:r>
    </w:p>
    <w:tbl>
      <w:tblPr>
        <w:tblStyle w:val="ListTable3-Accent2"/>
        <w:tblW w:w="0" w:type="dxa"/>
        <w:tblBorders>
          <w:insideH w:val="single" w:sz="6" w:space="0" w:color="0084C8" w:themeColor="accent2"/>
          <w:insideV w:val="single" w:sz="6" w:space="0" w:color="0084C8" w:themeColor="accent2"/>
        </w:tblBorders>
        <w:tblLook w:val="04A0" w:firstRow="1" w:lastRow="0" w:firstColumn="1" w:lastColumn="0" w:noHBand="0" w:noVBand="1"/>
      </w:tblPr>
      <w:tblGrid>
        <w:gridCol w:w="3015"/>
        <w:gridCol w:w="3015"/>
        <w:gridCol w:w="3015"/>
      </w:tblGrid>
      <w:tr w:rsidR="00AB5A0D" w:rsidRPr="00F226F2" w14:paraId="41B72E3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15" w:type="dxa"/>
            <w:hideMark/>
          </w:tcPr>
          <w:p w14:paraId="3CDB8AEB" w14:textId="77777777" w:rsidR="00AB5A0D" w:rsidRPr="00F226F2" w:rsidRDefault="00AB5A0D" w:rsidP="008458A2">
            <w:pPr>
              <w:rPr>
                <w:rFonts w:ascii="Times New Roman" w:hAnsi="Times New Roman"/>
                <w:sz w:val="20"/>
                <w:szCs w:val="20"/>
              </w:rPr>
            </w:pPr>
            <w:r w:rsidRPr="00F226F2">
              <w:rPr>
                <w:sz w:val="20"/>
                <w:szCs w:val="20"/>
              </w:rPr>
              <w:t>Name </w:t>
            </w:r>
          </w:p>
        </w:tc>
        <w:tc>
          <w:tcPr>
            <w:tcW w:w="3015" w:type="dxa"/>
            <w:hideMark/>
          </w:tcPr>
          <w:p w14:paraId="4D6D31DC" w14:textId="77777777" w:rsidR="00AB5A0D" w:rsidRPr="00F226F2" w:rsidRDefault="00AB5A0D" w:rsidP="008458A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F226F2">
              <w:rPr>
                <w:sz w:val="20"/>
                <w:szCs w:val="20"/>
              </w:rPr>
              <w:t>Type </w:t>
            </w:r>
          </w:p>
        </w:tc>
        <w:tc>
          <w:tcPr>
            <w:tcW w:w="3015" w:type="dxa"/>
            <w:hideMark/>
          </w:tcPr>
          <w:p w14:paraId="711EB29D" w14:textId="77777777" w:rsidR="00AB5A0D" w:rsidRPr="00F226F2" w:rsidRDefault="00AB5A0D" w:rsidP="008458A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F226F2">
              <w:rPr>
                <w:sz w:val="20"/>
                <w:szCs w:val="20"/>
              </w:rPr>
              <w:t>Values </w:t>
            </w:r>
          </w:p>
        </w:tc>
      </w:tr>
      <w:tr w:rsidR="00AB5A0D" w:rsidRPr="00F226F2" w14:paraId="73FDB5F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15" w:type="dxa"/>
            <w:hideMark/>
          </w:tcPr>
          <w:p w14:paraId="2B75C815" w14:textId="77777777" w:rsidR="00AB5A0D" w:rsidRPr="00F226F2" w:rsidRDefault="00AB5A0D" w:rsidP="008458A2">
            <w:pPr>
              <w:rPr>
                <w:rFonts w:ascii="Aptos Mono" w:hAnsi="Aptos Mono"/>
                <w:sz w:val="20"/>
                <w:szCs w:val="20"/>
              </w:rPr>
            </w:pPr>
            <w:r w:rsidRPr="00F226F2">
              <w:rPr>
                <w:rFonts w:ascii="Aptos Mono" w:hAnsi="Aptos Mono"/>
                <w:sz w:val="20"/>
                <w:szCs w:val="20"/>
              </w:rPr>
              <w:t>DOWNLOAD_PACKAGE </w:t>
            </w:r>
          </w:p>
        </w:tc>
        <w:tc>
          <w:tcPr>
            <w:tcW w:w="3015" w:type="dxa"/>
            <w:hideMark/>
          </w:tcPr>
          <w:p w14:paraId="60899303" w14:textId="77777777" w:rsidR="00AB5A0D" w:rsidRPr="00F226F2" w:rsidRDefault="00AB5A0D" w:rsidP="008458A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226F2">
              <w:rPr>
                <w:sz w:val="20"/>
                <w:szCs w:val="20"/>
              </w:rPr>
              <w:t>TEXT</w:t>
            </w:r>
          </w:p>
        </w:tc>
        <w:tc>
          <w:tcPr>
            <w:tcW w:w="3015" w:type="dxa"/>
          </w:tcPr>
          <w:p w14:paraId="18D9BB93" w14:textId="77777777" w:rsidR="00AB5A0D" w:rsidRPr="00F226F2" w:rsidRDefault="00AB5A0D" w:rsidP="008458A2">
            <w:pPr>
              <w:cnfStyle w:val="000000100000" w:firstRow="0" w:lastRow="0" w:firstColumn="0" w:lastColumn="0" w:oddVBand="0" w:evenVBand="0" w:oddHBand="1" w:evenHBand="0" w:firstRowFirstColumn="0" w:firstRowLastColumn="0" w:lastRowFirstColumn="0" w:lastRowLastColumn="0"/>
              <w:rPr>
                <w:rFonts w:ascii="Aptos Mono" w:hAnsi="Aptos Mono"/>
                <w:sz w:val="20"/>
                <w:szCs w:val="20"/>
              </w:rPr>
            </w:pPr>
            <w:r w:rsidRPr="00F226F2">
              <w:rPr>
                <w:rFonts w:ascii="Aptos Mono" w:hAnsi="Aptos Mono"/>
                <w:sz w:val="20"/>
                <w:szCs w:val="20"/>
              </w:rPr>
              <w:t>Free format</w:t>
            </w:r>
          </w:p>
        </w:tc>
      </w:tr>
    </w:tbl>
    <w:p w14:paraId="50496269" w14:textId="77777777" w:rsidR="00AB5A0D" w:rsidRPr="00F226F2" w:rsidRDefault="00AB5A0D" w:rsidP="008458A2"/>
    <w:p w14:paraId="2FD5B23A" w14:textId="77777777" w:rsidR="00273FD4" w:rsidRPr="00F226F2" w:rsidRDefault="00273FD4" w:rsidP="008458A2">
      <w:pPr>
        <w:rPr>
          <w:rFonts w:ascii="Segoe UI" w:hAnsi="Segoe UI"/>
          <w:sz w:val="18"/>
          <w:szCs w:val="18"/>
        </w:rPr>
      </w:pPr>
      <w:r w:rsidRPr="00F226F2">
        <w:t>The following new license model attributes will be created: </w:t>
      </w:r>
    </w:p>
    <w:tbl>
      <w:tblPr>
        <w:tblStyle w:val="ListTable3-Accent2"/>
        <w:tblW w:w="9045" w:type="dxa"/>
        <w:tblBorders>
          <w:insideH w:val="single" w:sz="6" w:space="0" w:color="0084C8" w:themeColor="accent2"/>
          <w:insideV w:val="single" w:sz="6" w:space="0" w:color="0084C8" w:themeColor="accent2"/>
        </w:tblBorders>
        <w:tblLook w:val="04A0" w:firstRow="1" w:lastRow="0" w:firstColumn="1" w:lastColumn="0" w:noHBand="0" w:noVBand="1"/>
      </w:tblPr>
      <w:tblGrid>
        <w:gridCol w:w="3015"/>
        <w:gridCol w:w="3015"/>
        <w:gridCol w:w="3015"/>
      </w:tblGrid>
      <w:tr w:rsidR="00273FD4" w:rsidRPr="00F226F2" w14:paraId="59E45C4C" w14:textId="77777777" w:rsidTr="00AB5A0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15" w:type="dxa"/>
            <w:hideMark/>
          </w:tcPr>
          <w:p w14:paraId="3423233A" w14:textId="77777777" w:rsidR="00273FD4" w:rsidRPr="00F226F2" w:rsidRDefault="00273FD4" w:rsidP="008458A2">
            <w:pPr>
              <w:rPr>
                <w:rFonts w:ascii="Times New Roman" w:hAnsi="Times New Roman"/>
                <w:sz w:val="20"/>
                <w:szCs w:val="20"/>
              </w:rPr>
            </w:pPr>
            <w:r w:rsidRPr="00F226F2">
              <w:rPr>
                <w:sz w:val="20"/>
                <w:szCs w:val="20"/>
              </w:rPr>
              <w:t>Name </w:t>
            </w:r>
          </w:p>
        </w:tc>
        <w:tc>
          <w:tcPr>
            <w:tcW w:w="3015" w:type="dxa"/>
            <w:hideMark/>
          </w:tcPr>
          <w:p w14:paraId="430B3ED6" w14:textId="77777777" w:rsidR="00273FD4" w:rsidRPr="00F226F2" w:rsidRDefault="00273FD4" w:rsidP="008458A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F226F2">
              <w:rPr>
                <w:sz w:val="20"/>
                <w:szCs w:val="20"/>
              </w:rPr>
              <w:t>Type </w:t>
            </w:r>
          </w:p>
        </w:tc>
        <w:tc>
          <w:tcPr>
            <w:tcW w:w="3015" w:type="dxa"/>
            <w:hideMark/>
          </w:tcPr>
          <w:p w14:paraId="21767E9F" w14:textId="77777777" w:rsidR="00273FD4" w:rsidRPr="00F226F2" w:rsidRDefault="00273FD4" w:rsidP="008458A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F226F2">
              <w:rPr>
                <w:sz w:val="20"/>
                <w:szCs w:val="20"/>
              </w:rPr>
              <w:t>Values </w:t>
            </w:r>
          </w:p>
        </w:tc>
      </w:tr>
      <w:tr w:rsidR="00273FD4" w:rsidRPr="00F226F2" w14:paraId="1330CAAD" w14:textId="77777777" w:rsidTr="00AB5A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15" w:type="dxa"/>
            <w:hideMark/>
          </w:tcPr>
          <w:p w14:paraId="28B5B4D7" w14:textId="77777777" w:rsidR="00273FD4" w:rsidRPr="00F226F2" w:rsidRDefault="00273FD4" w:rsidP="008458A2">
            <w:pPr>
              <w:rPr>
                <w:rFonts w:ascii="Aptos Mono" w:hAnsi="Aptos Mono"/>
                <w:sz w:val="20"/>
                <w:szCs w:val="20"/>
              </w:rPr>
            </w:pPr>
            <w:r w:rsidRPr="00F226F2">
              <w:rPr>
                <w:rFonts w:ascii="Aptos Mono" w:hAnsi="Aptos Mono"/>
                <w:sz w:val="20"/>
                <w:szCs w:val="20"/>
              </w:rPr>
              <w:t>LICENSE_MODEL </w:t>
            </w:r>
          </w:p>
        </w:tc>
        <w:tc>
          <w:tcPr>
            <w:tcW w:w="3015" w:type="dxa"/>
            <w:hideMark/>
          </w:tcPr>
          <w:p w14:paraId="5DE75ECA" w14:textId="77777777" w:rsidR="00273FD4" w:rsidRPr="00F226F2" w:rsidRDefault="00273FD4" w:rsidP="008458A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226F2">
              <w:rPr>
                <w:sz w:val="20"/>
                <w:szCs w:val="20"/>
              </w:rPr>
              <w:t>TEXT - Single Select </w:t>
            </w:r>
          </w:p>
        </w:tc>
        <w:tc>
          <w:tcPr>
            <w:tcW w:w="3015" w:type="dxa"/>
            <w:hideMark/>
          </w:tcPr>
          <w:p w14:paraId="102C5E8D" w14:textId="77777777" w:rsidR="00273FD4" w:rsidRPr="00F226F2" w:rsidRDefault="00273FD4" w:rsidP="008458A2">
            <w:pPr>
              <w:cnfStyle w:val="000000100000" w:firstRow="0" w:lastRow="0" w:firstColumn="0" w:lastColumn="0" w:oddVBand="0" w:evenVBand="0" w:oddHBand="1" w:evenHBand="0" w:firstRowFirstColumn="0" w:firstRowLastColumn="0" w:lastRowFirstColumn="0" w:lastRowLastColumn="0"/>
              <w:rPr>
                <w:rFonts w:ascii="Aptos Mono" w:hAnsi="Aptos Mono"/>
                <w:sz w:val="20"/>
                <w:szCs w:val="20"/>
              </w:rPr>
            </w:pPr>
            <w:r w:rsidRPr="00F226F2">
              <w:rPr>
                <w:rFonts w:ascii="Aptos Mono" w:hAnsi="Aptos Mono"/>
                <w:sz w:val="20"/>
                <w:szCs w:val="20"/>
              </w:rPr>
              <w:t>FLOATING </w:t>
            </w:r>
          </w:p>
          <w:p w14:paraId="113401AB" w14:textId="77777777" w:rsidR="00273FD4" w:rsidRPr="00F226F2" w:rsidRDefault="00273FD4" w:rsidP="008458A2">
            <w:pPr>
              <w:cnfStyle w:val="000000100000" w:firstRow="0" w:lastRow="0" w:firstColumn="0" w:lastColumn="0" w:oddVBand="0" w:evenVBand="0" w:oddHBand="1" w:evenHBand="0" w:firstRowFirstColumn="0" w:firstRowLastColumn="0" w:lastRowFirstColumn="0" w:lastRowLastColumn="0"/>
              <w:rPr>
                <w:rFonts w:ascii="Aptos Mono" w:hAnsi="Aptos Mono"/>
                <w:sz w:val="20"/>
                <w:szCs w:val="20"/>
              </w:rPr>
            </w:pPr>
            <w:r w:rsidRPr="00F226F2">
              <w:rPr>
                <w:rFonts w:ascii="Aptos Mono" w:hAnsi="Aptos Mono"/>
                <w:sz w:val="20"/>
                <w:szCs w:val="20"/>
              </w:rPr>
              <w:t>LOCAL </w:t>
            </w:r>
          </w:p>
        </w:tc>
      </w:tr>
    </w:tbl>
    <w:p w14:paraId="51DC023F" w14:textId="15461FA1" w:rsidR="00273FD4" w:rsidRPr="00F226F2" w:rsidRDefault="00273FD4" w:rsidP="008458A2">
      <w:pPr>
        <w:pStyle w:val="Heading4"/>
      </w:pPr>
      <w:r w:rsidRPr="00F226F2">
        <w:t>License Models </w:t>
      </w:r>
    </w:p>
    <w:p w14:paraId="004F1BF5" w14:textId="77777777" w:rsidR="00273FD4" w:rsidRPr="00F226F2" w:rsidRDefault="00273FD4" w:rsidP="008458A2">
      <w:pPr>
        <w:keepNext/>
        <w:rPr>
          <w:rFonts w:ascii="Segoe UI" w:hAnsi="Segoe UI"/>
          <w:sz w:val="18"/>
          <w:szCs w:val="18"/>
        </w:rPr>
      </w:pPr>
      <w:r w:rsidRPr="00F226F2">
        <w:t xml:space="preserve">Two new license models will be added with the following attributes: these will work in conjunction with the new LICENSE_MODEL license model attribute to define selector values to prevent nodelocked license being consumed from a license </w:t>
      </w:r>
      <w:commentRangeStart w:id="1496"/>
      <w:r w:rsidRPr="00F226F2">
        <w:t>server</w:t>
      </w:r>
      <w:commentRangeEnd w:id="1496"/>
      <w:r w:rsidR="00BD719A" w:rsidRPr="00F226F2">
        <w:rPr>
          <w:rStyle w:val="CommentReference"/>
        </w:rPr>
        <w:commentReference w:id="1496"/>
      </w:r>
      <w:r w:rsidRPr="00F226F2">
        <w:t>. </w:t>
      </w:r>
    </w:p>
    <w:tbl>
      <w:tblPr>
        <w:tblStyle w:val="ListTable3-Accent2"/>
        <w:tblW w:w="0" w:type="dxa"/>
        <w:tblBorders>
          <w:insideH w:val="single" w:sz="6" w:space="0" w:color="0084C8" w:themeColor="accent2"/>
          <w:insideV w:val="single" w:sz="6" w:space="0" w:color="0084C8" w:themeColor="accent2"/>
        </w:tblBorders>
        <w:tblLook w:val="04A0" w:firstRow="1" w:lastRow="0" w:firstColumn="1" w:lastColumn="0" w:noHBand="0" w:noVBand="1"/>
      </w:tblPr>
      <w:tblGrid>
        <w:gridCol w:w="1980"/>
        <w:gridCol w:w="7065"/>
      </w:tblGrid>
      <w:tr w:rsidR="00273FD4" w:rsidRPr="00F226F2" w14:paraId="2F20D08E" w14:textId="77777777" w:rsidTr="00E7137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80" w:type="dxa"/>
            <w:hideMark/>
          </w:tcPr>
          <w:p w14:paraId="75F03D26" w14:textId="77777777" w:rsidR="00273FD4" w:rsidRPr="00F226F2" w:rsidRDefault="00273FD4" w:rsidP="008458A2">
            <w:pPr>
              <w:keepNext/>
              <w:rPr>
                <w:rFonts w:ascii="Times New Roman" w:hAnsi="Times New Roman"/>
                <w:sz w:val="20"/>
                <w:szCs w:val="20"/>
              </w:rPr>
            </w:pPr>
            <w:r w:rsidRPr="00F226F2">
              <w:rPr>
                <w:sz w:val="20"/>
                <w:szCs w:val="20"/>
              </w:rPr>
              <w:t>Name </w:t>
            </w:r>
          </w:p>
        </w:tc>
        <w:tc>
          <w:tcPr>
            <w:tcW w:w="7065" w:type="dxa"/>
            <w:hideMark/>
          </w:tcPr>
          <w:p w14:paraId="1C66CF06" w14:textId="77777777" w:rsidR="00273FD4" w:rsidRPr="00F226F2" w:rsidRDefault="00273FD4" w:rsidP="008458A2">
            <w:pPr>
              <w:keepNext/>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F226F2">
              <w:rPr>
                <w:sz w:val="20"/>
                <w:szCs w:val="20"/>
              </w:rPr>
              <w:t>Configuration </w:t>
            </w:r>
          </w:p>
        </w:tc>
      </w:tr>
      <w:tr w:rsidR="00273FD4" w:rsidRPr="00F226F2" w14:paraId="1BACC56E" w14:textId="77777777" w:rsidTr="00E713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hideMark/>
          </w:tcPr>
          <w:p w14:paraId="18ED93FB" w14:textId="77777777" w:rsidR="00273FD4" w:rsidRPr="00F226F2" w:rsidRDefault="00273FD4" w:rsidP="008458A2">
            <w:pPr>
              <w:keepNext/>
              <w:rPr>
                <w:rFonts w:ascii="Times New Roman" w:hAnsi="Times New Roman"/>
                <w:sz w:val="20"/>
                <w:szCs w:val="20"/>
              </w:rPr>
            </w:pPr>
            <w:r w:rsidRPr="00F226F2">
              <w:rPr>
                <w:sz w:val="20"/>
                <w:szCs w:val="20"/>
              </w:rPr>
              <w:t>Flex Subscription </w:t>
            </w:r>
          </w:p>
        </w:tc>
        <w:tc>
          <w:tcPr>
            <w:tcW w:w="7065" w:type="dxa"/>
            <w:hideMark/>
          </w:tcPr>
          <w:p w14:paraId="6D52C718" w14:textId="5B5A4498" w:rsidR="00273FD4" w:rsidRPr="00F226F2" w:rsidRDefault="000D7AF0" w:rsidP="008458A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hyperlink r:id="rId16" w:tgtFrame="_blank" w:history="1">
              <w:r w:rsidR="00273FD4" w:rsidRPr="00F226F2">
                <w:rPr>
                  <w:rFonts w:cs="Times New Roman"/>
                  <w:color w:val="0058A5"/>
                  <w:sz w:val="20"/>
                  <w:szCs w:val="20"/>
                  <w:u w:val="single"/>
                </w:rPr>
                <w:t>FlexFlex.license.models.jar</w:t>
              </w:r>
            </w:hyperlink>
            <w:r w:rsidR="00273FD4" w:rsidRPr="00F226F2">
              <w:rPr>
                <w:rFonts w:cs="Times New Roman"/>
                <w:sz w:val="20"/>
                <w:szCs w:val="20"/>
              </w:rPr>
              <w:t> </w:t>
            </w:r>
          </w:p>
        </w:tc>
      </w:tr>
      <w:tr w:rsidR="00273FD4" w:rsidRPr="00F226F2" w14:paraId="1FCE8CB0" w14:textId="77777777" w:rsidTr="00E71379">
        <w:trPr>
          <w:trHeight w:val="300"/>
        </w:trPr>
        <w:tc>
          <w:tcPr>
            <w:cnfStyle w:val="001000000000" w:firstRow="0" w:lastRow="0" w:firstColumn="1" w:lastColumn="0" w:oddVBand="0" w:evenVBand="0" w:oddHBand="0" w:evenHBand="0" w:firstRowFirstColumn="0" w:firstRowLastColumn="0" w:lastRowFirstColumn="0" w:lastRowLastColumn="0"/>
            <w:tcW w:w="1980" w:type="dxa"/>
            <w:hideMark/>
          </w:tcPr>
          <w:p w14:paraId="4E1EBB0B" w14:textId="77777777" w:rsidR="00273FD4" w:rsidRPr="00F226F2" w:rsidRDefault="00273FD4" w:rsidP="008458A2">
            <w:pPr>
              <w:rPr>
                <w:rFonts w:ascii="Times New Roman" w:hAnsi="Times New Roman"/>
                <w:sz w:val="20"/>
                <w:szCs w:val="20"/>
              </w:rPr>
            </w:pPr>
            <w:r w:rsidRPr="00F226F2">
              <w:rPr>
                <w:sz w:val="20"/>
                <w:szCs w:val="20"/>
              </w:rPr>
              <w:t>Flex Permanent </w:t>
            </w:r>
          </w:p>
        </w:tc>
        <w:tc>
          <w:tcPr>
            <w:tcW w:w="7065" w:type="dxa"/>
            <w:hideMark/>
          </w:tcPr>
          <w:p w14:paraId="0BFA63AD" w14:textId="5ACBF430" w:rsidR="00273FD4" w:rsidRPr="00F226F2" w:rsidRDefault="000D7AF0" w:rsidP="00845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hyperlink r:id="rId17" w:tgtFrame="_blank" w:history="1">
              <w:r w:rsidR="00273FD4" w:rsidRPr="00F226F2">
                <w:rPr>
                  <w:rFonts w:cs="Times New Roman"/>
                  <w:color w:val="0058A5"/>
                  <w:sz w:val="20"/>
                  <w:szCs w:val="20"/>
                  <w:u w:val="single"/>
                </w:rPr>
                <w:t>FlexFlex.license.models.jar</w:t>
              </w:r>
            </w:hyperlink>
            <w:r w:rsidR="00273FD4" w:rsidRPr="00F226F2">
              <w:rPr>
                <w:rFonts w:cs="Times New Roman"/>
                <w:sz w:val="20"/>
                <w:szCs w:val="20"/>
              </w:rPr>
              <w:t> </w:t>
            </w:r>
          </w:p>
        </w:tc>
      </w:tr>
    </w:tbl>
    <w:p w14:paraId="51F7EF30" w14:textId="77777777" w:rsidR="00273FD4" w:rsidRPr="00F226F2" w:rsidRDefault="00273FD4" w:rsidP="008458A2">
      <w:pPr>
        <w:pStyle w:val="Heading4"/>
      </w:pPr>
      <w:r w:rsidRPr="00F226F2">
        <w:t>Products </w:t>
      </w:r>
    </w:p>
    <w:p w14:paraId="2F9FE792" w14:textId="34C86D8C" w:rsidR="00273FD4" w:rsidRPr="00F226F2" w:rsidRDefault="00273FD4" w:rsidP="008458A2">
      <w:pPr>
        <w:rPr>
          <w:rFonts w:ascii="Segoe UI" w:hAnsi="Segoe UI"/>
          <w:sz w:val="18"/>
          <w:szCs w:val="18"/>
        </w:rPr>
      </w:pPr>
      <w:r w:rsidRPr="00F226F2">
        <w:t xml:space="preserve">Standard </w:t>
      </w:r>
      <w:ins w:id="1497" w:author="Julian Smith" w:date="2024-06-24T14:15:00Z" w16du:dateUtc="2024-06-24T13:15:00Z">
        <w:r w:rsidR="00635DF8" w:rsidRPr="00F226F2">
          <w:t xml:space="preserve">technical </w:t>
        </w:r>
      </w:ins>
      <w:commentRangeStart w:id="1498"/>
      <w:commentRangeStart w:id="1499"/>
      <w:r w:rsidRPr="00F226F2">
        <w:t>products</w:t>
      </w:r>
      <w:commentRangeEnd w:id="1498"/>
      <w:r w:rsidR="004407F1" w:rsidRPr="00F226F2">
        <w:rPr>
          <w:rStyle w:val="CommentReference"/>
        </w:rPr>
        <w:commentReference w:id="1498"/>
      </w:r>
      <w:commentRangeEnd w:id="1499"/>
      <w:r w:rsidR="00635DF8" w:rsidRPr="00F226F2">
        <w:rPr>
          <w:rStyle w:val="CommentReference"/>
        </w:rPr>
        <w:commentReference w:id="1499"/>
      </w:r>
      <w:r w:rsidRPr="00F226F2">
        <w:t xml:space="preserve"> will be created in FN</w:t>
      </w:r>
      <w:ins w:id="1500" w:author="Yves Houtevels" w:date="2024-07-02T16:40:00Z" w16du:dateUtc="2024-07-02T14:40:00Z">
        <w:r w:rsidR="00D4102D" w:rsidRPr="00F226F2">
          <w:t>O</w:t>
        </w:r>
      </w:ins>
      <w:del w:id="1501" w:author="Yves Houtevels" w:date="2024-07-02T16:40:00Z" w16du:dateUtc="2024-07-02T14:40:00Z">
        <w:r w:rsidRPr="00F226F2" w:rsidDel="00D4102D">
          <w:delText>P</w:delText>
        </w:r>
      </w:del>
      <w:r w:rsidRPr="00F226F2">
        <w:t>. </w:t>
      </w:r>
    </w:p>
    <w:tbl>
      <w:tblPr>
        <w:tblStyle w:val="ListTable3-Accent2"/>
        <w:tblW w:w="9045" w:type="dxa"/>
        <w:tblBorders>
          <w:insideH w:val="single" w:sz="6" w:space="0" w:color="0084C8" w:themeColor="accent2"/>
          <w:insideV w:val="single" w:sz="6" w:space="0" w:color="0084C8" w:themeColor="accent2"/>
        </w:tblBorders>
        <w:tblLook w:val="04A0" w:firstRow="1" w:lastRow="0" w:firstColumn="1" w:lastColumn="0" w:noHBand="0" w:noVBand="1"/>
      </w:tblPr>
      <w:tblGrid>
        <w:gridCol w:w="1980"/>
        <w:gridCol w:w="7065"/>
      </w:tblGrid>
      <w:tr w:rsidR="00273FD4" w:rsidRPr="00F226F2" w14:paraId="4B6FE421" w14:textId="77777777" w:rsidTr="00F72FF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80" w:type="dxa"/>
            <w:hideMark/>
          </w:tcPr>
          <w:p w14:paraId="24838B6E" w14:textId="77777777" w:rsidR="00273FD4" w:rsidRPr="00F226F2" w:rsidRDefault="00273FD4" w:rsidP="008458A2">
            <w:pPr>
              <w:rPr>
                <w:rFonts w:ascii="Times New Roman" w:hAnsi="Times New Roman"/>
                <w:sz w:val="20"/>
                <w:szCs w:val="20"/>
              </w:rPr>
            </w:pPr>
            <w:r w:rsidRPr="00F226F2">
              <w:rPr>
                <w:sz w:val="20"/>
                <w:szCs w:val="20"/>
              </w:rPr>
              <w:t>Name </w:t>
            </w:r>
          </w:p>
        </w:tc>
        <w:tc>
          <w:tcPr>
            <w:tcW w:w="7065" w:type="dxa"/>
            <w:hideMark/>
          </w:tcPr>
          <w:p w14:paraId="6588C80F" w14:textId="77777777" w:rsidR="00273FD4" w:rsidRPr="00F226F2" w:rsidRDefault="00273FD4" w:rsidP="008458A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F226F2">
              <w:rPr>
                <w:sz w:val="20"/>
                <w:szCs w:val="20"/>
              </w:rPr>
              <w:t>Configuration </w:t>
            </w:r>
          </w:p>
        </w:tc>
      </w:tr>
      <w:tr w:rsidR="00273FD4" w:rsidRPr="00F226F2" w14:paraId="63F98054" w14:textId="77777777" w:rsidTr="00F72F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hideMark/>
          </w:tcPr>
          <w:p w14:paraId="1E8FA96C" w14:textId="51553B9F" w:rsidR="00273FD4" w:rsidRPr="00F226F2" w:rsidRDefault="00F72FFB" w:rsidP="008458A2">
            <w:pPr>
              <w:rPr>
                <w:rFonts w:ascii="Times New Roman" w:hAnsi="Times New Roman"/>
                <w:sz w:val="20"/>
                <w:szCs w:val="20"/>
              </w:rPr>
            </w:pPr>
            <w:r w:rsidRPr="00F226F2">
              <w:rPr>
                <w:sz w:val="20"/>
                <w:szCs w:val="20"/>
              </w:rPr>
              <w:t>Software</w:t>
            </w:r>
            <w:r w:rsidR="00273FD4" w:rsidRPr="00F226F2">
              <w:rPr>
                <w:sz w:val="20"/>
                <w:szCs w:val="20"/>
              </w:rPr>
              <w:t> </w:t>
            </w:r>
          </w:p>
        </w:tc>
        <w:tc>
          <w:tcPr>
            <w:tcW w:w="7065" w:type="dxa"/>
            <w:hideMark/>
          </w:tcPr>
          <w:p w14:paraId="08634923" w14:textId="796E5023" w:rsidR="00273FD4" w:rsidRPr="00F226F2" w:rsidRDefault="00F72FFB" w:rsidP="00845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226F2">
              <w:rPr>
                <w:sz w:val="20"/>
                <w:szCs w:val="20"/>
              </w:rPr>
              <w:t>TBD</w:t>
            </w:r>
          </w:p>
        </w:tc>
      </w:tr>
      <w:tr w:rsidR="00273FD4" w:rsidRPr="00F226F2" w14:paraId="4AEC105F" w14:textId="77777777" w:rsidTr="00F72FFB">
        <w:trPr>
          <w:trHeight w:val="300"/>
        </w:trPr>
        <w:tc>
          <w:tcPr>
            <w:cnfStyle w:val="001000000000" w:firstRow="0" w:lastRow="0" w:firstColumn="1" w:lastColumn="0" w:oddVBand="0" w:evenVBand="0" w:oddHBand="0" w:evenHBand="0" w:firstRowFirstColumn="0" w:firstRowLastColumn="0" w:lastRowFirstColumn="0" w:lastRowLastColumn="0"/>
            <w:tcW w:w="1980" w:type="dxa"/>
            <w:hideMark/>
          </w:tcPr>
          <w:p w14:paraId="75BD14B1" w14:textId="0E9237E6" w:rsidR="00273FD4" w:rsidRPr="00F226F2" w:rsidRDefault="00F72FFB" w:rsidP="008458A2">
            <w:pPr>
              <w:rPr>
                <w:rFonts w:ascii="Times New Roman" w:hAnsi="Times New Roman"/>
                <w:sz w:val="20"/>
                <w:szCs w:val="20"/>
              </w:rPr>
            </w:pPr>
            <w:r w:rsidRPr="00F226F2">
              <w:rPr>
                <w:sz w:val="20"/>
                <w:szCs w:val="20"/>
              </w:rPr>
              <w:t>Medical</w:t>
            </w:r>
            <w:r w:rsidR="00273FD4" w:rsidRPr="00F226F2">
              <w:rPr>
                <w:sz w:val="20"/>
                <w:szCs w:val="20"/>
              </w:rPr>
              <w:t> </w:t>
            </w:r>
          </w:p>
        </w:tc>
        <w:tc>
          <w:tcPr>
            <w:tcW w:w="7065" w:type="dxa"/>
            <w:hideMark/>
          </w:tcPr>
          <w:p w14:paraId="71CFC601" w14:textId="5DCDE8E4" w:rsidR="00273FD4" w:rsidRPr="00F226F2" w:rsidRDefault="00F72FFB" w:rsidP="008458A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226F2">
              <w:rPr>
                <w:sz w:val="20"/>
                <w:szCs w:val="20"/>
              </w:rPr>
              <w:t>TBD</w:t>
            </w:r>
          </w:p>
        </w:tc>
      </w:tr>
    </w:tbl>
    <w:p w14:paraId="4A14A39E" w14:textId="77777777" w:rsidR="00273FD4" w:rsidRPr="00F226F2" w:rsidRDefault="00273FD4" w:rsidP="008458A2">
      <w:pPr>
        <w:rPr>
          <w:rFonts w:ascii="Segoe UI" w:hAnsi="Segoe UI"/>
          <w:sz w:val="18"/>
          <w:szCs w:val="18"/>
        </w:rPr>
      </w:pPr>
      <w:r w:rsidRPr="00F226F2">
        <w:t> </w:t>
      </w:r>
    </w:p>
    <w:p w14:paraId="14D5C6DB" w14:textId="77777777" w:rsidR="00273FD4" w:rsidRPr="00F226F2" w:rsidRDefault="00273FD4" w:rsidP="008458A2">
      <w:pPr>
        <w:pStyle w:val="Heading4"/>
      </w:pPr>
      <w:r w:rsidRPr="00F226F2">
        <w:t>Entitlement Structure </w:t>
      </w:r>
    </w:p>
    <w:p w14:paraId="683A8CF5" w14:textId="77777777" w:rsidR="00273FD4" w:rsidRPr="00F226F2" w:rsidRDefault="00273FD4" w:rsidP="008458A2">
      <w:r w:rsidRPr="00F226F2">
        <w:t>It has been agreed that for subscriptions, a contract in Salesforce will equate to a single entitlement in FNO and subscription lines in a contract equate with line items in the same entitlement.  </w:t>
      </w:r>
    </w:p>
    <w:p w14:paraId="293E8532" w14:textId="77777777" w:rsidR="00273FD4" w:rsidRPr="00F226F2" w:rsidRDefault="00273FD4" w:rsidP="0018732D">
      <w:pPr>
        <w:pStyle w:val="Heading4"/>
      </w:pPr>
      <w:r w:rsidRPr="00F226F2">
        <w:t>General </w:t>
      </w:r>
    </w:p>
    <w:p w14:paraId="5E88A21C" w14:textId="77777777" w:rsidR="00273FD4" w:rsidRPr="00F226F2" w:rsidRDefault="00273FD4" w:rsidP="008458A2">
      <w:pPr>
        <w:rPr>
          <w:rFonts w:ascii="Segoe UI" w:hAnsi="Segoe UI"/>
          <w:sz w:val="18"/>
          <w:szCs w:val="18"/>
        </w:rPr>
      </w:pPr>
      <w:r w:rsidRPr="00F226F2">
        <w:t xml:space="preserve">Entitlement and line-item identifiers will be generated in </w:t>
      </w:r>
      <w:del w:id="1502" w:author="Yves Houtevels" w:date="2024-07-02T16:40:00Z" w16du:dateUtc="2024-07-02T14:40:00Z">
        <w:r w:rsidRPr="00F226F2" w:rsidDel="00A87630">
          <w:delText xml:space="preserve">in </w:delText>
        </w:r>
      </w:del>
      <w:r w:rsidRPr="00F226F2">
        <w:t xml:space="preserve">FNO automatically: Salesforce identifiers will not be used in this primary </w:t>
      </w:r>
      <w:commentRangeStart w:id="1503"/>
      <w:commentRangeStart w:id="1504"/>
      <w:r w:rsidRPr="00F226F2">
        <w:t>role</w:t>
      </w:r>
      <w:commentRangeEnd w:id="1503"/>
      <w:r w:rsidR="0093521D" w:rsidRPr="00F226F2">
        <w:rPr>
          <w:rStyle w:val="CommentReference"/>
        </w:rPr>
        <w:commentReference w:id="1503"/>
      </w:r>
      <w:commentRangeEnd w:id="1504"/>
      <w:r w:rsidR="00917557" w:rsidRPr="00F226F2">
        <w:rPr>
          <w:rStyle w:val="CommentReference"/>
        </w:rPr>
        <w:commentReference w:id="1504"/>
      </w:r>
      <w:r w:rsidRPr="00F226F2">
        <w:t>. </w:t>
      </w:r>
    </w:p>
    <w:p w14:paraId="3ABFE8EF" w14:textId="77777777" w:rsidR="00273FD4" w:rsidRPr="00F226F2" w:rsidRDefault="00273FD4" w:rsidP="008458A2">
      <w:pPr>
        <w:rPr>
          <w:rFonts w:ascii="Segoe UI" w:hAnsi="Segoe UI"/>
          <w:sz w:val="18"/>
          <w:szCs w:val="18"/>
        </w:rPr>
      </w:pPr>
      <w:r w:rsidRPr="00F226F2">
        <w:t>If there is a need to capture any Salesforce identifiers in FNO, this will be done with the addition of custom attributes; or the reuse of existing attributes if this is feasible. </w:t>
      </w:r>
    </w:p>
    <w:p w14:paraId="6F57EDB7" w14:textId="77777777" w:rsidR="00273FD4" w:rsidRPr="00F226F2" w:rsidRDefault="00273FD4" w:rsidP="0018732D">
      <w:pPr>
        <w:pStyle w:val="Heading4"/>
      </w:pPr>
      <w:r w:rsidRPr="00F226F2">
        <w:t>Amendments </w:t>
      </w:r>
    </w:p>
    <w:p w14:paraId="1B477DF8" w14:textId="77777777" w:rsidR="00273FD4" w:rsidRPr="00F226F2" w:rsidRDefault="00273FD4" w:rsidP="008458A2">
      <w:pPr>
        <w:rPr>
          <w:rFonts w:ascii="Segoe UI" w:hAnsi="Segoe UI"/>
          <w:sz w:val="18"/>
          <w:szCs w:val="18"/>
        </w:rPr>
      </w:pPr>
      <w:r w:rsidRPr="00F226F2">
        <w:t>Additional subscription lines in a contract will be modelled as new line items in the entitlement relating to the original contract: these can be added safely for a future date. </w:t>
      </w:r>
    </w:p>
    <w:p w14:paraId="20B84992" w14:textId="4547CE8C" w:rsidR="00273FD4" w:rsidRPr="00F226F2" w:rsidRDefault="00273FD4" w:rsidP="008458A2">
      <w:pPr>
        <w:rPr>
          <w:rFonts w:ascii="Segoe UI" w:hAnsi="Segoe UI"/>
          <w:sz w:val="18"/>
          <w:szCs w:val="18"/>
        </w:rPr>
      </w:pPr>
      <w:r w:rsidRPr="00F226F2">
        <w:t>Ante-dated contract changes will not be generated in FNO; reductions in quantity, cancellation, or replacement of subscription lines must be made in FNO on the dat</w:t>
      </w:r>
      <w:r w:rsidR="0018732D" w:rsidRPr="00F226F2">
        <w:t>e</w:t>
      </w:r>
      <w:r w:rsidRPr="00F226F2">
        <w:t xml:space="preserve"> the change </w:t>
      </w:r>
      <w:r w:rsidR="0018732D" w:rsidRPr="00F226F2">
        <w:t>comes</w:t>
      </w:r>
      <w:r w:rsidRPr="00F226F2">
        <w:t xml:space="preserve"> into effect. Whilst it is technically possible to restructure the entitlement to reflect the current and the future states following the cont</w:t>
      </w:r>
      <w:r w:rsidR="00E07F95" w:rsidRPr="00F226F2">
        <w:t>r</w:t>
      </w:r>
      <w:r w:rsidRPr="00F226F2">
        <w:t xml:space="preserve">act amendments, it is too complicated to implement effectively through </w:t>
      </w:r>
      <w:proofErr w:type="gramStart"/>
      <w:r w:rsidRPr="00F226F2">
        <w:t>Boomi, and</w:t>
      </w:r>
      <w:proofErr w:type="gramEnd"/>
      <w:r w:rsidRPr="00F226F2">
        <w:t xml:space="preserve"> changes the entitlement structure in non-intuitive ways. </w:t>
      </w:r>
    </w:p>
    <w:p w14:paraId="58EB1B89" w14:textId="77777777" w:rsidR="00273FD4" w:rsidRPr="00F226F2" w:rsidRDefault="00273FD4" w:rsidP="008458A2">
      <w:r w:rsidRPr="00F226F2">
        <w:t>This imposes a requirement on the Boomi and Salesforce integration to implement ante-dated contract changes in FNO at the time they would come into effect. </w:t>
      </w:r>
    </w:p>
    <w:p w14:paraId="5D0BA373" w14:textId="720D1F1C" w:rsidR="0018732D" w:rsidRPr="00F226F2" w:rsidRDefault="0018732D" w:rsidP="0018732D">
      <w:pPr>
        <w:pStyle w:val="Heading4"/>
      </w:pPr>
      <w:r w:rsidRPr="00F226F2">
        <w:t>Amendments Reducing Quantities</w:t>
      </w:r>
    </w:p>
    <w:p w14:paraId="5A419DB1" w14:textId="31C73E82" w:rsidR="0018732D" w:rsidRPr="00F226F2" w:rsidRDefault="0018732D" w:rsidP="008458A2">
      <w:r w:rsidRPr="00F226F2">
        <w:t>Reducing the number of</w:t>
      </w:r>
      <w:ins w:id="1505" w:author="Yves Houtevels" w:date="2024-07-02T16:45:00Z" w16du:dateUtc="2024-07-02T14:45:00Z">
        <w:r w:rsidR="0010503B" w:rsidRPr="00F226F2">
          <w:t xml:space="preserve"> </w:t>
        </w:r>
        <w:proofErr w:type="gramStart"/>
        <w:r w:rsidR="0010503B" w:rsidRPr="00F226F2">
          <w:t>quantity</w:t>
        </w:r>
      </w:ins>
      <w:proofErr w:type="gramEnd"/>
      <w:del w:id="1506" w:author="Yves Houtevels" w:date="2024-07-02T16:45:00Z" w16du:dateUtc="2024-07-02T14:45:00Z">
        <w:r w:rsidRPr="00F226F2" w:rsidDel="0010503B">
          <w:delText xml:space="preserve"> </w:delText>
        </w:r>
        <w:commentRangeStart w:id="1507"/>
        <w:commentRangeStart w:id="1508"/>
        <w:commentRangeStart w:id="1509"/>
        <w:commentRangeStart w:id="1510"/>
        <w:r w:rsidRPr="00F226F2" w:rsidDel="0010503B">
          <w:delText>seats</w:delText>
        </w:r>
      </w:del>
      <w:commentRangeEnd w:id="1507"/>
      <w:r w:rsidR="00E66A12" w:rsidRPr="00F226F2">
        <w:rPr>
          <w:rStyle w:val="CommentReference"/>
        </w:rPr>
        <w:commentReference w:id="1507"/>
      </w:r>
      <w:commentRangeEnd w:id="1508"/>
      <w:r w:rsidR="00F32846" w:rsidRPr="00F226F2">
        <w:rPr>
          <w:rStyle w:val="CommentReference"/>
        </w:rPr>
        <w:commentReference w:id="1508"/>
      </w:r>
      <w:commentRangeEnd w:id="1509"/>
      <w:r w:rsidR="00E87ACD" w:rsidRPr="00F226F2">
        <w:rPr>
          <w:rStyle w:val="CommentReference"/>
        </w:rPr>
        <w:commentReference w:id="1509"/>
      </w:r>
      <w:commentRangeEnd w:id="1510"/>
      <w:r w:rsidR="00F12348" w:rsidRPr="00F226F2">
        <w:rPr>
          <w:rStyle w:val="CommentReference"/>
        </w:rPr>
        <w:commentReference w:id="1510"/>
      </w:r>
      <w:r w:rsidRPr="00F226F2">
        <w:t xml:space="preserve"> is possible in FNO but the </w:t>
      </w:r>
      <w:ins w:id="1511" w:author="Yves Houtevels" w:date="2024-07-02T16:45:00Z" w16du:dateUtc="2024-07-02T14:45:00Z">
        <w:r w:rsidR="0010503B" w:rsidRPr="00F226F2">
          <w:t>quantity</w:t>
        </w:r>
      </w:ins>
      <w:del w:id="1512" w:author="Yves Houtevels" w:date="2024-07-02T16:45:00Z" w16du:dateUtc="2024-07-02T14:45:00Z">
        <w:r w:rsidRPr="00F226F2" w:rsidDel="0010503B">
          <w:delText>seat</w:delText>
        </w:r>
      </w:del>
      <w:r w:rsidRPr="00F226F2">
        <w:t xml:space="preserve"> count cannot be reduced below the number of current activations. This needs to be managed carefully because it can lead to license enforcement problems where the reduction is contracted but Boomi is unable to </w:t>
      </w:r>
      <w:del w:id="1513" w:author="Julian Smith" w:date="2024-06-24T14:15:00Z" w16du:dateUtc="2024-06-24T13:15:00Z">
        <w:r w:rsidRPr="00F226F2" w:rsidDel="00F32846">
          <w:delText>actually reduce</w:delText>
        </w:r>
      </w:del>
      <w:ins w:id="1514" w:author="Julian Smith" w:date="2024-06-24T14:15:00Z" w16du:dateUtc="2024-06-24T13:15:00Z">
        <w:r w:rsidR="00F32846" w:rsidRPr="00F226F2">
          <w:t>reduce</w:t>
        </w:r>
      </w:ins>
      <w:r w:rsidRPr="00F226F2">
        <w:t xml:space="preserve"> the </w:t>
      </w:r>
      <w:ins w:id="1515" w:author="Yves Houtevels" w:date="2024-07-02T16:45:00Z" w16du:dateUtc="2024-07-02T14:45:00Z">
        <w:r w:rsidR="0010503B" w:rsidRPr="00F226F2">
          <w:t>quantity</w:t>
        </w:r>
      </w:ins>
      <w:del w:id="1516" w:author="Yves Houtevels" w:date="2024-07-02T16:45:00Z" w16du:dateUtc="2024-07-02T14:45:00Z">
        <w:r w:rsidRPr="00F226F2" w:rsidDel="0010503B">
          <w:delText>seat</w:delText>
        </w:r>
      </w:del>
      <w:r w:rsidRPr="00F226F2">
        <w:t xml:space="preserve"> count.</w:t>
      </w:r>
    </w:p>
    <w:p w14:paraId="4E8C4B22" w14:textId="77777777" w:rsidR="00273FD4" w:rsidRPr="00F226F2" w:rsidRDefault="00273FD4" w:rsidP="0018732D">
      <w:pPr>
        <w:pStyle w:val="Heading4"/>
      </w:pPr>
      <w:r w:rsidRPr="00F226F2">
        <w:t>Start Dates and Expiration Dates </w:t>
      </w:r>
    </w:p>
    <w:p w14:paraId="772B348F" w14:textId="4F53E5BC" w:rsidR="00273FD4" w:rsidRPr="00F226F2" w:rsidRDefault="00273FD4" w:rsidP="008458A2">
      <w:pPr>
        <w:rPr>
          <w:rFonts w:ascii="Segoe UI" w:hAnsi="Segoe UI"/>
          <w:sz w:val="18"/>
          <w:szCs w:val="18"/>
        </w:rPr>
      </w:pPr>
      <w:r w:rsidRPr="00F226F2">
        <w:t>In general, line items in an entitlement will be co-termed with the cont</w:t>
      </w:r>
      <w:ins w:id="1517" w:author="Yves Houtevels" w:date="2024-06-24T09:51:00Z" w16du:dateUtc="2024-06-24T07:51:00Z">
        <w:r w:rsidR="006052C3" w:rsidRPr="00F226F2">
          <w:t>r</w:t>
        </w:r>
      </w:ins>
      <w:r w:rsidRPr="00F226F2">
        <w:t>act expiration date; however, this is not necessary or mandatory. </w:t>
      </w:r>
    </w:p>
    <w:p w14:paraId="4F8C50A7" w14:textId="77777777" w:rsidR="00273FD4" w:rsidRPr="00F226F2" w:rsidRDefault="00273FD4" w:rsidP="008458A2">
      <w:pPr>
        <w:rPr>
          <w:rFonts w:ascii="Segoe UI" w:hAnsi="Segoe UI"/>
          <w:sz w:val="18"/>
          <w:szCs w:val="18"/>
        </w:rPr>
      </w:pPr>
      <w:r w:rsidRPr="00F226F2">
        <w:t>Line-item start dates can be defined at entitlement creation – for a fixed date -- or can be specified to use the first activation date and applied subsequently to all line-items in the entitlement. </w:t>
      </w:r>
    </w:p>
    <w:p w14:paraId="54FEF680" w14:textId="77777777" w:rsidR="00273FD4" w:rsidRPr="00F226F2" w:rsidRDefault="00273FD4" w:rsidP="0018732D">
      <w:pPr>
        <w:pStyle w:val="Heading4"/>
      </w:pPr>
      <w:r w:rsidRPr="00F226F2">
        <w:t>Payment Date and License Term </w:t>
      </w:r>
    </w:p>
    <w:p w14:paraId="5443728D" w14:textId="77777777" w:rsidR="00273FD4" w:rsidRPr="00F226F2" w:rsidRDefault="00273FD4" w:rsidP="008458A2">
      <w:pPr>
        <w:rPr>
          <w:rFonts w:ascii="Segoe UI" w:hAnsi="Segoe UI"/>
          <w:sz w:val="18"/>
          <w:szCs w:val="18"/>
        </w:rPr>
      </w:pPr>
      <w:r w:rsidRPr="00F226F2">
        <w:t>The payment term mechanism used already in the earlier solution shall be continued. Licenses activated before payment has been received should be for a limited duration specified in Salesforce; once payment has been received, licenses can be reactivated for the entire subscription term. </w:t>
      </w:r>
    </w:p>
    <w:p w14:paraId="060C8E5D" w14:textId="35B30EAE" w:rsidR="00273FD4" w:rsidRPr="00F226F2" w:rsidRDefault="00273FD4">
      <w:pPr>
        <w:pStyle w:val="ListParagraph"/>
        <w:numPr>
          <w:ilvl w:val="0"/>
          <w:numId w:val="20"/>
        </w:numPr>
      </w:pPr>
      <w:r w:rsidRPr="00F226F2">
        <w:t>Validation Period </w:t>
      </w:r>
      <w:r w:rsidR="0018732D" w:rsidRPr="00F226F2">
        <w:t>attribute is not required but may be desirable for keeping the UI in FNO consistent.</w:t>
      </w:r>
    </w:p>
    <w:p w14:paraId="0A6FB0DE" w14:textId="55EA7337" w:rsidR="0018732D" w:rsidRPr="00F226F2" w:rsidRDefault="0018732D">
      <w:pPr>
        <w:pStyle w:val="ListParagraph"/>
        <w:numPr>
          <w:ilvl w:val="0"/>
          <w:numId w:val="20"/>
        </w:numPr>
      </w:pPr>
      <w:r w:rsidRPr="00F226F2">
        <w:t>The actual license term must be specified correctly on the line item because Boomi takes no part i</w:t>
      </w:r>
      <w:ins w:id="1518" w:author="Yves Houtevels" w:date="2024-06-24T09:53:00Z" w16du:dateUtc="2024-06-24T07:53:00Z">
        <w:r w:rsidR="00521301" w:rsidRPr="00F226F2">
          <w:t>n</w:t>
        </w:r>
      </w:ins>
      <w:del w:id="1519" w:author="Yves Houtevels" w:date="2024-06-24T09:53:00Z" w16du:dateUtc="2024-06-24T07:53:00Z">
        <w:r w:rsidRPr="00F226F2" w:rsidDel="00521301">
          <w:delText>f</w:delText>
        </w:r>
      </w:del>
      <w:r w:rsidRPr="00F226F2">
        <w:t xml:space="preserve"> the activation process.</w:t>
      </w:r>
    </w:p>
    <w:p w14:paraId="24F6B561" w14:textId="442AC068" w:rsidR="0018732D" w:rsidRPr="00F226F2" w:rsidRDefault="0018732D">
      <w:pPr>
        <w:pStyle w:val="ListParagraph"/>
        <w:numPr>
          <w:ilvl w:val="0"/>
          <w:numId w:val="20"/>
        </w:numPr>
      </w:pPr>
      <w:r w:rsidRPr="00F226F2">
        <w:t xml:space="preserve">When payment has been received, the line-item detail must be updated to represent the full term of the </w:t>
      </w:r>
      <w:commentRangeStart w:id="1520"/>
      <w:commentRangeStart w:id="1521"/>
      <w:r w:rsidRPr="00F226F2">
        <w:t>subscription</w:t>
      </w:r>
      <w:commentRangeEnd w:id="1520"/>
      <w:r w:rsidR="006339A5" w:rsidRPr="00F226F2">
        <w:rPr>
          <w:rStyle w:val="CommentReference"/>
        </w:rPr>
        <w:commentReference w:id="1520"/>
      </w:r>
      <w:commentRangeEnd w:id="1521"/>
      <w:r w:rsidR="00E7547D" w:rsidRPr="00F226F2">
        <w:rPr>
          <w:rStyle w:val="CommentReference"/>
        </w:rPr>
        <w:commentReference w:id="1521"/>
      </w:r>
      <w:ins w:id="1522" w:author="Julian Smith" w:date="2024-06-24T14:16:00Z" w16du:dateUtc="2024-06-24T13:16:00Z">
        <w:r w:rsidR="005C2F9D" w:rsidRPr="00F226F2">
          <w:t xml:space="preserve"> covered by the payment: for instance</w:t>
        </w:r>
      </w:ins>
      <w:ins w:id="1523" w:author="Julian Smith" w:date="2024-06-24T14:17:00Z" w16du:dateUtc="2024-06-24T13:17:00Z">
        <w:r w:rsidR="00E7547D" w:rsidRPr="00F226F2">
          <w:t>,</w:t>
        </w:r>
      </w:ins>
      <w:ins w:id="1524" w:author="Julian Smith" w:date="2024-06-24T14:16:00Z" w16du:dateUtc="2024-06-24T13:16:00Z">
        <w:r w:rsidR="005C2F9D" w:rsidRPr="00F226F2">
          <w:t xml:space="preserve"> the first year of a multi-year subscription where </w:t>
        </w:r>
      </w:ins>
      <w:ins w:id="1525" w:author="Julian Smith" w:date="2024-06-24T14:17:00Z" w16du:dateUtc="2024-06-24T13:17:00Z">
        <w:r w:rsidR="00E7547D" w:rsidRPr="00F226F2">
          <w:t xml:space="preserve">yearly </w:t>
        </w:r>
      </w:ins>
      <w:ins w:id="1526" w:author="Julian Smith" w:date="2024-06-24T14:16:00Z" w16du:dateUtc="2024-06-24T13:16:00Z">
        <w:r w:rsidR="005C2F9D" w:rsidRPr="00F226F2">
          <w:t>pay</w:t>
        </w:r>
      </w:ins>
      <w:ins w:id="1527" w:author="Julian Smith" w:date="2024-06-24T14:17:00Z" w16du:dateUtc="2024-06-24T13:17:00Z">
        <w:r w:rsidR="005C2F9D" w:rsidRPr="00F226F2">
          <w:t>ments have been agreed</w:t>
        </w:r>
      </w:ins>
      <w:r w:rsidRPr="00F226F2">
        <w:t>.</w:t>
      </w:r>
    </w:p>
    <w:p w14:paraId="2ABE445A" w14:textId="77777777" w:rsidR="00273FD4" w:rsidRPr="00F226F2" w:rsidRDefault="00273FD4" w:rsidP="008458A2">
      <w:pPr>
        <w:rPr>
          <w:rFonts w:ascii="Segoe UI" w:hAnsi="Segoe UI"/>
          <w:sz w:val="18"/>
          <w:szCs w:val="18"/>
        </w:rPr>
      </w:pPr>
      <w:r w:rsidRPr="00F226F2">
        <w:t>Line-item start dates are defined at entitlement creation time; either as a fixed date, or fall on the first activation date, or each subsequent activation date. </w:t>
      </w:r>
    </w:p>
    <w:p w14:paraId="6050FDDF" w14:textId="77777777" w:rsidR="00273FD4" w:rsidRPr="00F226F2" w:rsidRDefault="00273FD4" w:rsidP="0018732D">
      <w:pPr>
        <w:pStyle w:val="Heading4"/>
      </w:pPr>
      <w:r w:rsidRPr="00F226F2">
        <w:t>License Activation </w:t>
      </w:r>
    </w:p>
    <w:p w14:paraId="1E28314D" w14:textId="62A18472" w:rsidR="00273FD4" w:rsidRPr="00F226F2" w:rsidRDefault="00273FD4" w:rsidP="008458A2">
      <w:pPr>
        <w:rPr>
          <w:rFonts w:ascii="Segoe UI" w:hAnsi="Segoe UI"/>
          <w:sz w:val="18"/>
          <w:szCs w:val="18"/>
        </w:rPr>
      </w:pPr>
      <w:r w:rsidRPr="00F226F2">
        <w:t xml:space="preserve">Licenses </w:t>
      </w:r>
      <w:r w:rsidR="0018732D" w:rsidRPr="00F226F2">
        <w:t>will be</w:t>
      </w:r>
      <w:r w:rsidRPr="00F226F2">
        <w:t xml:space="preserve"> activated in </w:t>
      </w:r>
      <w:r w:rsidR="0018732D" w:rsidRPr="00F226F2">
        <w:t>several</w:t>
      </w:r>
      <w:r w:rsidRPr="00F226F2">
        <w:t xml:space="preserve"> ways: </w:t>
      </w:r>
    </w:p>
    <w:p w14:paraId="06F80FEC" w14:textId="12B79A6A" w:rsidR="00273FD4" w:rsidRPr="00F226F2" w:rsidRDefault="0018732D">
      <w:pPr>
        <w:pStyle w:val="ListParagraph"/>
        <w:numPr>
          <w:ilvl w:val="0"/>
          <w:numId w:val="21"/>
        </w:numPr>
      </w:pPr>
      <w:r w:rsidRPr="00F226F2">
        <w:t>On-line using the inbuilt licensing wizard in the application</w:t>
      </w:r>
    </w:p>
    <w:p w14:paraId="26D2A51B" w14:textId="1D0DEFEC" w:rsidR="0018732D" w:rsidRPr="00F226F2" w:rsidRDefault="0018732D">
      <w:pPr>
        <w:pStyle w:val="ListParagraph"/>
        <w:numPr>
          <w:ilvl w:val="0"/>
          <w:numId w:val="21"/>
        </w:numPr>
      </w:pPr>
      <w:r w:rsidRPr="00F226F2">
        <w:t>On-line using a simple call-home</w:t>
      </w:r>
    </w:p>
    <w:p w14:paraId="75878601" w14:textId="4CA6F3B5" w:rsidR="00273FD4" w:rsidRPr="00F226F2" w:rsidRDefault="0018732D">
      <w:pPr>
        <w:pStyle w:val="ListParagraph"/>
        <w:numPr>
          <w:ilvl w:val="0"/>
          <w:numId w:val="21"/>
        </w:numPr>
      </w:pPr>
      <w:r w:rsidRPr="00F226F2">
        <w:t>Off-line using the license wizard and file transfer from FNO</w:t>
      </w:r>
    </w:p>
    <w:p w14:paraId="6B2CDA2F" w14:textId="0CF6CF25" w:rsidR="00273FD4" w:rsidRPr="00F226F2" w:rsidRDefault="0018732D">
      <w:pPr>
        <w:pStyle w:val="ListParagraph"/>
        <w:numPr>
          <w:ilvl w:val="0"/>
          <w:numId w:val="21"/>
        </w:numPr>
      </w:pPr>
      <w:r w:rsidRPr="00F226F2">
        <w:t xml:space="preserve">Off-line using call home and </w:t>
      </w:r>
      <w:ins w:id="1528" w:author="Julian Smith" w:date="2024-07-26T11:10:00Z" w16du:dateUtc="2024-07-26T10:10:00Z">
        <w:r w:rsidR="001C0B77" w:rsidRPr="00F226F2">
          <w:t>file transfer from FNO</w:t>
        </w:r>
        <w:r w:rsidR="001C0B77" w:rsidRPr="00F226F2" w:rsidDel="001C0B77">
          <w:t xml:space="preserve"> </w:t>
        </w:r>
      </w:ins>
      <w:del w:id="1529" w:author="Julian Smith" w:date="2024-07-26T11:10:00Z" w16du:dateUtc="2024-07-26T10:10:00Z">
        <w:r w:rsidRPr="00F226F2" w:rsidDel="001C0B77">
          <w:delText>file transfer</w:delText>
        </w:r>
      </w:del>
      <w:r w:rsidRPr="00F226F2">
        <w:t>.</w:t>
      </w:r>
    </w:p>
    <w:p w14:paraId="32BB26CD" w14:textId="77777777" w:rsidR="00273FD4" w:rsidRPr="00F226F2" w:rsidRDefault="00273FD4" w:rsidP="008458A2">
      <w:pPr>
        <w:rPr>
          <w:rFonts w:ascii="Segoe UI" w:hAnsi="Segoe UI"/>
          <w:sz w:val="18"/>
          <w:szCs w:val="18"/>
        </w:rPr>
      </w:pPr>
      <w:r w:rsidRPr="00F226F2">
        <w:t>The attributes of the resulting license are determined solely by the line-item configuration in FNO; specifically: </w:t>
      </w:r>
    </w:p>
    <w:p w14:paraId="50CC4556" w14:textId="77777777" w:rsidR="00273FD4" w:rsidRPr="00F226F2" w:rsidRDefault="00273FD4">
      <w:pPr>
        <w:pStyle w:val="ListParagraph"/>
        <w:numPr>
          <w:ilvl w:val="0"/>
          <w:numId w:val="14"/>
        </w:numPr>
      </w:pPr>
      <w:r w:rsidRPr="00F226F2">
        <w:t>Product  </w:t>
      </w:r>
    </w:p>
    <w:p w14:paraId="478CDD4B" w14:textId="77777777" w:rsidR="00273FD4" w:rsidRPr="00F226F2" w:rsidRDefault="00273FD4">
      <w:pPr>
        <w:pStyle w:val="ListParagraph"/>
        <w:numPr>
          <w:ilvl w:val="0"/>
          <w:numId w:val="15"/>
        </w:numPr>
      </w:pPr>
      <w:r w:rsidRPr="00F226F2">
        <w:t>License model </w:t>
      </w:r>
    </w:p>
    <w:p w14:paraId="0212530D" w14:textId="77777777" w:rsidR="00273FD4" w:rsidRPr="00F226F2" w:rsidRDefault="00273FD4">
      <w:pPr>
        <w:pStyle w:val="ListParagraph"/>
        <w:numPr>
          <w:ilvl w:val="0"/>
          <w:numId w:val="16"/>
        </w:numPr>
      </w:pPr>
      <w:r w:rsidRPr="00F226F2">
        <w:t>Metadata defined in custom or license model attributes. </w:t>
      </w:r>
    </w:p>
    <w:p w14:paraId="1408D42B" w14:textId="77777777" w:rsidR="00273FD4" w:rsidRPr="00F226F2" w:rsidRDefault="00273FD4">
      <w:pPr>
        <w:pStyle w:val="ListParagraph"/>
        <w:numPr>
          <w:ilvl w:val="0"/>
          <w:numId w:val="17"/>
        </w:numPr>
      </w:pPr>
      <w:r w:rsidRPr="00F226F2">
        <w:t>Date configurations: start date, expiration date, version date. </w:t>
      </w:r>
    </w:p>
    <w:p w14:paraId="31C0432D" w14:textId="39DC27D5" w:rsidR="00273FD4" w:rsidRPr="00F226F2" w:rsidRDefault="00273FD4" w:rsidP="008458A2">
      <w:pPr>
        <w:rPr>
          <w:rFonts w:ascii="Segoe UI" w:hAnsi="Segoe UI"/>
          <w:sz w:val="18"/>
          <w:szCs w:val="18"/>
        </w:rPr>
      </w:pPr>
      <w:r w:rsidRPr="00F226F2">
        <w:t xml:space="preserve">Unlike the key-file generation in the </w:t>
      </w:r>
      <w:ins w:id="1530" w:author="Yves Houtevels" w:date="2024-07-02T16:52:00Z" w16du:dateUtc="2024-07-02T14:52:00Z">
        <w:r w:rsidR="00731F29" w:rsidRPr="00F226F2">
          <w:t>Flex</w:t>
        </w:r>
      </w:ins>
      <w:ins w:id="1531" w:author="Yves Houtevels" w:date="2024-07-31T13:34:00Z" w16du:dateUtc="2024-07-31T11:34:00Z">
        <w:r w:rsidR="00B97387" w:rsidRPr="00F226F2">
          <w:t>Mat</w:t>
        </w:r>
      </w:ins>
      <w:ins w:id="1532" w:author="Yves Houtevels" w:date="2024-07-02T16:52:00Z" w16du:dateUtc="2024-07-02T14:52:00Z">
        <w:r w:rsidR="00731F29" w:rsidRPr="00F226F2">
          <w:t xml:space="preserve"> </w:t>
        </w:r>
      </w:ins>
      <w:del w:id="1533" w:author="Yves Houtevels" w:date="2024-07-02T16:52:00Z" w16du:dateUtc="2024-07-02T14:52:00Z">
        <w:r w:rsidRPr="00F226F2" w:rsidDel="00731F29">
          <w:delText xml:space="preserve">existing </w:delText>
        </w:r>
      </w:del>
      <w:r w:rsidRPr="00F226F2">
        <w:t xml:space="preserve">solution, custom attributes cannot alter key properties such as start-date, expiration-date, or license term; nor can they determine whether a license can be generated. For properties such as validity dates, blocked status, and so on, where the intention is that licenses should not be eligible for activation, the line-item state would have </w:t>
      </w:r>
      <w:r w:rsidR="0018732D" w:rsidRPr="00F226F2">
        <w:t xml:space="preserve">not to be in the </w:t>
      </w:r>
      <w:r w:rsidRPr="00F226F2">
        <w:rPr>
          <w:rFonts w:ascii="Consolas" w:hAnsi="Consolas"/>
          <w:sz w:val="20"/>
          <w:szCs w:val="20"/>
        </w:rPr>
        <w:t>DEPLOYED</w:t>
      </w:r>
      <w:r w:rsidR="0018732D" w:rsidRPr="00F226F2">
        <w:rPr>
          <w:rFonts w:ascii="Consolas" w:hAnsi="Consolas"/>
          <w:sz w:val="20"/>
          <w:szCs w:val="20"/>
        </w:rPr>
        <w:t xml:space="preserve"> </w:t>
      </w:r>
      <w:r w:rsidR="0018732D" w:rsidRPr="00F226F2">
        <w:t>state</w:t>
      </w:r>
      <w:r w:rsidRPr="00F226F2">
        <w:t xml:space="preserve">; that is, </w:t>
      </w:r>
      <w:r w:rsidRPr="00F226F2">
        <w:rPr>
          <w:rFonts w:ascii="Consolas" w:hAnsi="Consolas"/>
          <w:sz w:val="20"/>
          <w:szCs w:val="20"/>
        </w:rPr>
        <w:t>OBSOLETE</w:t>
      </w:r>
      <w:r w:rsidRPr="00F226F2">
        <w:t xml:space="preserve">, </w:t>
      </w:r>
      <w:r w:rsidRPr="00F226F2">
        <w:rPr>
          <w:rFonts w:ascii="Consolas" w:hAnsi="Consolas"/>
          <w:sz w:val="20"/>
          <w:szCs w:val="20"/>
        </w:rPr>
        <w:t>INACTIVE</w:t>
      </w:r>
      <w:r w:rsidRPr="00F226F2">
        <w:t xml:space="preserve">, or </w:t>
      </w:r>
      <w:commentRangeStart w:id="1534"/>
      <w:r w:rsidRPr="00F226F2">
        <w:rPr>
          <w:rFonts w:ascii="Consolas" w:hAnsi="Consolas"/>
          <w:sz w:val="20"/>
          <w:szCs w:val="20"/>
        </w:rPr>
        <w:t>DRAFT</w:t>
      </w:r>
      <w:commentRangeEnd w:id="1534"/>
      <w:r w:rsidR="00897F0B" w:rsidRPr="00F226F2">
        <w:rPr>
          <w:rStyle w:val="CommentReference"/>
        </w:rPr>
        <w:commentReference w:id="1534"/>
      </w:r>
      <w:r w:rsidRPr="00F226F2">
        <w:t>. </w:t>
      </w:r>
    </w:p>
    <w:p w14:paraId="37DDDFC1" w14:textId="4B1FF79F" w:rsidR="00273FD4" w:rsidRPr="00F226F2" w:rsidRDefault="0018732D" w:rsidP="008458A2">
      <w:pPr>
        <w:rPr>
          <w:rFonts w:ascii="Segoe UI" w:hAnsi="Segoe UI"/>
          <w:sz w:val="18"/>
          <w:szCs w:val="18"/>
        </w:rPr>
      </w:pPr>
      <w:r w:rsidRPr="00F226F2">
        <w:t>I</w:t>
      </w:r>
      <w:r w:rsidR="00273FD4" w:rsidRPr="00F226F2">
        <w:t>n these cases, the entitlement state, or individual entitlement line-item states would need to be managed and synchronized by the integration layer from data present in Salesforce or potentially other systems. </w:t>
      </w:r>
    </w:p>
    <w:p w14:paraId="19F21A87" w14:textId="77F07831" w:rsidR="00EA23CF" w:rsidRPr="00F226F2" w:rsidRDefault="00EA23CF" w:rsidP="008458A2"/>
    <w:p w14:paraId="21CC28FF" w14:textId="0F84B843" w:rsidR="00EA23CF" w:rsidRPr="00F226F2" w:rsidRDefault="00EA23CF" w:rsidP="008458A2">
      <w:r w:rsidRPr="00F226F2">
        <w:br w:type="page"/>
      </w:r>
    </w:p>
    <w:p w14:paraId="31C53531" w14:textId="62CB6983" w:rsidR="00FE59F4" w:rsidRPr="00F226F2" w:rsidRDefault="49B671E5" w:rsidP="00B37582">
      <w:pPr>
        <w:pStyle w:val="Heading1"/>
      </w:pPr>
      <w:bookmarkStart w:id="1535" w:name="_Toc81827596"/>
      <w:bookmarkStart w:id="1536" w:name="_Toc81828910"/>
      <w:bookmarkStart w:id="1537" w:name="_Toc178778304"/>
      <w:bookmarkStart w:id="1538" w:name="_Toc36618668"/>
      <w:bookmarkEnd w:id="1535"/>
      <w:bookmarkEnd w:id="1536"/>
      <w:r w:rsidRPr="00F226F2">
        <w:t>Data Model</w:t>
      </w:r>
      <w:bookmarkEnd w:id="1537"/>
    </w:p>
    <w:p w14:paraId="59BF9617" w14:textId="07FA3058" w:rsidR="00D75BBB" w:rsidRPr="00F226F2" w:rsidRDefault="00D75BBB" w:rsidP="008458A2">
      <w:pPr>
        <w:pStyle w:val="Heading2"/>
      </w:pPr>
      <w:bookmarkStart w:id="1539" w:name="_Toc178778305"/>
      <w:r w:rsidRPr="00F226F2">
        <w:t>Introduction</w:t>
      </w:r>
      <w:bookmarkEnd w:id="1539"/>
    </w:p>
    <w:p w14:paraId="5FF01067" w14:textId="0E27515F" w:rsidR="00665E12" w:rsidRPr="00F226F2" w:rsidRDefault="00665E12" w:rsidP="008458A2">
      <w:pPr>
        <w:rPr>
          <w:lang w:eastAsia="ko-KR"/>
        </w:rPr>
      </w:pPr>
      <w:r w:rsidRPr="00F226F2">
        <w:rPr>
          <w:lang w:eastAsia="ko-KR"/>
        </w:rPr>
        <w:t>T</w:t>
      </w:r>
      <w:r w:rsidR="0019106F" w:rsidRPr="00F226F2">
        <w:rPr>
          <w:lang w:eastAsia="ko-KR"/>
        </w:rPr>
        <w:t xml:space="preserve">his section of the document provides </w:t>
      </w:r>
      <w:r w:rsidRPr="00F226F2">
        <w:rPr>
          <w:lang w:eastAsia="ko-KR"/>
        </w:rPr>
        <w:t xml:space="preserve">information around logical data model </w:t>
      </w:r>
      <w:r w:rsidR="002A229B" w:rsidRPr="00F226F2">
        <w:rPr>
          <w:lang w:eastAsia="ko-KR"/>
        </w:rPr>
        <w:t>of the Flex</w:t>
      </w:r>
      <w:r w:rsidR="003B499B" w:rsidRPr="00F226F2">
        <w:rPr>
          <w:lang w:eastAsia="ko-KR"/>
        </w:rPr>
        <w:t>N</w:t>
      </w:r>
      <w:r w:rsidR="002A229B" w:rsidRPr="00F226F2">
        <w:rPr>
          <w:lang w:eastAsia="ko-KR"/>
        </w:rPr>
        <w:t xml:space="preserve">et Operations and how it is used to fit to the </w:t>
      </w:r>
      <w:r w:rsidR="001F2ABA" w:rsidRPr="00F226F2">
        <w:rPr>
          <w:lang w:eastAsia="ko-KR"/>
        </w:rPr>
        <w:t>Materialise digital products.</w:t>
      </w:r>
    </w:p>
    <w:p w14:paraId="27026DA9" w14:textId="5D8F7696" w:rsidR="0019106F" w:rsidRPr="00F226F2" w:rsidRDefault="00A44980" w:rsidP="008458A2">
      <w:pPr>
        <w:pStyle w:val="Heading2"/>
      </w:pPr>
      <w:bookmarkStart w:id="1540" w:name="_Toc178778306"/>
      <w:r w:rsidRPr="00F226F2">
        <w:t>Global Entity Relationship Diagram</w:t>
      </w:r>
      <w:bookmarkEnd w:id="1540"/>
    </w:p>
    <w:p w14:paraId="1427DE1B" w14:textId="457A18E6" w:rsidR="00D0705E" w:rsidRPr="00F226F2" w:rsidRDefault="00D0705E" w:rsidP="00D0705E">
      <w:pPr>
        <w:rPr>
          <w:lang w:eastAsia="ko-KR"/>
        </w:rPr>
      </w:pPr>
      <w:r w:rsidRPr="00F226F2">
        <w:rPr>
          <w:lang w:eastAsia="ko-KR"/>
        </w:rPr>
        <w:t>The diagram below lists the</w:t>
      </w:r>
      <w:r w:rsidR="003F7B4E" w:rsidRPr="00F226F2">
        <w:rPr>
          <w:lang w:eastAsia="ko-KR"/>
        </w:rPr>
        <w:t xml:space="preserve"> main entities in the Revenera data </w:t>
      </w:r>
      <w:commentRangeStart w:id="1541"/>
      <w:commentRangeStart w:id="1542"/>
      <w:r w:rsidR="003F7B4E" w:rsidRPr="00F226F2">
        <w:rPr>
          <w:lang w:eastAsia="ko-KR"/>
        </w:rPr>
        <w:t>model</w:t>
      </w:r>
      <w:commentRangeEnd w:id="1541"/>
      <w:r w:rsidR="005C0BB4" w:rsidRPr="00F226F2">
        <w:rPr>
          <w:rStyle w:val="CommentReference"/>
        </w:rPr>
        <w:commentReference w:id="1541"/>
      </w:r>
      <w:commentRangeEnd w:id="1542"/>
      <w:r w:rsidR="001232BC" w:rsidRPr="00F226F2">
        <w:rPr>
          <w:rStyle w:val="CommentReference"/>
        </w:rPr>
        <w:commentReference w:id="1542"/>
      </w:r>
      <w:r w:rsidR="003F7B4E" w:rsidRPr="00F226F2">
        <w:rPr>
          <w:lang w:eastAsia="ko-KR"/>
        </w:rPr>
        <w:t>.</w:t>
      </w:r>
    </w:p>
    <w:p w14:paraId="40DF5935" w14:textId="3304F4EB" w:rsidR="00A9250B" w:rsidRPr="00F226F2" w:rsidRDefault="00A9250B" w:rsidP="00A9250B">
      <w:pPr>
        <w:rPr>
          <w:lang w:eastAsia="ko-KR"/>
        </w:rPr>
      </w:pPr>
      <w:r w:rsidRPr="00F226F2">
        <w:rPr>
          <w:noProof/>
        </w:rPr>
        <w:drawing>
          <wp:inline distT="0" distB="0" distL="0" distR="0" wp14:anchorId="60349A89" wp14:editId="75498A7D">
            <wp:extent cx="5759449" cy="2988945"/>
            <wp:effectExtent l="0" t="0" r="0" b="1905"/>
            <wp:docPr id="14948759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59449" cy="2988945"/>
                    </a:xfrm>
                    <a:prstGeom prst="rect">
                      <a:avLst/>
                    </a:prstGeom>
                  </pic:spPr>
                </pic:pic>
              </a:graphicData>
            </a:graphic>
          </wp:inline>
        </w:drawing>
      </w:r>
    </w:p>
    <w:p w14:paraId="6BE8E090" w14:textId="05B6BC04" w:rsidR="001C6AE6" w:rsidRPr="00F226F2" w:rsidRDefault="00CA3239" w:rsidP="007923E1">
      <w:pPr>
        <w:pStyle w:val="Heading3"/>
      </w:pPr>
      <w:r w:rsidRPr="00F226F2">
        <w:t>Product</w:t>
      </w:r>
      <w:r w:rsidR="00605754" w:rsidRPr="00F226F2">
        <w:t xml:space="preserve"> </w:t>
      </w:r>
      <w:r w:rsidR="007923E1" w:rsidRPr="00F226F2">
        <w:t xml:space="preserve">and Related </w:t>
      </w:r>
      <w:commentRangeStart w:id="1543"/>
      <w:commentRangeStart w:id="1544"/>
      <w:commentRangeStart w:id="1545"/>
      <w:r w:rsidR="007923E1" w:rsidRPr="00F226F2">
        <w:t>Entities</w:t>
      </w:r>
      <w:commentRangeEnd w:id="1543"/>
      <w:r w:rsidR="006D3BDD" w:rsidRPr="00F226F2">
        <w:rPr>
          <w:rStyle w:val="CommentReference"/>
          <w:rFonts w:eastAsia="Times New Roman"/>
          <w:color w:val="auto"/>
          <w:lang w:eastAsia="en-GB"/>
        </w:rPr>
        <w:commentReference w:id="1543"/>
      </w:r>
      <w:commentRangeEnd w:id="1544"/>
      <w:r w:rsidR="00554B4A" w:rsidRPr="00F226F2">
        <w:rPr>
          <w:rStyle w:val="CommentReference"/>
          <w:rFonts w:eastAsia="Times New Roman"/>
          <w:color w:val="auto"/>
          <w:lang w:eastAsia="en-GB"/>
        </w:rPr>
        <w:commentReference w:id="1544"/>
      </w:r>
      <w:commentRangeEnd w:id="1545"/>
      <w:r w:rsidR="001058CA" w:rsidRPr="00F226F2">
        <w:rPr>
          <w:rStyle w:val="CommentReference"/>
          <w:rFonts w:eastAsia="Times New Roman"/>
          <w:color w:val="auto"/>
          <w:lang w:eastAsia="en-GB"/>
        </w:rPr>
        <w:commentReference w:id="1545"/>
      </w:r>
    </w:p>
    <w:p w14:paraId="6DD11152" w14:textId="5A8C0DD1" w:rsidR="10A5A041" w:rsidRPr="00F226F2" w:rsidRDefault="10A5A041" w:rsidP="0DACAF4D">
      <w:r w:rsidRPr="00F226F2">
        <w:rPr>
          <w:noProof/>
        </w:rPr>
        <w:drawing>
          <wp:inline distT="0" distB="0" distL="0" distR="0" wp14:anchorId="678401A0" wp14:editId="465E29F0">
            <wp:extent cx="5762626" cy="3476625"/>
            <wp:effectExtent l="0" t="0" r="0" b="0"/>
            <wp:docPr id="238763342" name="Picture 23876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3476625"/>
                    </a:xfrm>
                    <a:prstGeom prst="rect">
                      <a:avLst/>
                    </a:prstGeom>
                  </pic:spPr>
                </pic:pic>
              </a:graphicData>
            </a:graphic>
          </wp:inline>
        </w:drawing>
      </w:r>
    </w:p>
    <w:p w14:paraId="686A71C3" w14:textId="10C9C47A" w:rsidR="007923E1" w:rsidRPr="00F226F2" w:rsidRDefault="007923E1" w:rsidP="007923E1">
      <w:pPr>
        <w:pStyle w:val="Heading3"/>
      </w:pPr>
      <w:r w:rsidRPr="00F226F2">
        <w:t xml:space="preserve">Entitlement and Related </w:t>
      </w:r>
      <w:commentRangeStart w:id="1546"/>
      <w:commentRangeStart w:id="1547"/>
      <w:commentRangeStart w:id="1548"/>
      <w:r w:rsidRPr="00F226F2">
        <w:t>Entities</w:t>
      </w:r>
      <w:commentRangeEnd w:id="1546"/>
      <w:r w:rsidR="003E6B16" w:rsidRPr="00F226F2">
        <w:rPr>
          <w:rStyle w:val="CommentReference"/>
          <w:rFonts w:eastAsia="Times New Roman"/>
          <w:color w:val="auto"/>
          <w:lang w:eastAsia="en-GB"/>
        </w:rPr>
        <w:commentReference w:id="1546"/>
      </w:r>
      <w:commentRangeEnd w:id="1547"/>
      <w:r w:rsidR="001058CA" w:rsidRPr="00F226F2">
        <w:rPr>
          <w:rStyle w:val="CommentReference"/>
          <w:rFonts w:eastAsia="Times New Roman"/>
          <w:color w:val="auto"/>
          <w:lang w:eastAsia="en-GB"/>
        </w:rPr>
        <w:commentReference w:id="1547"/>
      </w:r>
      <w:commentRangeEnd w:id="1548"/>
      <w:r w:rsidR="006D716A" w:rsidRPr="00F226F2">
        <w:rPr>
          <w:rStyle w:val="CommentReference"/>
          <w:rFonts w:eastAsia="Times New Roman"/>
          <w:color w:val="auto"/>
          <w:lang w:eastAsia="en-GB"/>
        </w:rPr>
        <w:commentReference w:id="1548"/>
      </w:r>
    </w:p>
    <w:p w14:paraId="17D1C4A5" w14:textId="4ECB1F3B" w:rsidR="593B6A87" w:rsidRPr="00F226F2" w:rsidRDefault="593B6A87" w:rsidP="0DACAF4D">
      <w:r w:rsidRPr="00F226F2">
        <w:rPr>
          <w:noProof/>
        </w:rPr>
        <w:drawing>
          <wp:inline distT="0" distB="0" distL="0" distR="0" wp14:anchorId="0C67CB0E" wp14:editId="59F1DD98">
            <wp:extent cx="5762626" cy="3505200"/>
            <wp:effectExtent l="0" t="0" r="0" b="0"/>
            <wp:docPr id="62253075" name="Picture 6225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3505200"/>
                    </a:xfrm>
                    <a:prstGeom prst="rect">
                      <a:avLst/>
                    </a:prstGeom>
                  </pic:spPr>
                </pic:pic>
              </a:graphicData>
            </a:graphic>
          </wp:inline>
        </w:drawing>
      </w:r>
    </w:p>
    <w:p w14:paraId="402FD49D" w14:textId="67C11B16" w:rsidR="00BA6940" w:rsidRPr="00F226F2" w:rsidRDefault="00BA6940" w:rsidP="008458A2">
      <w:pPr>
        <w:pStyle w:val="Heading2"/>
      </w:pPr>
      <w:bookmarkStart w:id="1549" w:name="_Toc178778307"/>
      <w:bookmarkEnd w:id="1538"/>
      <w:r w:rsidRPr="00F226F2">
        <w:t>Usage for Materialise Digital Products</w:t>
      </w:r>
      <w:bookmarkEnd w:id="1549"/>
    </w:p>
    <w:p w14:paraId="4209A620" w14:textId="5A045772" w:rsidR="008748AE" w:rsidRPr="00F226F2" w:rsidRDefault="008748AE" w:rsidP="007923E1">
      <w:pPr>
        <w:pStyle w:val="Heading3"/>
      </w:pPr>
      <w:r w:rsidRPr="00F226F2">
        <w:t>Introduction</w:t>
      </w:r>
    </w:p>
    <w:p w14:paraId="6167FBF3" w14:textId="3F482083" w:rsidR="00A9250B" w:rsidRPr="00F226F2" w:rsidRDefault="00A9250B" w:rsidP="00A9250B">
      <w:pPr>
        <w:rPr>
          <w:lang w:eastAsia="ko-KR"/>
        </w:rPr>
      </w:pPr>
      <w:r w:rsidRPr="00F226F2">
        <w:rPr>
          <w:lang w:eastAsia="ko-KR"/>
        </w:rPr>
        <w:t xml:space="preserve">The data model in FNO is not extensible: custom objects cannot be added, nor additional relationships </w:t>
      </w:r>
      <w:r w:rsidR="00C86469" w:rsidRPr="00F226F2">
        <w:rPr>
          <w:lang w:eastAsia="ko-KR"/>
        </w:rPr>
        <w:t>be created</w:t>
      </w:r>
      <w:r w:rsidRPr="00F226F2">
        <w:rPr>
          <w:lang w:eastAsia="ko-KR"/>
        </w:rPr>
        <w:t>.</w:t>
      </w:r>
    </w:p>
    <w:p w14:paraId="335E16E7" w14:textId="77777777" w:rsidR="008748AE" w:rsidRPr="00F226F2" w:rsidRDefault="008748AE" w:rsidP="008458A2">
      <w:pPr>
        <w:rPr>
          <w:lang w:eastAsia="ko-KR"/>
        </w:rPr>
      </w:pPr>
    </w:p>
    <w:p w14:paraId="1B100511" w14:textId="7E077412" w:rsidR="000669E3" w:rsidRPr="00F226F2" w:rsidRDefault="006868C9">
      <w:pPr>
        <w:pStyle w:val="Heading3"/>
        <w:rPr>
          <w:ins w:id="1550" w:author="Yves Houtevels" w:date="2024-07-03T09:26:00Z" w16du:dateUtc="2024-07-03T07:26:00Z"/>
        </w:rPr>
        <w:pPrChange w:id="1551" w:author="Yves Houtevels" w:date="2024-07-31T13:45:00Z" w16du:dateUtc="2024-07-31T11:45:00Z">
          <w:pPr/>
        </w:pPrChange>
      </w:pPr>
      <w:ins w:id="1552" w:author="Yves Houtevels" w:date="2024-07-03T09:25:00Z" w16du:dateUtc="2024-07-03T07:25:00Z">
        <w:r w:rsidRPr="00F226F2">
          <w:t xml:space="preserve">As from </w:t>
        </w:r>
        <w:r w:rsidR="000669E3" w:rsidRPr="00F226F2">
          <w:t>release FlexMat</w:t>
        </w:r>
      </w:ins>
    </w:p>
    <w:p w14:paraId="26740EB3" w14:textId="77777777" w:rsidR="00054C6B" w:rsidRPr="00F226F2" w:rsidRDefault="00054C6B">
      <w:pPr>
        <w:pStyle w:val="Heading4"/>
        <w:rPr>
          <w:ins w:id="1553" w:author="Yves Houtevels" w:date="2024-07-03T09:26:00Z" w16du:dateUtc="2024-07-03T07:26:00Z"/>
        </w:rPr>
        <w:pPrChange w:id="1554" w:author="Yves Houtevels" w:date="2024-07-03T09:28:00Z" w16du:dateUtc="2024-07-03T07:28:00Z">
          <w:pPr>
            <w:pStyle w:val="Heading3"/>
          </w:pPr>
        </w:pPrChange>
      </w:pPr>
      <w:ins w:id="1555" w:author="Yves Houtevels" w:date="2024-07-03T09:26:00Z" w16du:dateUtc="2024-07-03T07:26:00Z">
        <w:r w:rsidRPr="00F226F2">
          <w:t>Product Structure</w:t>
        </w:r>
      </w:ins>
    </w:p>
    <w:p w14:paraId="4D64A904" w14:textId="77777777" w:rsidR="00054C6B" w:rsidRPr="00F226F2" w:rsidRDefault="00054C6B" w:rsidP="00054C6B">
      <w:pPr>
        <w:rPr>
          <w:ins w:id="1556" w:author="Yves Houtevels" w:date="2024-07-03T09:26:00Z" w16du:dateUtc="2024-07-03T07:26:00Z"/>
        </w:rPr>
      </w:pPr>
      <w:ins w:id="1557" w:author="Yves Houtevels" w:date="2024-07-03T09:26:00Z" w16du:dateUtc="2024-07-03T07:26:00Z">
        <w:r w:rsidRPr="00F226F2">
          <w:t>The structure of Products in FNO, to support the current Materialise License Technology, is driven by two main requirements:</w:t>
        </w:r>
      </w:ins>
    </w:p>
    <w:p w14:paraId="29B4DCF0" w14:textId="77777777" w:rsidR="00054C6B" w:rsidRPr="00F226F2" w:rsidRDefault="00054C6B" w:rsidP="00054C6B">
      <w:pPr>
        <w:pStyle w:val="ListParagraph"/>
        <w:numPr>
          <w:ilvl w:val="0"/>
          <w:numId w:val="44"/>
        </w:numPr>
        <w:spacing w:after="60" w:line="259" w:lineRule="auto"/>
        <w:ind w:left="714" w:hanging="357"/>
        <w:contextualSpacing w:val="0"/>
        <w:textAlignment w:val="auto"/>
        <w:rPr>
          <w:ins w:id="1558" w:author="Yves Houtevels" w:date="2024-07-03T09:26:00Z" w16du:dateUtc="2024-07-03T07:26:00Z"/>
        </w:rPr>
      </w:pPr>
      <w:ins w:id="1559" w:author="Yves Houtevels" w:date="2024-07-03T09:26:00Z" w16du:dateUtc="2024-07-03T07:26:00Z">
        <w:r w:rsidRPr="00F226F2">
          <w:t xml:space="preserve">Enable the use of </w:t>
        </w:r>
        <w:proofErr w:type="spellStart"/>
        <w:r w:rsidRPr="00F226F2">
          <w:t>CCKeys</w:t>
        </w:r>
        <w:proofErr w:type="spellEnd"/>
        <w:r w:rsidRPr="00F226F2">
          <w:t xml:space="preserve"> as is.</w:t>
        </w:r>
      </w:ins>
    </w:p>
    <w:p w14:paraId="1A8CBEE7" w14:textId="77777777" w:rsidR="00054C6B" w:rsidRPr="00F226F2" w:rsidRDefault="00054C6B" w:rsidP="00054C6B">
      <w:pPr>
        <w:pStyle w:val="ListParagraph"/>
        <w:numPr>
          <w:ilvl w:val="0"/>
          <w:numId w:val="44"/>
        </w:numPr>
        <w:spacing w:line="259" w:lineRule="auto"/>
        <w:textAlignment w:val="auto"/>
        <w:rPr>
          <w:ins w:id="1560" w:author="Yves Houtevels" w:date="2024-07-03T09:26:00Z" w16du:dateUtc="2024-07-03T07:26:00Z"/>
        </w:rPr>
      </w:pPr>
      <w:ins w:id="1561" w:author="Yves Houtevels" w:date="2024-07-03T09:26:00Z" w16du:dateUtc="2024-07-03T07:26:00Z">
        <w:r w:rsidRPr="00F226F2">
          <w:t>Emulate the product deployment mechanism used currently in SAW; specifically, the reference-module model currently employed.</w:t>
        </w:r>
      </w:ins>
    </w:p>
    <w:p w14:paraId="248463FC" w14:textId="77777777" w:rsidR="00054C6B" w:rsidRPr="00F226F2" w:rsidRDefault="00054C6B" w:rsidP="00054C6B">
      <w:pPr>
        <w:spacing w:after="0"/>
        <w:rPr>
          <w:ins w:id="1562" w:author="Yves Houtevels" w:date="2024-07-03T09:26:00Z" w16du:dateUtc="2024-07-03T07:26:00Z"/>
        </w:rPr>
      </w:pPr>
      <w:ins w:id="1563" w:author="Yves Houtevels" w:date="2024-07-03T09:26:00Z" w16du:dateUtc="2024-07-03T07:26:00Z">
        <w:r w:rsidRPr="00F226F2">
          <w:rPr>
            <w:color w:val="C08A0D" w:themeColor="accent1" w:themeShade="BF"/>
          </w:rPr>
          <w:t xml:space="preserve">Note </w:t>
        </w:r>
      </w:ins>
    </w:p>
    <w:p w14:paraId="05FC79A4" w14:textId="77777777" w:rsidR="00054C6B" w:rsidRPr="00F226F2" w:rsidRDefault="00054C6B" w:rsidP="00054C6B">
      <w:pPr>
        <w:rPr>
          <w:ins w:id="1564" w:author="Yves Houtevels" w:date="2024-07-03T09:26:00Z" w16du:dateUtc="2024-07-03T07:26:00Z"/>
        </w:rPr>
      </w:pPr>
      <w:ins w:id="1565" w:author="Yves Houtevels" w:date="2024-07-03T09:26:00Z" w16du:dateUtc="2024-07-03T07:26:00Z">
        <w:r w:rsidRPr="00F226F2">
          <w:t>SFO Products do not map directly to FNO Product: SFO Products map to FNO Part Numbers that in turn reference FNO Products or Suites.</w:t>
        </w:r>
      </w:ins>
    </w:p>
    <w:p w14:paraId="41D339CE" w14:textId="77777777" w:rsidR="00054C6B" w:rsidRPr="00F226F2" w:rsidRDefault="00054C6B" w:rsidP="00054C6B">
      <w:pPr>
        <w:keepNext/>
        <w:rPr>
          <w:ins w:id="1566" w:author="Yves Houtevels" w:date="2024-07-03T09:26:00Z" w16du:dateUtc="2024-07-03T07:26:00Z"/>
        </w:rPr>
      </w:pPr>
      <w:ins w:id="1567" w:author="Yves Houtevels" w:date="2024-07-03T09:26:00Z" w16du:dateUtc="2024-07-03T07:26:00Z">
        <w:r w:rsidRPr="00F226F2">
          <w:t>The generic structure is shown in the diagram below.</w:t>
        </w:r>
      </w:ins>
    </w:p>
    <w:p w14:paraId="749B4C76" w14:textId="087F16DA" w:rsidR="00054C6B" w:rsidRPr="00F226F2" w:rsidRDefault="00184C61" w:rsidP="000669E3">
      <w:pPr>
        <w:rPr>
          <w:ins w:id="1568" w:author="Yves Houtevels" w:date="2024-07-03T09:26:00Z" w16du:dateUtc="2024-07-03T07:26:00Z"/>
          <w:lang w:eastAsia="ko-KR"/>
        </w:rPr>
      </w:pPr>
      <w:ins w:id="1569" w:author="Yves Houtevels" w:date="2024-07-03T09:26:00Z" w16du:dateUtc="2024-07-03T07:26:00Z">
        <w:r w:rsidRPr="00F226F2">
          <w:rPr>
            <w:noProof/>
          </w:rPr>
          <w:drawing>
            <wp:inline distT="0" distB="0" distL="0" distR="0" wp14:anchorId="0E9C62AB" wp14:editId="254E4AD1">
              <wp:extent cx="5759450" cy="124773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9450" cy="1247739"/>
                      </a:xfrm>
                      <a:prstGeom prst="rect">
                        <a:avLst/>
                      </a:prstGeom>
                    </pic:spPr>
                  </pic:pic>
                </a:graphicData>
              </a:graphic>
            </wp:inline>
          </w:drawing>
        </w:r>
      </w:ins>
    </w:p>
    <w:p w14:paraId="2E626734" w14:textId="77777777" w:rsidR="00A65263" w:rsidRPr="00F226F2" w:rsidRDefault="00A65263" w:rsidP="000669E3">
      <w:pPr>
        <w:rPr>
          <w:ins w:id="1570" w:author="Yves Houtevels" w:date="2024-07-03T09:27:00Z" w16du:dateUtc="2024-07-03T07:27:00Z"/>
          <w:lang w:eastAsia="ko-KR"/>
        </w:rPr>
      </w:pPr>
    </w:p>
    <w:p w14:paraId="29E56B0A" w14:textId="77777777" w:rsidR="00D47D03" w:rsidRPr="00F226F2" w:rsidRDefault="00D47D03" w:rsidP="00D47D03">
      <w:pPr>
        <w:rPr>
          <w:ins w:id="1571" w:author="Yves Houtevels" w:date="2024-07-03T09:27:00Z" w16du:dateUtc="2024-07-03T07:27:00Z"/>
        </w:rPr>
      </w:pPr>
      <w:ins w:id="1572" w:author="Yves Houtevels" w:date="2024-07-03T09:27:00Z" w16du:dateUtc="2024-07-03T07:27:00Z">
        <w:r w:rsidRPr="00F226F2">
          <w:t xml:space="preserve">Note that orderables for the existing Materialise license technology have no numeric version. </w:t>
        </w:r>
      </w:ins>
    </w:p>
    <w:p w14:paraId="61483998" w14:textId="77777777" w:rsidR="00D47D03" w:rsidRPr="00F226F2" w:rsidRDefault="00D47D03" w:rsidP="00D47D03">
      <w:pPr>
        <w:rPr>
          <w:ins w:id="1573" w:author="Yves Houtevels" w:date="2024-07-03T09:27:00Z" w16du:dateUtc="2024-07-03T07:27:00Z"/>
        </w:rPr>
      </w:pPr>
    </w:p>
    <w:p w14:paraId="2AD669B1" w14:textId="77777777" w:rsidR="00D47D03" w:rsidRPr="00F226F2" w:rsidRDefault="00D47D03">
      <w:pPr>
        <w:pStyle w:val="Heading4"/>
        <w:rPr>
          <w:ins w:id="1574" w:author="Yves Houtevels" w:date="2024-07-03T09:27:00Z" w16du:dateUtc="2024-07-03T07:27:00Z"/>
        </w:rPr>
        <w:pPrChange w:id="1575" w:author="Yves Houtevels" w:date="2024-07-03T09:28:00Z" w16du:dateUtc="2024-07-03T07:28:00Z">
          <w:pPr>
            <w:pStyle w:val="Heading3"/>
          </w:pPr>
        </w:pPrChange>
      </w:pPr>
      <w:ins w:id="1576" w:author="Yves Houtevels" w:date="2024-07-03T09:27:00Z" w16du:dateUtc="2024-07-03T07:27:00Z">
        <w:r w:rsidRPr="00F226F2">
          <w:t>Module (Suite)</w:t>
        </w:r>
      </w:ins>
    </w:p>
    <w:p w14:paraId="7EA16D3C" w14:textId="77777777" w:rsidR="00D47D03" w:rsidRPr="00F226F2" w:rsidRDefault="00D47D03" w:rsidP="00D47D03">
      <w:pPr>
        <w:rPr>
          <w:ins w:id="1577" w:author="Yves Houtevels" w:date="2024-07-03T09:27:00Z" w16du:dateUtc="2024-07-03T07:27:00Z"/>
        </w:rPr>
      </w:pPr>
      <w:ins w:id="1578" w:author="Yves Houtevels" w:date="2024-07-03T09:27:00Z" w16du:dateUtc="2024-07-03T07:27:00Z">
        <w:r w:rsidRPr="00F226F2">
          <w:t xml:space="preserve">The orderable module is modelled by the Suite (orange) which holds references to the relevant reference module Products (blue) and an additional Product (green) defining the </w:t>
        </w:r>
        <w:proofErr w:type="spellStart"/>
        <w:r w:rsidRPr="00F226F2">
          <w:t>Licgen</w:t>
        </w:r>
        <w:proofErr w:type="spellEnd"/>
        <w:r w:rsidRPr="00F226F2">
          <w:t xml:space="preserve"> IDs needed for the module. When a customer purchases a module, the entitlement will contain a reference to the relevant Suite in FNO. All three of these entities are technically unversioned in FlexNet Operations but have textual version for </w:t>
        </w:r>
        <w:r w:rsidRPr="00F226F2">
          <w:rPr>
            <w:rFonts w:ascii="Consolas" w:hAnsi="Consolas"/>
            <w:b/>
            <w:i/>
            <w:sz w:val="20"/>
            <w:szCs w:val="20"/>
          </w:rPr>
          <w:t>MODULE</w:t>
        </w:r>
        <w:r w:rsidRPr="00F226F2">
          <w:t xml:space="preserve">, </w:t>
        </w:r>
        <w:r w:rsidRPr="00F226F2">
          <w:rPr>
            <w:rFonts w:ascii="Consolas" w:hAnsi="Consolas"/>
            <w:b/>
            <w:i/>
            <w:sz w:val="20"/>
            <w:szCs w:val="20"/>
          </w:rPr>
          <w:t>PRODUCT</w:t>
        </w:r>
        <w:r w:rsidRPr="00F226F2">
          <w:t xml:space="preserve"> and </w:t>
        </w:r>
        <w:r w:rsidRPr="00F226F2">
          <w:rPr>
            <w:rFonts w:ascii="Consolas" w:hAnsi="Consolas"/>
            <w:b/>
            <w:i/>
            <w:sz w:val="20"/>
            <w:szCs w:val="20"/>
          </w:rPr>
          <w:t>REFERENCE</w:t>
        </w:r>
        <w:r w:rsidRPr="00F226F2">
          <w:t xml:space="preserve"> that indicates their role.</w:t>
        </w:r>
      </w:ins>
    </w:p>
    <w:p w14:paraId="11E89102" w14:textId="77777777" w:rsidR="00D47D03" w:rsidRPr="00F226F2" w:rsidRDefault="00D47D03" w:rsidP="00D47D03">
      <w:pPr>
        <w:rPr>
          <w:ins w:id="1579" w:author="Yves Houtevels" w:date="2024-07-03T09:27:00Z" w16du:dateUtc="2024-07-03T07:27:00Z"/>
        </w:rPr>
      </w:pPr>
    </w:p>
    <w:p w14:paraId="220FB718" w14:textId="77777777" w:rsidR="00D47D03" w:rsidRPr="00F226F2" w:rsidRDefault="00D47D03">
      <w:pPr>
        <w:pStyle w:val="Heading4"/>
        <w:rPr>
          <w:ins w:id="1580" w:author="Yves Houtevels" w:date="2024-07-03T09:27:00Z" w16du:dateUtc="2024-07-03T07:27:00Z"/>
        </w:rPr>
        <w:pPrChange w:id="1581" w:author="Yves Houtevels" w:date="2024-07-03T09:28:00Z" w16du:dateUtc="2024-07-03T07:28:00Z">
          <w:pPr>
            <w:pStyle w:val="Heading3"/>
          </w:pPr>
        </w:pPrChange>
      </w:pPr>
      <w:proofErr w:type="spellStart"/>
      <w:ins w:id="1582" w:author="Yves Houtevels" w:date="2024-07-03T09:27:00Z" w16du:dateUtc="2024-07-03T07:27:00Z">
        <w:r w:rsidRPr="00F226F2">
          <w:t>Licgen</w:t>
        </w:r>
        <w:proofErr w:type="spellEnd"/>
        <w:r w:rsidRPr="00F226F2">
          <w:t xml:space="preserve"> ID Container (Product)</w:t>
        </w:r>
      </w:ins>
    </w:p>
    <w:p w14:paraId="4FEFE47E" w14:textId="77777777" w:rsidR="00D47D03" w:rsidRPr="00F226F2" w:rsidRDefault="00D47D03" w:rsidP="00D47D03">
      <w:pPr>
        <w:rPr>
          <w:ins w:id="1583" w:author="Yves Houtevels" w:date="2024-07-03T09:27:00Z" w16du:dateUtc="2024-07-03T07:27:00Z"/>
        </w:rPr>
      </w:pPr>
      <w:proofErr w:type="gramStart"/>
      <w:ins w:id="1584" w:author="Yves Houtevels" w:date="2024-07-03T09:27:00Z" w16du:dateUtc="2024-07-03T07:27:00Z">
        <w:r w:rsidRPr="00F226F2">
          <w:t>In order to</w:t>
        </w:r>
        <w:proofErr w:type="gramEnd"/>
        <w:r w:rsidRPr="00F226F2">
          <w:t xml:space="preserve"> determine which </w:t>
        </w:r>
        <w:proofErr w:type="spellStart"/>
        <w:r w:rsidRPr="00F226F2">
          <w:t>LicGenIds</w:t>
        </w:r>
        <w:proofErr w:type="spellEnd"/>
        <w:r w:rsidRPr="00F226F2">
          <w:t xml:space="preserve"> are needed by the module, a separate product is defined that contains these IDs as features. This enables the license generation process to determine precisely which </w:t>
        </w:r>
        <w:proofErr w:type="spellStart"/>
        <w:r w:rsidRPr="00F226F2">
          <w:t>LicGenIds</w:t>
        </w:r>
        <w:proofErr w:type="spellEnd"/>
        <w:r w:rsidRPr="00F226F2">
          <w:t xml:space="preserve"> should be injected into the license </w:t>
        </w:r>
        <w:proofErr w:type="gramStart"/>
        <w:r w:rsidRPr="00F226F2">
          <w:t>file;</w:t>
        </w:r>
        <w:proofErr w:type="gramEnd"/>
        <w:r w:rsidRPr="00F226F2">
          <w:t xml:space="preserve"> but not the version yet.</w:t>
        </w:r>
      </w:ins>
    </w:p>
    <w:p w14:paraId="411D8845" w14:textId="77777777" w:rsidR="00D47D03" w:rsidRPr="00F226F2" w:rsidRDefault="00D47D03" w:rsidP="00D47D03">
      <w:pPr>
        <w:spacing w:after="160" w:line="259" w:lineRule="auto"/>
        <w:rPr>
          <w:ins w:id="1585" w:author="Yves Houtevels" w:date="2024-07-03T09:27:00Z" w16du:dateUtc="2024-07-03T07:27:00Z"/>
        </w:rPr>
      </w:pPr>
      <w:ins w:id="1586" w:author="Yves Houtevels" w:date="2024-07-03T09:27:00Z" w16du:dateUtc="2024-07-03T07:27:00Z">
        <w:r w:rsidRPr="00F226F2">
          <w:br w:type="page"/>
        </w:r>
      </w:ins>
    </w:p>
    <w:p w14:paraId="25019862" w14:textId="77777777" w:rsidR="00D47D03" w:rsidRPr="00F226F2" w:rsidRDefault="00D47D03">
      <w:pPr>
        <w:pStyle w:val="Heading4"/>
        <w:rPr>
          <w:ins w:id="1587" w:author="Yves Houtevels" w:date="2024-07-03T09:27:00Z" w16du:dateUtc="2024-07-03T07:27:00Z"/>
        </w:rPr>
        <w:pPrChange w:id="1588" w:author="Yves Houtevels" w:date="2024-07-03T09:28:00Z" w16du:dateUtc="2024-07-03T07:28:00Z">
          <w:pPr>
            <w:pStyle w:val="Heading3"/>
          </w:pPr>
        </w:pPrChange>
      </w:pPr>
      <w:ins w:id="1589" w:author="Yves Houtevels" w:date="2024-07-03T09:27:00Z" w16du:dateUtc="2024-07-03T07:27:00Z">
        <w:r w:rsidRPr="00F226F2">
          <w:t>Reference Module (Product)</w:t>
        </w:r>
      </w:ins>
    </w:p>
    <w:p w14:paraId="493FAEDC" w14:textId="77777777" w:rsidR="00D47D03" w:rsidRPr="00F226F2" w:rsidRDefault="00D47D03" w:rsidP="00D47D03">
      <w:pPr>
        <w:rPr>
          <w:ins w:id="1590" w:author="Yves Houtevels" w:date="2024-07-03T09:27:00Z" w16du:dateUtc="2024-07-03T07:27:00Z"/>
        </w:rPr>
      </w:pPr>
      <w:ins w:id="1591" w:author="Yves Houtevels" w:date="2024-07-03T09:27:00Z" w16du:dateUtc="2024-07-03T07:27:00Z">
        <w:r w:rsidRPr="00F226F2">
          <w:t xml:space="preserve">The reference module products are unversioned and contain all the </w:t>
        </w:r>
        <w:proofErr w:type="spellStart"/>
        <w:r w:rsidRPr="00F226F2">
          <w:t>LicGenIds</w:t>
        </w:r>
        <w:proofErr w:type="spellEnd"/>
        <w:r w:rsidRPr="00F226F2">
          <w:t xml:space="preserve"> associated with each reference module. Because reference modules do not share any </w:t>
        </w:r>
        <w:proofErr w:type="spellStart"/>
        <w:r w:rsidRPr="00F226F2">
          <w:t>LicGenIds</w:t>
        </w:r>
        <w:proofErr w:type="spellEnd"/>
        <w:r w:rsidRPr="00F226F2">
          <w:t>, it is possible to determine for each required LicGenId the corresponding reference module uniquely.</w:t>
        </w:r>
      </w:ins>
    </w:p>
    <w:p w14:paraId="2B23FDCC" w14:textId="77777777" w:rsidR="00D47D03" w:rsidRPr="00F226F2" w:rsidRDefault="00D47D03" w:rsidP="00D47D03">
      <w:pPr>
        <w:rPr>
          <w:ins w:id="1592" w:author="Yves Houtevels" w:date="2024-07-03T09:27:00Z" w16du:dateUtc="2024-07-03T07:27:00Z"/>
        </w:rPr>
      </w:pPr>
    </w:p>
    <w:p w14:paraId="1ECC46B7" w14:textId="77777777" w:rsidR="00D47D03" w:rsidRPr="00F226F2" w:rsidRDefault="00D47D03">
      <w:pPr>
        <w:pStyle w:val="Heading4"/>
        <w:rPr>
          <w:ins w:id="1593" w:author="Yves Houtevels" w:date="2024-07-03T09:27:00Z" w16du:dateUtc="2024-07-03T07:27:00Z"/>
        </w:rPr>
        <w:pPrChange w:id="1594" w:author="Yves Houtevels" w:date="2024-07-03T09:28:00Z" w16du:dateUtc="2024-07-03T07:28:00Z">
          <w:pPr>
            <w:pStyle w:val="Heading3"/>
          </w:pPr>
        </w:pPrChange>
      </w:pPr>
      <w:ins w:id="1595" w:author="Yves Houtevels" w:date="2024-07-03T09:27:00Z" w16du:dateUtc="2024-07-03T07:27:00Z">
        <w:r w:rsidRPr="00F226F2">
          <w:t>Released Reference Module (Product)</w:t>
        </w:r>
      </w:ins>
    </w:p>
    <w:p w14:paraId="1DC19886" w14:textId="77777777" w:rsidR="00D47D03" w:rsidRPr="00F226F2" w:rsidRDefault="00D47D03" w:rsidP="00D47D03">
      <w:pPr>
        <w:rPr>
          <w:ins w:id="1596" w:author="Yves Houtevels" w:date="2024-07-03T09:27:00Z" w16du:dateUtc="2024-07-03T07:27:00Z"/>
        </w:rPr>
      </w:pPr>
      <w:ins w:id="1597" w:author="Yves Houtevels" w:date="2024-07-03T09:27:00Z" w16du:dateUtc="2024-07-03T07:27:00Z">
        <w:r w:rsidRPr="00F226F2">
          <w:t>The model allows for multiple versions of each reference module to be released with a specified version and release date. Because each perpetual line item in an entitlement (see below) will be associated with a maintenance expiration or no maintenance, and each limited line-item should get the latest released version, it is now possible to associate the correct version of each required LicGenId in the license.</w:t>
        </w:r>
      </w:ins>
    </w:p>
    <w:p w14:paraId="27050F71" w14:textId="77777777" w:rsidR="00D47D03" w:rsidRPr="00F226F2" w:rsidRDefault="00D47D03" w:rsidP="00D47D03">
      <w:pPr>
        <w:rPr>
          <w:ins w:id="1598" w:author="Yves Houtevels" w:date="2024-07-03T09:27:00Z" w16du:dateUtc="2024-07-03T07:27:00Z"/>
        </w:rPr>
      </w:pPr>
    </w:p>
    <w:p w14:paraId="082E35D3" w14:textId="77777777" w:rsidR="00D47D03" w:rsidRPr="00F226F2" w:rsidRDefault="00D47D03" w:rsidP="00D47D03">
      <w:pPr>
        <w:keepNext/>
        <w:rPr>
          <w:ins w:id="1599" w:author="Yves Houtevels" w:date="2024-07-03T09:27:00Z" w16du:dateUtc="2024-07-03T07:27:00Z"/>
        </w:rPr>
      </w:pPr>
      <w:ins w:id="1600" w:author="Yves Houtevels" w:date="2024-07-03T09:27:00Z" w16du:dateUtc="2024-07-03T07:27:00Z">
        <w:r w:rsidRPr="00F226F2">
          <w:t>The example below is for the Mimics Base module; note that the release dates and version of the (pink) products are purely illustrative.</w:t>
        </w:r>
      </w:ins>
    </w:p>
    <w:p w14:paraId="6FD395F9" w14:textId="77777777" w:rsidR="00D47D03" w:rsidRPr="00F226F2" w:rsidRDefault="00D47D03" w:rsidP="00D47D03">
      <w:pPr>
        <w:rPr>
          <w:ins w:id="1601" w:author="Yves Houtevels" w:date="2024-07-03T09:27:00Z" w16du:dateUtc="2024-07-03T07:27:00Z"/>
        </w:rPr>
      </w:pPr>
      <w:ins w:id="1602" w:author="Yves Houtevels" w:date="2024-07-03T09:27:00Z" w16du:dateUtc="2024-07-03T07:27:00Z">
        <w:r w:rsidRPr="00F226F2">
          <w:rPr>
            <w:noProof/>
          </w:rPr>
          <w:drawing>
            <wp:inline distT="0" distB="0" distL="0" distR="0" wp14:anchorId="765D8042" wp14:editId="7C0E6539">
              <wp:extent cx="5732891" cy="2403993"/>
              <wp:effectExtent l="0" t="0" r="1270" b="0"/>
              <wp:docPr id="3" name="Picture 3" descr="https://documents.lucid.app/documents/dfe9011e-c8e5-408d-a513-6a886ce6ae53/pages/0_0?a=6124&amp;x=21&amp;y=7&amp;w=1733&amp;h=727&amp;store=1&amp;accept=image%2F*&amp;auth=LCA%2089c2c401053b343bbb03b9002c949e5e26a735f2-ts%3D161096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4604" cy="2413098"/>
                      </a:xfrm>
                      <a:prstGeom prst="rect">
                        <a:avLst/>
                      </a:prstGeom>
                    </pic:spPr>
                  </pic:pic>
                </a:graphicData>
              </a:graphic>
            </wp:inline>
          </w:drawing>
        </w:r>
      </w:ins>
    </w:p>
    <w:p w14:paraId="232D65BF" w14:textId="77777777" w:rsidR="00D47D03" w:rsidRPr="00F226F2" w:rsidRDefault="00D47D03" w:rsidP="00D47D03">
      <w:pPr>
        <w:rPr>
          <w:ins w:id="1603" w:author="Yves Houtevels" w:date="2024-07-03T09:27:00Z" w16du:dateUtc="2024-07-03T07:27:00Z"/>
        </w:rPr>
      </w:pPr>
      <w:ins w:id="1604" w:author="Yves Houtevels" w:date="2024-07-03T09:27:00Z" w16du:dateUtc="2024-07-03T07:27:00Z">
        <w:r w:rsidRPr="00F226F2">
          <w:t xml:space="preserve">For each of the required </w:t>
        </w:r>
        <w:proofErr w:type="spellStart"/>
        <w:r w:rsidRPr="00F226F2">
          <w:t>LicGenIds</w:t>
        </w:r>
        <w:proofErr w:type="spellEnd"/>
        <w:r w:rsidRPr="00F226F2">
          <w:t xml:space="preserve"> defined in the green product it’s possible to determine the correct reference module (blue) product and then all the released versions the pink products. Hence for LicGenId “1101” which is part of the </w:t>
        </w:r>
        <w:proofErr w:type="spellStart"/>
        <w:r w:rsidRPr="00F226F2">
          <w:t>MatConvert</w:t>
        </w:r>
        <w:proofErr w:type="spellEnd"/>
        <w:r w:rsidRPr="00F226F2">
          <w:t xml:space="preserve"> reference module, the released version is 6.5 in this example. In practice there would be multiple released versions with different release dates. The actual version selected would depend on the maintenance expiration for perpetual entitlements or the latest for limited (subscription) entitlements.</w:t>
        </w:r>
      </w:ins>
    </w:p>
    <w:p w14:paraId="1FA526A2" w14:textId="77777777" w:rsidR="00D47D03" w:rsidRPr="00F226F2" w:rsidRDefault="00D47D03" w:rsidP="00D47D03">
      <w:pPr>
        <w:rPr>
          <w:ins w:id="1605" w:author="Yves Houtevels" w:date="2024-07-03T09:27:00Z" w16du:dateUtc="2024-07-03T07:27:00Z"/>
        </w:rPr>
      </w:pPr>
    </w:p>
    <w:p w14:paraId="1DC7CAF4" w14:textId="77777777" w:rsidR="00D47D03" w:rsidRPr="00F226F2" w:rsidRDefault="00D47D03">
      <w:pPr>
        <w:pStyle w:val="Heading4"/>
        <w:rPr>
          <w:ins w:id="1606" w:author="Yves Houtevels" w:date="2024-07-03T09:27:00Z" w16du:dateUtc="2024-07-03T07:27:00Z"/>
        </w:rPr>
        <w:pPrChange w:id="1607" w:author="Yves Houtevels" w:date="2024-07-03T09:28:00Z" w16du:dateUtc="2024-07-03T07:28:00Z">
          <w:pPr>
            <w:pStyle w:val="Heading3"/>
          </w:pPr>
        </w:pPrChange>
      </w:pPr>
      <w:ins w:id="1608" w:author="Yves Houtevels" w:date="2024-07-03T09:27:00Z" w16du:dateUtc="2024-07-03T07:27:00Z">
        <w:r w:rsidRPr="00F226F2">
          <w:t>Beta Products</w:t>
        </w:r>
      </w:ins>
    </w:p>
    <w:p w14:paraId="14C1ABAA" w14:textId="77777777" w:rsidR="00D47D03" w:rsidRPr="00F226F2" w:rsidRDefault="00D47D03" w:rsidP="00D47D03">
      <w:pPr>
        <w:rPr>
          <w:ins w:id="1609" w:author="Yves Houtevels" w:date="2024-07-03T09:27:00Z" w16du:dateUtc="2024-07-03T07:27:00Z"/>
        </w:rPr>
      </w:pPr>
      <w:ins w:id="1610" w:author="Yves Houtevels" w:date="2024-07-03T09:27:00Z" w16du:dateUtc="2024-07-03T07:27:00Z">
        <w:r w:rsidRPr="00F226F2">
          <w:t>An extension to the data model will be required to support beta releases. Here we introduce a Boolean Custom Product Attribute and License Model Attribute – Beta. To enable Beta version to be provided to customers with the correct LicGenId versions FNO will be updated as follows:</w:t>
        </w:r>
      </w:ins>
    </w:p>
    <w:p w14:paraId="64E35500" w14:textId="77777777" w:rsidR="00D47D03" w:rsidRPr="00F226F2" w:rsidRDefault="00D47D03" w:rsidP="00D47D03">
      <w:pPr>
        <w:pStyle w:val="ListParagraph"/>
        <w:numPr>
          <w:ilvl w:val="0"/>
          <w:numId w:val="45"/>
        </w:numPr>
        <w:spacing w:line="259" w:lineRule="auto"/>
        <w:textAlignment w:val="auto"/>
        <w:rPr>
          <w:ins w:id="1611" w:author="Yves Houtevels" w:date="2024-07-03T09:27:00Z" w16du:dateUtc="2024-07-03T07:27:00Z"/>
        </w:rPr>
      </w:pPr>
      <w:ins w:id="1612" w:author="Yves Houtevels" w:date="2024-07-03T09:27:00Z" w16du:dateUtc="2024-07-03T07:27:00Z">
        <w:r w:rsidRPr="00F226F2">
          <w:t>Create a (temporary) copy of the module with the Beta attribute set to TRUE</w:t>
        </w:r>
      </w:ins>
    </w:p>
    <w:p w14:paraId="0040BC58" w14:textId="77777777" w:rsidR="00D47D03" w:rsidRPr="00F226F2" w:rsidRDefault="00D47D03" w:rsidP="00D47D03">
      <w:pPr>
        <w:pStyle w:val="ListParagraph"/>
        <w:numPr>
          <w:ilvl w:val="0"/>
          <w:numId w:val="45"/>
        </w:numPr>
        <w:spacing w:line="259" w:lineRule="auto"/>
        <w:textAlignment w:val="auto"/>
        <w:rPr>
          <w:ins w:id="1613" w:author="Yves Houtevels" w:date="2024-07-03T09:27:00Z" w16du:dateUtc="2024-07-03T07:27:00Z"/>
        </w:rPr>
      </w:pPr>
      <w:ins w:id="1614" w:author="Yves Houtevels" w:date="2024-07-03T09:27:00Z" w16du:dateUtc="2024-07-03T07:27:00Z">
        <w:r w:rsidRPr="00F226F2">
          <w:t>Create a copy of the latest released reference module with the correct beta version and the Beta attribute set to TRUE</w:t>
        </w:r>
      </w:ins>
    </w:p>
    <w:p w14:paraId="4E861931" w14:textId="77777777" w:rsidR="00D47D03" w:rsidRPr="00F226F2" w:rsidRDefault="00D47D03" w:rsidP="00D47D03">
      <w:pPr>
        <w:pStyle w:val="ListParagraph"/>
        <w:numPr>
          <w:ilvl w:val="0"/>
          <w:numId w:val="45"/>
        </w:numPr>
        <w:spacing w:line="259" w:lineRule="auto"/>
        <w:textAlignment w:val="auto"/>
        <w:rPr>
          <w:ins w:id="1615" w:author="Yves Houtevels" w:date="2024-07-03T09:27:00Z" w16du:dateUtc="2024-07-03T07:27:00Z"/>
        </w:rPr>
      </w:pPr>
      <w:ins w:id="1616" w:author="Yves Houtevels" w:date="2024-07-03T09:27:00Z" w16du:dateUtc="2024-07-03T07:27:00Z">
        <w:r w:rsidRPr="00F226F2">
          <w:t xml:space="preserve">Create a new Part Number using the correct SFO Product id and will be created in FNO with the Beta product attribute set as TRUE. A new release reference module will be created for the correct Beta version also with the Beta attribute set True. </w:t>
        </w:r>
      </w:ins>
    </w:p>
    <w:p w14:paraId="09814080" w14:textId="77777777" w:rsidR="00D47D03" w:rsidRPr="00F226F2" w:rsidRDefault="00D47D03" w:rsidP="00D47D03">
      <w:pPr>
        <w:spacing w:after="160" w:line="259" w:lineRule="auto"/>
        <w:rPr>
          <w:ins w:id="1617" w:author="Yves Houtevels" w:date="2024-07-03T09:27:00Z" w16du:dateUtc="2024-07-03T07:27:00Z"/>
          <w:b/>
          <w:bCs/>
        </w:rPr>
      </w:pPr>
      <w:ins w:id="1618" w:author="Yves Houtevels" w:date="2024-07-03T09:27:00Z" w16du:dateUtc="2024-07-03T07:27:00Z">
        <w:r w:rsidRPr="00F226F2">
          <w:rPr>
            <w:b/>
            <w:bCs/>
          </w:rPr>
          <w:br w:type="page"/>
          <w:t>Example</w:t>
        </w:r>
      </w:ins>
    </w:p>
    <w:p w14:paraId="3E942C3E" w14:textId="77777777" w:rsidR="00D47D03" w:rsidRPr="00F226F2" w:rsidRDefault="00D47D03" w:rsidP="00D47D03">
      <w:pPr>
        <w:rPr>
          <w:ins w:id="1619" w:author="Yves Houtevels" w:date="2024-07-03T09:27:00Z" w16du:dateUtc="2024-07-03T07:27:00Z"/>
        </w:rPr>
      </w:pPr>
      <w:ins w:id="1620" w:author="Yves Houtevels" w:date="2024-07-03T09:27:00Z" w16du:dateUtc="2024-07-03T07:27:00Z">
        <w:r w:rsidRPr="00F226F2">
          <w:t>The previous example has been extended to illustrate a beta release of 3-Matic. Here the release version is 16.0 but there is no release date yet; the release beta pink product has been tagged as Beta. There has been and new LicGenId included – “203” – which has been injected into the blue reference module definition and the green product definition.</w:t>
        </w:r>
      </w:ins>
    </w:p>
    <w:p w14:paraId="557213C6" w14:textId="77777777" w:rsidR="00D47D03" w:rsidRPr="00F226F2" w:rsidRDefault="00D47D03" w:rsidP="00D47D03">
      <w:pPr>
        <w:rPr>
          <w:ins w:id="1621" w:author="Yves Houtevels" w:date="2024-07-03T09:27:00Z" w16du:dateUtc="2024-07-03T07:27:00Z"/>
        </w:rPr>
      </w:pPr>
      <w:ins w:id="1622" w:author="Yves Houtevels" w:date="2024-07-03T09:27:00Z" w16du:dateUtc="2024-07-03T07:27:00Z">
        <w:r w:rsidRPr="00F226F2">
          <w:t>If an entitlement for a Beta part-number been created, the Beta flag will have been set because the beta part-number will map the Beta license model that has this attribute set. During the versioning exercise it is now clear that Beta releases should be chosen to provide the version for reference modules. Here the only beta reference module is 3-</w:t>
        </w:r>
        <w:proofErr w:type="gramStart"/>
        <w:r w:rsidRPr="00F226F2">
          <w:t>Matic</w:t>
        </w:r>
        <w:proofErr w:type="gramEnd"/>
        <w:r w:rsidRPr="00F226F2">
          <w:t xml:space="preserve"> and this version 16.0 will be used in the license.</w:t>
        </w:r>
      </w:ins>
    </w:p>
    <w:p w14:paraId="146D7730" w14:textId="77777777" w:rsidR="00D47D03" w:rsidRPr="00F226F2" w:rsidRDefault="00D47D03" w:rsidP="00D47D03">
      <w:pPr>
        <w:rPr>
          <w:ins w:id="1623" w:author="Yves Houtevels" w:date="2024-07-03T09:27:00Z" w16du:dateUtc="2024-07-03T07:27:00Z"/>
        </w:rPr>
      </w:pPr>
      <w:ins w:id="1624" w:author="Yves Houtevels" w:date="2024-07-03T09:27:00Z" w16du:dateUtc="2024-07-03T07:27:00Z">
        <w:r w:rsidRPr="00F226F2">
          <w:t>The new LicGenId “203” will also be included in the license with version 16.0.</w:t>
        </w:r>
      </w:ins>
    </w:p>
    <w:p w14:paraId="46822143" w14:textId="77777777" w:rsidR="00D47D03" w:rsidRPr="00F226F2" w:rsidRDefault="00D47D03" w:rsidP="00D47D03">
      <w:pPr>
        <w:rPr>
          <w:ins w:id="1625" w:author="Yves Houtevels" w:date="2024-07-03T09:27:00Z" w16du:dateUtc="2024-07-03T07:27:00Z"/>
        </w:rPr>
      </w:pPr>
      <w:ins w:id="1626" w:author="Yves Houtevels" w:date="2024-07-03T09:27:00Z" w16du:dateUtc="2024-07-03T07:27:00Z">
        <w:r w:rsidRPr="00F226F2">
          <w:rPr>
            <w:noProof/>
          </w:rPr>
          <w:drawing>
            <wp:inline distT="0" distB="0" distL="0" distR="0" wp14:anchorId="4F4E48A6" wp14:editId="0945D569">
              <wp:extent cx="6789027" cy="2846894"/>
              <wp:effectExtent l="0" t="0" r="0" b="0"/>
              <wp:docPr id="4" name="Picture 4" descr="https://documents.lucid.app/documents/dfe9011e-c8e5-408d-a513-6a886ce6ae53/pages/0_0?a=6195&amp;x=21&amp;y=7&amp;w=1733&amp;h=727&amp;store=1&amp;accept=image%2F*&amp;auth=LCA%208904a9b6452b082a5b42ffc806425a8014c73f3f-ts%3D161096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9027" cy="2846894"/>
                      </a:xfrm>
                      <a:prstGeom prst="rect">
                        <a:avLst/>
                      </a:prstGeom>
                    </pic:spPr>
                  </pic:pic>
                </a:graphicData>
              </a:graphic>
            </wp:inline>
          </w:drawing>
        </w:r>
      </w:ins>
    </w:p>
    <w:p w14:paraId="0942E35B" w14:textId="77777777" w:rsidR="00D47D03" w:rsidRPr="00F226F2" w:rsidRDefault="00D47D03" w:rsidP="00D47D03">
      <w:pPr>
        <w:rPr>
          <w:ins w:id="1627" w:author="Yves Houtevels" w:date="2024-07-03T09:27:00Z" w16du:dateUtc="2024-07-03T07:27:00Z"/>
        </w:rPr>
      </w:pPr>
      <w:ins w:id="1628" w:author="Yves Houtevels" w:date="2024-07-03T09:27:00Z" w16du:dateUtc="2024-07-03T07:27:00Z">
        <w:r w:rsidRPr="00F226F2">
          <w:t xml:space="preserve">A consequence of updating the green product definition and the blue reference module specification is that any licenses generated will include the new LicGenId “203”; this has been discussed and agreed that there would be no damaging consequences since 3-Matic version 15.0 would not look for or be able to process </w:t>
        </w:r>
        <w:proofErr w:type="spellStart"/>
        <w:r w:rsidRPr="00F226F2">
          <w:t>Licgen</w:t>
        </w:r>
        <w:proofErr w:type="spellEnd"/>
        <w:r w:rsidRPr="00F226F2">
          <w:t xml:space="preserve"> ID 203.</w:t>
        </w:r>
      </w:ins>
    </w:p>
    <w:p w14:paraId="6618CFA1" w14:textId="77777777" w:rsidR="00D47D03" w:rsidRPr="00F226F2" w:rsidRDefault="00D47D03" w:rsidP="00D47D03">
      <w:pPr>
        <w:rPr>
          <w:ins w:id="1629" w:author="Yves Houtevels" w:date="2024-07-03T09:27:00Z" w16du:dateUtc="2024-07-03T07:27:00Z"/>
        </w:rPr>
      </w:pPr>
      <w:ins w:id="1630" w:author="Yves Houtevels" w:date="2024-07-03T09:27:00Z" w16du:dateUtc="2024-07-03T07:27:00Z">
        <w:r w:rsidRPr="00F226F2">
          <w:t xml:space="preserve">Note: in SAW if you would generate a license for 16, it would produce for the new LicGenId 203 and the 15 will see it but ignore it.  Difference is that if you would generate a license specifically for 15 via SAW, it would not include 203, while in this set up it would. But it doesn’t matter, as it is there in 16 </w:t>
        </w:r>
        <w:proofErr w:type="gramStart"/>
        <w:r w:rsidRPr="00F226F2">
          <w:t>license</w:t>
        </w:r>
        <w:proofErr w:type="gramEnd"/>
        <w:r w:rsidRPr="00F226F2">
          <w:t xml:space="preserve"> anyway.</w:t>
        </w:r>
      </w:ins>
    </w:p>
    <w:p w14:paraId="60E24ED2" w14:textId="77777777" w:rsidR="00D47D03" w:rsidRPr="00F226F2" w:rsidRDefault="00D47D03" w:rsidP="00D47D03">
      <w:pPr>
        <w:rPr>
          <w:ins w:id="1631" w:author="Yves Houtevels" w:date="2024-07-03T09:27:00Z" w16du:dateUtc="2024-07-03T07:27:00Z"/>
        </w:rPr>
      </w:pPr>
    </w:p>
    <w:p w14:paraId="64F6A760" w14:textId="77777777" w:rsidR="00D47D03" w:rsidRPr="00F226F2" w:rsidRDefault="00D47D03">
      <w:pPr>
        <w:pStyle w:val="Heading4"/>
        <w:rPr>
          <w:ins w:id="1632" w:author="Yves Houtevels" w:date="2024-07-03T09:27:00Z" w16du:dateUtc="2024-07-03T07:27:00Z"/>
        </w:rPr>
        <w:pPrChange w:id="1633" w:author="Yves Houtevels" w:date="2024-07-03T09:28:00Z" w16du:dateUtc="2024-07-03T07:28:00Z">
          <w:pPr>
            <w:pStyle w:val="Heading3"/>
          </w:pPr>
        </w:pPrChange>
      </w:pPr>
      <w:ins w:id="1634" w:author="Yves Houtevels" w:date="2024-07-03T09:27:00Z" w16du:dateUtc="2024-07-03T07:27:00Z">
        <w:r w:rsidRPr="00F226F2">
          <w:t>License Model</w:t>
        </w:r>
      </w:ins>
    </w:p>
    <w:p w14:paraId="65800CF4" w14:textId="77777777" w:rsidR="00D47D03" w:rsidRPr="00F226F2" w:rsidRDefault="00D47D03" w:rsidP="00D47D03">
      <w:pPr>
        <w:rPr>
          <w:ins w:id="1635" w:author="Yves Houtevels" w:date="2024-07-03T09:27:00Z" w16du:dateUtc="2024-07-03T07:27:00Z"/>
        </w:rPr>
      </w:pPr>
      <w:ins w:id="1636" w:author="Yves Houtevels" w:date="2024-07-03T09:27:00Z" w16du:dateUtc="2024-07-03T07:27:00Z">
        <w:r w:rsidRPr="00F226F2">
          <w:t>Three license models are envisaged that will be mapped to SFO part numbers (Product IDs) for each Suite (technical module):</w:t>
        </w:r>
      </w:ins>
    </w:p>
    <w:p w14:paraId="7C7DC8E0" w14:textId="77777777" w:rsidR="00D47D03" w:rsidRPr="00F226F2" w:rsidRDefault="00D47D03" w:rsidP="00D47D03">
      <w:pPr>
        <w:pStyle w:val="ListParagraph"/>
        <w:numPr>
          <w:ilvl w:val="0"/>
          <w:numId w:val="46"/>
        </w:numPr>
        <w:spacing w:line="259" w:lineRule="auto"/>
        <w:textAlignment w:val="auto"/>
        <w:rPr>
          <w:ins w:id="1637" w:author="Yves Houtevels" w:date="2024-07-03T09:27:00Z" w16du:dateUtc="2024-07-03T07:27:00Z"/>
        </w:rPr>
      </w:pPr>
      <w:ins w:id="1638" w:author="Yves Houtevels" w:date="2024-07-03T09:27:00Z" w16du:dateUtc="2024-07-03T07:27:00Z">
        <w:r w:rsidRPr="00F226F2">
          <w:t>Perpetual</w:t>
        </w:r>
      </w:ins>
    </w:p>
    <w:p w14:paraId="00902A39" w14:textId="77777777" w:rsidR="00D47D03" w:rsidRPr="00F226F2" w:rsidRDefault="00D47D03" w:rsidP="00D47D03">
      <w:pPr>
        <w:pStyle w:val="ListParagraph"/>
        <w:numPr>
          <w:ilvl w:val="0"/>
          <w:numId w:val="46"/>
        </w:numPr>
        <w:spacing w:line="259" w:lineRule="auto"/>
        <w:textAlignment w:val="auto"/>
        <w:rPr>
          <w:ins w:id="1639" w:author="Yves Houtevels" w:date="2024-07-03T09:27:00Z" w16du:dateUtc="2024-07-03T07:27:00Z"/>
        </w:rPr>
      </w:pPr>
      <w:ins w:id="1640" w:author="Yves Houtevels" w:date="2024-07-03T09:27:00Z" w16du:dateUtc="2024-07-03T07:27:00Z">
        <w:r w:rsidRPr="00F226F2">
          <w:t>Limited</w:t>
        </w:r>
      </w:ins>
    </w:p>
    <w:p w14:paraId="35B06F1A" w14:textId="77777777" w:rsidR="00D47D03" w:rsidRPr="00F226F2" w:rsidRDefault="00D47D03" w:rsidP="00D47D03">
      <w:pPr>
        <w:pStyle w:val="ListParagraph"/>
        <w:numPr>
          <w:ilvl w:val="0"/>
          <w:numId w:val="46"/>
        </w:numPr>
        <w:spacing w:line="259" w:lineRule="auto"/>
        <w:textAlignment w:val="auto"/>
        <w:rPr>
          <w:ins w:id="1641" w:author="Yves Houtevels" w:date="2024-07-03T09:27:00Z" w16du:dateUtc="2024-07-03T07:27:00Z"/>
        </w:rPr>
      </w:pPr>
      <w:ins w:id="1642" w:author="Yves Houtevels" w:date="2024-07-03T09:27:00Z" w16du:dateUtc="2024-07-03T07:27:00Z">
        <w:r w:rsidRPr="00F226F2">
          <w:t>Beta</w:t>
        </w:r>
      </w:ins>
    </w:p>
    <w:p w14:paraId="4CA2FA3C" w14:textId="77777777" w:rsidR="00D47D03" w:rsidRPr="00F226F2" w:rsidRDefault="00D47D03" w:rsidP="00D47D03">
      <w:pPr>
        <w:rPr>
          <w:ins w:id="1643" w:author="Yves Houtevels" w:date="2024-07-03T09:27:00Z" w16du:dateUtc="2024-07-03T07:27:00Z"/>
        </w:rPr>
      </w:pPr>
      <w:ins w:id="1644" w:author="Yves Houtevels" w:date="2024-07-03T09:27:00Z" w16du:dateUtc="2024-07-03T07:27:00Z">
        <w:r w:rsidRPr="00F226F2">
          <w:t>License model attributes will be defined so that this information can be injected into the entitlement automatically during entitlement creation; this will enable the correct LicGenId versioning to be calculated for reference modules.</w:t>
        </w:r>
      </w:ins>
    </w:p>
    <w:tbl>
      <w:tblPr>
        <w:tblStyle w:val="GridTable4-Accent5"/>
        <w:tblW w:w="5000" w:type="pct"/>
        <w:tblLook w:val="04A0" w:firstRow="1" w:lastRow="0" w:firstColumn="1" w:lastColumn="0" w:noHBand="0" w:noVBand="1"/>
      </w:tblPr>
      <w:tblGrid>
        <w:gridCol w:w="1127"/>
        <w:gridCol w:w="5100"/>
        <w:gridCol w:w="1108"/>
        <w:gridCol w:w="902"/>
        <w:gridCol w:w="823"/>
      </w:tblGrid>
      <w:tr w:rsidR="00D47D03" w:rsidRPr="00F226F2" w14:paraId="42A40C5A" w14:textId="77777777" w:rsidTr="00B63CEC">
        <w:trPr>
          <w:cnfStyle w:val="100000000000" w:firstRow="1" w:lastRow="0" w:firstColumn="0" w:lastColumn="0" w:oddVBand="0" w:evenVBand="0" w:oddHBand="0" w:evenHBand="0" w:firstRowFirstColumn="0" w:firstRowLastColumn="0" w:lastRowFirstColumn="0" w:lastRowLastColumn="0"/>
          <w:ins w:id="1645" w:author="Yves Houtevels" w:date="2024-07-03T09:27:00Z"/>
        </w:trPr>
        <w:tc>
          <w:tcPr>
            <w:cnfStyle w:val="001000000000" w:firstRow="0" w:lastRow="0" w:firstColumn="1" w:lastColumn="0" w:oddVBand="0" w:evenVBand="0" w:oddHBand="0" w:evenHBand="0" w:firstRowFirstColumn="0" w:firstRowLastColumn="0" w:lastRowFirstColumn="0" w:lastRowLastColumn="0"/>
            <w:tcW w:w="756" w:type="pct"/>
          </w:tcPr>
          <w:p w14:paraId="2366A12C" w14:textId="77777777" w:rsidR="00D47D03" w:rsidRPr="00F226F2" w:rsidRDefault="00D47D03" w:rsidP="00B63CEC">
            <w:pPr>
              <w:spacing w:before="60" w:after="60"/>
              <w:rPr>
                <w:ins w:id="1646" w:author="Yves Houtevels" w:date="2024-07-03T09:27:00Z" w16du:dateUtc="2024-07-03T07:27:00Z"/>
              </w:rPr>
            </w:pPr>
            <w:ins w:id="1647" w:author="Yves Houtevels" w:date="2024-07-03T09:27:00Z" w16du:dateUtc="2024-07-03T07:27:00Z">
              <w:r w:rsidRPr="00F226F2">
                <w:t>Model</w:t>
              </w:r>
            </w:ins>
          </w:p>
        </w:tc>
        <w:tc>
          <w:tcPr>
            <w:tcW w:w="2428" w:type="pct"/>
          </w:tcPr>
          <w:p w14:paraId="3341D280" w14:textId="77777777" w:rsidR="00D47D03" w:rsidRPr="00F226F2" w:rsidRDefault="00D47D03" w:rsidP="00B63CEC">
            <w:pPr>
              <w:spacing w:before="60" w:after="60"/>
              <w:cnfStyle w:val="100000000000" w:firstRow="1" w:lastRow="0" w:firstColumn="0" w:lastColumn="0" w:oddVBand="0" w:evenVBand="0" w:oddHBand="0" w:evenHBand="0" w:firstRowFirstColumn="0" w:firstRowLastColumn="0" w:lastRowFirstColumn="0" w:lastRowLastColumn="0"/>
              <w:rPr>
                <w:ins w:id="1648" w:author="Yves Houtevels" w:date="2024-07-03T09:27:00Z" w16du:dateUtc="2024-07-03T07:27:00Z"/>
              </w:rPr>
            </w:pPr>
            <w:ins w:id="1649" w:author="Yves Houtevels" w:date="2024-07-03T09:27:00Z" w16du:dateUtc="2024-07-03T07:27:00Z">
              <w:r w:rsidRPr="00F226F2">
                <w:t>Description</w:t>
              </w:r>
            </w:ins>
          </w:p>
        </w:tc>
        <w:tc>
          <w:tcPr>
            <w:tcW w:w="0" w:type="pct"/>
          </w:tcPr>
          <w:p w14:paraId="7F355735" w14:textId="77777777" w:rsidR="00D47D03" w:rsidRPr="00F226F2" w:rsidRDefault="00D47D03" w:rsidP="00B63CEC">
            <w:pPr>
              <w:spacing w:before="60" w:after="60"/>
              <w:cnfStyle w:val="100000000000" w:firstRow="1" w:lastRow="0" w:firstColumn="0" w:lastColumn="0" w:oddVBand="0" w:evenVBand="0" w:oddHBand="0" w:evenHBand="0" w:firstRowFirstColumn="0" w:firstRowLastColumn="0" w:lastRowFirstColumn="0" w:lastRowLastColumn="0"/>
              <w:rPr>
                <w:ins w:id="1650" w:author="Yves Houtevels" w:date="2024-07-03T09:27:00Z" w16du:dateUtc="2024-07-03T07:27:00Z"/>
              </w:rPr>
            </w:pPr>
            <w:ins w:id="1651" w:author="Yves Houtevels" w:date="2024-07-03T09:27:00Z" w16du:dateUtc="2024-07-03T07:27:00Z">
              <w:r w:rsidRPr="00F226F2">
                <w:t>Perpetual</w:t>
              </w:r>
            </w:ins>
          </w:p>
        </w:tc>
        <w:tc>
          <w:tcPr>
            <w:tcW w:w="0" w:type="pct"/>
          </w:tcPr>
          <w:p w14:paraId="3C5F7CDF" w14:textId="77777777" w:rsidR="00D47D03" w:rsidRPr="00F226F2" w:rsidRDefault="00D47D03" w:rsidP="00B63CEC">
            <w:pPr>
              <w:spacing w:before="60" w:after="60"/>
              <w:cnfStyle w:val="100000000000" w:firstRow="1" w:lastRow="0" w:firstColumn="0" w:lastColumn="0" w:oddVBand="0" w:evenVBand="0" w:oddHBand="0" w:evenHBand="0" w:firstRowFirstColumn="0" w:firstRowLastColumn="0" w:lastRowFirstColumn="0" w:lastRowLastColumn="0"/>
              <w:rPr>
                <w:ins w:id="1652" w:author="Yves Houtevels" w:date="2024-07-03T09:27:00Z" w16du:dateUtc="2024-07-03T07:27:00Z"/>
              </w:rPr>
            </w:pPr>
            <w:ins w:id="1653" w:author="Yves Houtevels" w:date="2024-07-03T09:27:00Z" w16du:dateUtc="2024-07-03T07:27:00Z">
              <w:r w:rsidRPr="00F226F2">
                <w:t>Limited</w:t>
              </w:r>
            </w:ins>
          </w:p>
        </w:tc>
        <w:tc>
          <w:tcPr>
            <w:tcW w:w="628" w:type="pct"/>
          </w:tcPr>
          <w:p w14:paraId="36465127" w14:textId="77777777" w:rsidR="00D47D03" w:rsidRPr="00F226F2" w:rsidRDefault="00D47D03" w:rsidP="00B63CEC">
            <w:pPr>
              <w:spacing w:before="60" w:after="60"/>
              <w:cnfStyle w:val="100000000000" w:firstRow="1" w:lastRow="0" w:firstColumn="0" w:lastColumn="0" w:oddVBand="0" w:evenVBand="0" w:oddHBand="0" w:evenHBand="0" w:firstRowFirstColumn="0" w:firstRowLastColumn="0" w:lastRowFirstColumn="0" w:lastRowLastColumn="0"/>
              <w:rPr>
                <w:ins w:id="1654" w:author="Yves Houtevels" w:date="2024-07-03T09:27:00Z" w16du:dateUtc="2024-07-03T07:27:00Z"/>
              </w:rPr>
            </w:pPr>
            <w:ins w:id="1655" w:author="Yves Houtevels" w:date="2024-07-03T09:27:00Z" w16du:dateUtc="2024-07-03T07:27:00Z">
              <w:r w:rsidRPr="00F226F2">
                <w:t>Beta</w:t>
              </w:r>
            </w:ins>
          </w:p>
        </w:tc>
      </w:tr>
      <w:tr w:rsidR="00D47D03" w:rsidRPr="00F226F2" w14:paraId="03E6C8FC" w14:textId="77777777" w:rsidTr="00B63CEC">
        <w:trPr>
          <w:cnfStyle w:val="000000100000" w:firstRow="0" w:lastRow="0" w:firstColumn="0" w:lastColumn="0" w:oddVBand="0" w:evenVBand="0" w:oddHBand="1" w:evenHBand="0" w:firstRowFirstColumn="0" w:firstRowLastColumn="0" w:lastRowFirstColumn="0" w:lastRowLastColumn="0"/>
          <w:ins w:id="1656" w:author="Yves Houtevels" w:date="2024-07-03T09:27:00Z"/>
        </w:trPr>
        <w:tc>
          <w:tcPr>
            <w:cnfStyle w:val="001000000000" w:firstRow="0" w:lastRow="0" w:firstColumn="1" w:lastColumn="0" w:oddVBand="0" w:evenVBand="0" w:oddHBand="0" w:evenHBand="0" w:firstRowFirstColumn="0" w:firstRowLastColumn="0" w:lastRowFirstColumn="0" w:lastRowLastColumn="0"/>
            <w:tcW w:w="756" w:type="pct"/>
          </w:tcPr>
          <w:p w14:paraId="2A7AA19A" w14:textId="77777777" w:rsidR="00D47D03" w:rsidRPr="00F226F2" w:rsidRDefault="00D47D03" w:rsidP="00B63CEC">
            <w:pPr>
              <w:spacing w:before="60" w:after="60"/>
              <w:rPr>
                <w:ins w:id="1657" w:author="Yves Houtevels" w:date="2024-07-03T09:27:00Z" w16du:dateUtc="2024-07-03T07:27:00Z"/>
              </w:rPr>
            </w:pPr>
            <w:ins w:id="1658" w:author="Yves Houtevels" w:date="2024-07-03T09:27:00Z" w16du:dateUtc="2024-07-03T07:27:00Z">
              <w:r w:rsidRPr="00F226F2">
                <w:t>Perpetual</w:t>
              </w:r>
            </w:ins>
          </w:p>
        </w:tc>
        <w:tc>
          <w:tcPr>
            <w:tcW w:w="2428" w:type="pct"/>
          </w:tcPr>
          <w:p w14:paraId="3D9660AB"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59" w:author="Yves Houtevels" w:date="2024-07-03T09:27:00Z" w16du:dateUtc="2024-07-03T07:27:00Z"/>
              </w:rPr>
            </w:pPr>
            <w:ins w:id="1660" w:author="Yves Houtevels" w:date="2024-07-03T09:27:00Z" w16du:dateUtc="2024-07-03T07:27:00Z">
              <w:r w:rsidRPr="00F226F2">
                <w:t>Perpetual licenses with maintenance</w:t>
              </w:r>
            </w:ins>
          </w:p>
        </w:tc>
        <w:tc>
          <w:tcPr>
            <w:tcW w:w="0" w:type="pct"/>
          </w:tcPr>
          <w:p w14:paraId="4D076426"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61" w:author="Yves Houtevels" w:date="2024-07-03T09:27:00Z" w16du:dateUtc="2024-07-03T07:27:00Z"/>
              </w:rPr>
            </w:pPr>
            <w:ins w:id="1662" w:author="Yves Houtevels" w:date="2024-07-03T09:27:00Z" w16du:dateUtc="2024-07-03T07:27:00Z">
              <w:r w:rsidRPr="00F226F2">
                <w:rPr>
                  <w:rFonts w:ascii="Wingdings 2" w:eastAsia="Wingdings 2" w:hAnsi="Wingdings 2" w:cs="Wingdings 2"/>
                </w:rPr>
                <w:t></w:t>
              </w:r>
            </w:ins>
          </w:p>
        </w:tc>
        <w:tc>
          <w:tcPr>
            <w:tcW w:w="0" w:type="pct"/>
          </w:tcPr>
          <w:p w14:paraId="2F99F274"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63" w:author="Yves Houtevels" w:date="2024-07-03T09:27:00Z" w16du:dateUtc="2024-07-03T07:27:00Z"/>
              </w:rPr>
            </w:pPr>
          </w:p>
        </w:tc>
        <w:tc>
          <w:tcPr>
            <w:tcW w:w="628" w:type="pct"/>
          </w:tcPr>
          <w:p w14:paraId="3FF70E27"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64" w:author="Yves Houtevels" w:date="2024-07-03T09:27:00Z" w16du:dateUtc="2024-07-03T07:27:00Z"/>
              </w:rPr>
            </w:pPr>
          </w:p>
        </w:tc>
      </w:tr>
      <w:tr w:rsidR="00D47D03" w:rsidRPr="00F226F2" w14:paraId="50F5F273" w14:textId="77777777" w:rsidTr="00B63CEC">
        <w:trPr>
          <w:ins w:id="1665" w:author="Yves Houtevels" w:date="2024-07-03T09:27:00Z"/>
        </w:trPr>
        <w:tc>
          <w:tcPr>
            <w:cnfStyle w:val="001000000000" w:firstRow="0" w:lastRow="0" w:firstColumn="1" w:lastColumn="0" w:oddVBand="0" w:evenVBand="0" w:oddHBand="0" w:evenHBand="0" w:firstRowFirstColumn="0" w:firstRowLastColumn="0" w:lastRowFirstColumn="0" w:lastRowLastColumn="0"/>
            <w:tcW w:w="756" w:type="pct"/>
          </w:tcPr>
          <w:p w14:paraId="47B924B8" w14:textId="77777777" w:rsidR="00D47D03" w:rsidRPr="00F226F2" w:rsidRDefault="00D47D03" w:rsidP="00B63CEC">
            <w:pPr>
              <w:spacing w:before="60" w:after="60"/>
              <w:rPr>
                <w:ins w:id="1666" w:author="Yves Houtevels" w:date="2024-07-03T09:27:00Z" w16du:dateUtc="2024-07-03T07:27:00Z"/>
              </w:rPr>
            </w:pPr>
            <w:ins w:id="1667" w:author="Yves Houtevels" w:date="2024-07-03T09:27:00Z" w16du:dateUtc="2024-07-03T07:27:00Z">
              <w:r w:rsidRPr="00F226F2">
                <w:t>Limited</w:t>
              </w:r>
            </w:ins>
          </w:p>
        </w:tc>
        <w:tc>
          <w:tcPr>
            <w:tcW w:w="2428" w:type="pct"/>
          </w:tcPr>
          <w:p w14:paraId="24C27106" w14:textId="77777777" w:rsidR="00D47D03" w:rsidRPr="00F226F2" w:rsidRDefault="00D47D03" w:rsidP="00B63CEC">
            <w:pPr>
              <w:spacing w:before="60" w:after="60"/>
              <w:cnfStyle w:val="000000000000" w:firstRow="0" w:lastRow="0" w:firstColumn="0" w:lastColumn="0" w:oddVBand="0" w:evenVBand="0" w:oddHBand="0" w:evenHBand="0" w:firstRowFirstColumn="0" w:firstRowLastColumn="0" w:lastRowFirstColumn="0" w:lastRowLastColumn="0"/>
              <w:rPr>
                <w:ins w:id="1668" w:author="Yves Houtevels" w:date="2024-07-03T09:27:00Z" w16du:dateUtc="2024-07-03T07:27:00Z"/>
              </w:rPr>
            </w:pPr>
            <w:ins w:id="1669" w:author="Yves Houtevels" w:date="2024-07-03T09:27:00Z" w16du:dateUtc="2024-07-03T07:27:00Z">
              <w:r w:rsidRPr="00F226F2">
                <w:t>Subscription licenses with implicit maintenance</w:t>
              </w:r>
            </w:ins>
          </w:p>
        </w:tc>
        <w:tc>
          <w:tcPr>
            <w:tcW w:w="0" w:type="pct"/>
          </w:tcPr>
          <w:p w14:paraId="5276C646" w14:textId="77777777" w:rsidR="00D47D03" w:rsidRPr="00F226F2" w:rsidRDefault="00D47D03" w:rsidP="00B63CEC">
            <w:pPr>
              <w:spacing w:before="60" w:after="60"/>
              <w:cnfStyle w:val="000000000000" w:firstRow="0" w:lastRow="0" w:firstColumn="0" w:lastColumn="0" w:oddVBand="0" w:evenVBand="0" w:oddHBand="0" w:evenHBand="0" w:firstRowFirstColumn="0" w:firstRowLastColumn="0" w:lastRowFirstColumn="0" w:lastRowLastColumn="0"/>
              <w:rPr>
                <w:ins w:id="1670" w:author="Yves Houtevels" w:date="2024-07-03T09:27:00Z" w16du:dateUtc="2024-07-03T07:27:00Z"/>
              </w:rPr>
            </w:pPr>
          </w:p>
        </w:tc>
        <w:tc>
          <w:tcPr>
            <w:tcW w:w="0" w:type="pct"/>
          </w:tcPr>
          <w:p w14:paraId="31A15621" w14:textId="77777777" w:rsidR="00D47D03" w:rsidRPr="00F226F2" w:rsidRDefault="00D47D03" w:rsidP="00B63CEC">
            <w:pPr>
              <w:spacing w:before="60" w:after="60"/>
              <w:cnfStyle w:val="000000000000" w:firstRow="0" w:lastRow="0" w:firstColumn="0" w:lastColumn="0" w:oddVBand="0" w:evenVBand="0" w:oddHBand="0" w:evenHBand="0" w:firstRowFirstColumn="0" w:firstRowLastColumn="0" w:lastRowFirstColumn="0" w:lastRowLastColumn="0"/>
              <w:rPr>
                <w:ins w:id="1671" w:author="Yves Houtevels" w:date="2024-07-03T09:27:00Z" w16du:dateUtc="2024-07-03T07:27:00Z"/>
              </w:rPr>
            </w:pPr>
            <w:ins w:id="1672" w:author="Yves Houtevels" w:date="2024-07-03T09:27:00Z" w16du:dateUtc="2024-07-03T07:27:00Z">
              <w:r w:rsidRPr="00F226F2">
                <w:rPr>
                  <w:rFonts w:ascii="Wingdings 2" w:eastAsia="Wingdings 2" w:hAnsi="Wingdings 2" w:cs="Wingdings 2"/>
                </w:rPr>
                <w:t></w:t>
              </w:r>
            </w:ins>
          </w:p>
        </w:tc>
        <w:tc>
          <w:tcPr>
            <w:tcW w:w="628" w:type="pct"/>
          </w:tcPr>
          <w:p w14:paraId="1571FCA5" w14:textId="77777777" w:rsidR="00D47D03" w:rsidRPr="00F226F2" w:rsidRDefault="00D47D03" w:rsidP="00B63CEC">
            <w:pPr>
              <w:spacing w:before="60" w:after="60"/>
              <w:cnfStyle w:val="000000000000" w:firstRow="0" w:lastRow="0" w:firstColumn="0" w:lastColumn="0" w:oddVBand="0" w:evenVBand="0" w:oddHBand="0" w:evenHBand="0" w:firstRowFirstColumn="0" w:firstRowLastColumn="0" w:lastRowFirstColumn="0" w:lastRowLastColumn="0"/>
              <w:rPr>
                <w:ins w:id="1673" w:author="Yves Houtevels" w:date="2024-07-03T09:27:00Z" w16du:dateUtc="2024-07-03T07:27:00Z"/>
              </w:rPr>
            </w:pPr>
          </w:p>
        </w:tc>
      </w:tr>
      <w:tr w:rsidR="00D47D03" w:rsidRPr="00F226F2" w14:paraId="10924513" w14:textId="77777777" w:rsidTr="00B63CEC">
        <w:trPr>
          <w:cnfStyle w:val="000000100000" w:firstRow="0" w:lastRow="0" w:firstColumn="0" w:lastColumn="0" w:oddVBand="0" w:evenVBand="0" w:oddHBand="1" w:evenHBand="0" w:firstRowFirstColumn="0" w:firstRowLastColumn="0" w:lastRowFirstColumn="0" w:lastRowLastColumn="0"/>
          <w:ins w:id="1674" w:author="Yves Houtevels" w:date="2024-07-03T09:27:00Z"/>
        </w:trPr>
        <w:tc>
          <w:tcPr>
            <w:cnfStyle w:val="001000000000" w:firstRow="0" w:lastRow="0" w:firstColumn="1" w:lastColumn="0" w:oddVBand="0" w:evenVBand="0" w:oddHBand="0" w:evenHBand="0" w:firstRowFirstColumn="0" w:firstRowLastColumn="0" w:lastRowFirstColumn="0" w:lastRowLastColumn="0"/>
            <w:tcW w:w="756" w:type="pct"/>
          </w:tcPr>
          <w:p w14:paraId="0662FB93" w14:textId="77777777" w:rsidR="00D47D03" w:rsidRPr="00F226F2" w:rsidRDefault="00D47D03" w:rsidP="00B63CEC">
            <w:pPr>
              <w:spacing w:before="60" w:after="60"/>
              <w:rPr>
                <w:ins w:id="1675" w:author="Yves Houtevels" w:date="2024-07-03T09:27:00Z" w16du:dateUtc="2024-07-03T07:27:00Z"/>
              </w:rPr>
            </w:pPr>
            <w:ins w:id="1676" w:author="Yves Houtevels" w:date="2024-07-03T09:27:00Z" w16du:dateUtc="2024-07-03T07:27:00Z">
              <w:r w:rsidRPr="00F226F2">
                <w:t>Beta</w:t>
              </w:r>
            </w:ins>
          </w:p>
        </w:tc>
        <w:tc>
          <w:tcPr>
            <w:tcW w:w="2428" w:type="pct"/>
          </w:tcPr>
          <w:p w14:paraId="1E59E90E"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77" w:author="Yves Houtevels" w:date="2024-07-03T09:27:00Z" w16du:dateUtc="2024-07-03T07:27:00Z"/>
              </w:rPr>
            </w:pPr>
            <w:ins w:id="1678" w:author="Yves Houtevels" w:date="2024-07-03T09:27:00Z" w16du:dateUtc="2024-07-03T07:27:00Z">
              <w:r w:rsidRPr="00F226F2">
                <w:t>Beta licenses</w:t>
              </w:r>
            </w:ins>
          </w:p>
        </w:tc>
        <w:tc>
          <w:tcPr>
            <w:tcW w:w="0" w:type="pct"/>
          </w:tcPr>
          <w:p w14:paraId="7A4E8FD4"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79" w:author="Yves Houtevels" w:date="2024-07-03T09:27:00Z" w16du:dateUtc="2024-07-03T07:27:00Z"/>
              </w:rPr>
            </w:pPr>
          </w:p>
        </w:tc>
        <w:tc>
          <w:tcPr>
            <w:tcW w:w="0" w:type="pct"/>
          </w:tcPr>
          <w:p w14:paraId="32F0BEBD"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80" w:author="Yves Houtevels" w:date="2024-07-03T09:27:00Z" w16du:dateUtc="2024-07-03T07:27:00Z"/>
              </w:rPr>
            </w:pPr>
            <w:ins w:id="1681" w:author="Yves Houtevels" w:date="2024-07-03T09:27:00Z" w16du:dateUtc="2024-07-03T07:27:00Z">
              <w:r w:rsidRPr="00F226F2">
                <w:rPr>
                  <w:rFonts w:ascii="Wingdings 2" w:eastAsia="Wingdings 2" w:hAnsi="Wingdings 2" w:cs="Wingdings 2"/>
                </w:rPr>
                <w:t></w:t>
              </w:r>
            </w:ins>
          </w:p>
        </w:tc>
        <w:tc>
          <w:tcPr>
            <w:tcW w:w="628" w:type="pct"/>
          </w:tcPr>
          <w:p w14:paraId="58D222EA" w14:textId="77777777" w:rsidR="00D47D03" w:rsidRPr="00F226F2" w:rsidRDefault="00D47D03" w:rsidP="00B63CEC">
            <w:pPr>
              <w:spacing w:before="60" w:after="60"/>
              <w:cnfStyle w:val="000000100000" w:firstRow="0" w:lastRow="0" w:firstColumn="0" w:lastColumn="0" w:oddVBand="0" w:evenVBand="0" w:oddHBand="1" w:evenHBand="0" w:firstRowFirstColumn="0" w:firstRowLastColumn="0" w:lastRowFirstColumn="0" w:lastRowLastColumn="0"/>
              <w:rPr>
                <w:ins w:id="1682" w:author="Yves Houtevels" w:date="2024-07-03T09:27:00Z" w16du:dateUtc="2024-07-03T07:27:00Z"/>
              </w:rPr>
            </w:pPr>
            <w:ins w:id="1683" w:author="Yves Houtevels" w:date="2024-07-03T09:27:00Z" w16du:dateUtc="2024-07-03T07:27:00Z">
              <w:r w:rsidRPr="00F226F2">
                <w:rPr>
                  <w:rFonts w:ascii="Wingdings 2" w:eastAsia="Wingdings 2" w:hAnsi="Wingdings 2" w:cs="Wingdings 2"/>
                </w:rPr>
                <w:t></w:t>
              </w:r>
            </w:ins>
          </w:p>
        </w:tc>
      </w:tr>
    </w:tbl>
    <w:p w14:paraId="5670AA1D" w14:textId="77777777" w:rsidR="00D47D03" w:rsidRPr="00F226F2" w:rsidRDefault="00D47D03" w:rsidP="00D47D03">
      <w:pPr>
        <w:spacing w:before="120"/>
        <w:rPr>
          <w:ins w:id="1684" w:author="Yves Houtevels" w:date="2024-07-03T09:27:00Z" w16du:dateUtc="2024-07-03T07:27:00Z"/>
        </w:rPr>
      </w:pPr>
      <w:bookmarkStart w:id="1685" w:name="_Toc61619331"/>
      <w:bookmarkStart w:id="1686" w:name="_Toc61619552"/>
      <w:bookmarkStart w:id="1687" w:name="_Toc61623718"/>
      <w:bookmarkStart w:id="1688" w:name="_Toc61625739"/>
      <w:bookmarkStart w:id="1689" w:name="_Toc61638537"/>
      <w:bookmarkStart w:id="1690" w:name="_Toc61863534"/>
      <w:bookmarkStart w:id="1691" w:name="_Toc61863849"/>
      <w:bookmarkStart w:id="1692" w:name="_Toc61864164"/>
      <w:bookmarkStart w:id="1693" w:name="_Toc61864671"/>
      <w:bookmarkStart w:id="1694" w:name="_Toc61619332"/>
      <w:bookmarkStart w:id="1695" w:name="_Toc61619553"/>
      <w:bookmarkStart w:id="1696" w:name="_Toc61623719"/>
      <w:bookmarkStart w:id="1697" w:name="_Toc61625740"/>
      <w:bookmarkStart w:id="1698" w:name="_Toc61638538"/>
      <w:bookmarkStart w:id="1699" w:name="_Toc61863535"/>
      <w:bookmarkStart w:id="1700" w:name="_Toc61863850"/>
      <w:bookmarkStart w:id="1701" w:name="_Toc61864165"/>
      <w:bookmarkStart w:id="1702" w:name="_Toc61864672"/>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ins w:id="1703" w:author="Yves Houtevels" w:date="2024-07-03T09:27:00Z" w16du:dateUtc="2024-07-03T07:27:00Z">
        <w:r w:rsidRPr="00F226F2">
          <w:t xml:space="preserve">Note that the Limited model will be used for all non-revenue entitlements. The type of the entitlement will be specified in the </w:t>
        </w:r>
        <w:proofErr w:type="spellStart"/>
        <w:r w:rsidRPr="00F226F2">
          <w:t>RevenueType</w:t>
        </w:r>
        <w:proofErr w:type="spellEnd"/>
        <w:r w:rsidRPr="00F226F2">
          <w:t xml:space="preserve">; the value of attribute and this will be used when generating key files if any special parameters are required. </w:t>
        </w:r>
      </w:ins>
    </w:p>
    <w:p w14:paraId="3B3B0DED" w14:textId="77777777" w:rsidR="00D47D03" w:rsidRPr="00F226F2" w:rsidRDefault="00D47D03" w:rsidP="00D47D03">
      <w:pPr>
        <w:rPr>
          <w:ins w:id="1704" w:author="Yves Houtevels" w:date="2024-07-03T09:27:00Z" w16du:dateUtc="2024-07-03T07:27:00Z"/>
        </w:rPr>
      </w:pPr>
    </w:p>
    <w:p w14:paraId="63920C72" w14:textId="77777777" w:rsidR="00D47D03" w:rsidRPr="00F226F2" w:rsidRDefault="00D47D03">
      <w:pPr>
        <w:pStyle w:val="Heading4"/>
        <w:rPr>
          <w:ins w:id="1705" w:author="Yves Houtevels" w:date="2024-07-03T09:27:00Z" w16du:dateUtc="2024-07-03T07:27:00Z"/>
        </w:rPr>
        <w:pPrChange w:id="1706" w:author="Yves Houtevels" w:date="2024-07-03T09:28:00Z" w16du:dateUtc="2024-07-03T07:28:00Z">
          <w:pPr>
            <w:pStyle w:val="Heading3"/>
          </w:pPr>
        </w:pPrChange>
      </w:pPr>
      <w:ins w:id="1707" w:author="Yves Houtevels" w:date="2024-07-03T09:27:00Z" w16du:dateUtc="2024-07-03T07:27:00Z">
        <w:r w:rsidRPr="00F226F2">
          <w:t>Entitlement Structure</w:t>
        </w:r>
      </w:ins>
    </w:p>
    <w:p w14:paraId="74F458F6" w14:textId="77777777" w:rsidR="00D47D03" w:rsidRPr="00F226F2" w:rsidRDefault="00D47D03" w:rsidP="00D47D03">
      <w:pPr>
        <w:rPr>
          <w:ins w:id="1708" w:author="Yves Houtevels" w:date="2024-07-03T09:27:00Z" w16du:dateUtc="2024-07-03T07:27:00Z"/>
        </w:rPr>
      </w:pPr>
      <w:ins w:id="1709" w:author="Yves Houtevels" w:date="2024-07-03T09:27:00Z" w16du:dateUtc="2024-07-03T07:27:00Z">
        <w:r w:rsidRPr="00F226F2">
          <w:t xml:space="preserve">The legacy entitlement structure is imposed by the need to create and use </w:t>
        </w:r>
        <w:proofErr w:type="spellStart"/>
        <w:r w:rsidRPr="00F226F2">
          <w:t>CCKeys</w:t>
        </w:r>
        <w:proofErr w:type="spellEnd"/>
        <w:r w:rsidRPr="00F226F2">
          <w:t xml:space="preserve"> in the way that they are used currently. In effect, a CCKey defines the content of a license file without binding to a specific endpoint. Because </w:t>
        </w:r>
        <w:proofErr w:type="spellStart"/>
        <w:r w:rsidRPr="00F226F2">
          <w:t>CCKeys</w:t>
        </w:r>
        <w:proofErr w:type="spellEnd"/>
        <w:r w:rsidRPr="00F226F2">
          <w:t xml:space="preserve"> need to be delivered to customers soon after an order is confirmed (so they can activate their licenses as they do now) the CCKey must be generated when the order is fulfilled and then injected </w:t>
        </w:r>
        <w:proofErr w:type="gramStart"/>
        <w:r w:rsidRPr="00F226F2">
          <w:t>in to</w:t>
        </w:r>
        <w:proofErr w:type="gramEnd"/>
        <w:r w:rsidRPr="00F226F2">
          <w:t xml:space="preserve"> SFO.</w:t>
        </w:r>
      </w:ins>
    </w:p>
    <w:p w14:paraId="5D05D69E" w14:textId="77777777" w:rsidR="00D47D03" w:rsidRPr="00F226F2" w:rsidRDefault="00D47D03" w:rsidP="00D47D03">
      <w:pPr>
        <w:rPr>
          <w:ins w:id="1710" w:author="Yves Houtevels" w:date="2024-07-03T09:27:00Z" w16du:dateUtc="2024-07-03T07:27:00Z"/>
          <w:b/>
          <w:bCs/>
        </w:rPr>
      </w:pPr>
      <w:ins w:id="1711" w:author="Yves Houtevels" w:date="2024-07-03T09:27:00Z" w16du:dateUtc="2024-07-03T07:27:00Z">
        <w:r w:rsidRPr="00F226F2">
          <w:rPr>
            <w:b/>
            <w:bCs/>
          </w:rPr>
          <w:t>Example</w:t>
        </w:r>
      </w:ins>
    </w:p>
    <w:p w14:paraId="440751FA" w14:textId="77777777" w:rsidR="00D47D03" w:rsidRPr="00F226F2" w:rsidRDefault="00D47D03" w:rsidP="00D47D03">
      <w:pPr>
        <w:keepNext/>
        <w:rPr>
          <w:ins w:id="1712" w:author="Yves Houtevels" w:date="2024-07-03T09:27:00Z" w16du:dateUtc="2024-07-03T07:27:00Z"/>
        </w:rPr>
      </w:pPr>
      <w:ins w:id="1713" w:author="Yves Houtevels" w:date="2024-07-03T09:27:00Z" w16du:dateUtc="2024-07-03T07:27:00Z">
        <w:r w:rsidRPr="00F226F2">
          <w:t>The diagram below illustrates how SFO identifies and FNO Custom Attribute will be used.</w:t>
        </w:r>
      </w:ins>
    </w:p>
    <w:p w14:paraId="67E0B0D8" w14:textId="77777777" w:rsidR="00D47D03" w:rsidRPr="00F226F2" w:rsidRDefault="00D47D03" w:rsidP="00D47D03">
      <w:pPr>
        <w:rPr>
          <w:ins w:id="1714" w:author="Yves Houtevels" w:date="2024-07-03T09:27:00Z" w16du:dateUtc="2024-07-03T07:27:00Z"/>
        </w:rPr>
      </w:pPr>
      <w:ins w:id="1715" w:author="Yves Houtevels" w:date="2024-07-03T09:27:00Z" w16du:dateUtc="2024-07-03T07:27:00Z">
        <w:r w:rsidRPr="00F226F2">
          <w:rPr>
            <w:noProof/>
          </w:rPr>
          <w:drawing>
            <wp:inline distT="0" distB="0" distL="0" distR="0" wp14:anchorId="5718CD19" wp14:editId="6D811B82">
              <wp:extent cx="6631562" cy="3026004"/>
              <wp:effectExtent l="0" t="0" r="0" b="3175"/>
              <wp:docPr id="11" name="Picture 11" descr="https://documents.lucid.app/documents/dfe9011e-c8e5-408d-a513-6a886ce6ae53/pages/0_0?a=7500&amp;x=119&amp;y=9&amp;w=1510&amp;h=690&amp;store=1&amp;accept=image%2F*&amp;auth=LCA%205ac8b2342b74c3305cf7ad30838220990ec8a5cf-ts%3D161096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6631562" cy="3026004"/>
                      </a:xfrm>
                      <a:prstGeom prst="rect">
                        <a:avLst/>
                      </a:prstGeom>
                    </pic:spPr>
                  </pic:pic>
                </a:graphicData>
              </a:graphic>
            </wp:inline>
          </w:drawing>
        </w:r>
      </w:ins>
    </w:p>
    <w:p w14:paraId="31ED442F" w14:textId="77777777" w:rsidR="00D47D03" w:rsidRPr="00F226F2" w:rsidRDefault="00D47D03" w:rsidP="00D47D03">
      <w:pPr>
        <w:rPr>
          <w:ins w:id="1716" w:author="Yves Houtevels" w:date="2024-07-03T09:27:00Z" w16du:dateUtc="2024-07-03T07:27:00Z"/>
        </w:rPr>
      </w:pPr>
      <w:ins w:id="1717" w:author="Yves Houtevels" w:date="2024-07-03T09:27:00Z" w16du:dateUtc="2024-07-03T07:27:00Z">
        <w:r w:rsidRPr="00F226F2">
          <w:t>The mechanism to determine reference module versions based on maintenance expiration, mandates that each perpetual line in an entitlement can be associated with a maintenance expiration date; or no maintenance, in which case the reference module version will be based on the entitlement creating date.</w:t>
        </w:r>
      </w:ins>
    </w:p>
    <w:p w14:paraId="0825EAF0" w14:textId="5FBBD498" w:rsidR="00D47D03" w:rsidRPr="00F226F2" w:rsidRDefault="00F00661" w:rsidP="000669E3">
      <w:pPr>
        <w:rPr>
          <w:ins w:id="1718" w:author="Yves Houtevels" w:date="2024-07-03T09:26:00Z" w16du:dateUtc="2024-07-03T07:26:00Z"/>
          <w:lang w:eastAsia="ko-KR"/>
        </w:rPr>
      </w:pPr>
      <w:ins w:id="1719" w:author="Yves Houtevels" w:date="2024-07-03T09:27:00Z" w16du:dateUtc="2024-07-03T07:27:00Z">
        <w:r w:rsidRPr="00F226F2">
          <w:rPr>
            <w:noProof/>
          </w:rPr>
          <w:drawing>
            <wp:inline distT="0" distB="0" distL="0" distR="0" wp14:anchorId="43D7BF95" wp14:editId="6CEE8800">
              <wp:extent cx="5759450" cy="1960310"/>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1960310"/>
                      </a:xfrm>
                      <a:prstGeom prst="rect">
                        <a:avLst/>
                      </a:prstGeom>
                    </pic:spPr>
                  </pic:pic>
                </a:graphicData>
              </a:graphic>
            </wp:inline>
          </w:drawing>
        </w:r>
      </w:ins>
    </w:p>
    <w:p w14:paraId="73D2D171" w14:textId="77777777" w:rsidR="00A65263" w:rsidRPr="00F226F2" w:rsidRDefault="00A65263" w:rsidP="000669E3">
      <w:pPr>
        <w:rPr>
          <w:ins w:id="1720" w:author="Yves Houtevels" w:date="2024-07-03T09:27:00Z" w16du:dateUtc="2024-07-03T07:27:00Z"/>
          <w:lang w:eastAsia="ko-KR"/>
        </w:rPr>
      </w:pPr>
    </w:p>
    <w:p w14:paraId="10E72778" w14:textId="77777777" w:rsidR="003D60F5" w:rsidRPr="00F226F2" w:rsidRDefault="003D60F5" w:rsidP="003D60F5">
      <w:pPr>
        <w:rPr>
          <w:ins w:id="1721" w:author="Yves Houtevels" w:date="2024-07-03T09:27:00Z" w16du:dateUtc="2024-07-03T07:27:00Z"/>
        </w:rPr>
      </w:pPr>
      <w:ins w:id="1722" w:author="Yves Houtevels" w:date="2024-07-03T09:27:00Z" w16du:dateUtc="2024-07-03T07:27:00Z">
        <w:r w:rsidRPr="00F226F2">
          <w:t>The order data from SFO must include details of any maintenance that is in place for perpetual licenses; that is, the maintenance product part number and the start and expiration dates, and the mapping to each asset in the order. Maintenance is not mandatory, and one maintenance asset could map to multiple lines in the order.</w:t>
        </w:r>
      </w:ins>
    </w:p>
    <w:p w14:paraId="0EE1EF94" w14:textId="77777777" w:rsidR="003D60F5" w:rsidRPr="00F226F2" w:rsidRDefault="003D60F5" w:rsidP="003D60F5">
      <w:pPr>
        <w:rPr>
          <w:ins w:id="1723" w:author="Yves Houtevels" w:date="2024-07-03T09:27:00Z" w16du:dateUtc="2024-07-03T07:27:00Z"/>
        </w:rPr>
      </w:pPr>
    </w:p>
    <w:p w14:paraId="0CB0B119" w14:textId="77777777" w:rsidR="003D60F5" w:rsidRPr="00F226F2" w:rsidRDefault="003D60F5">
      <w:pPr>
        <w:pStyle w:val="Heading4"/>
        <w:rPr>
          <w:ins w:id="1724" w:author="Yves Houtevels" w:date="2024-07-03T09:27:00Z" w16du:dateUtc="2024-07-03T07:27:00Z"/>
        </w:rPr>
        <w:pPrChange w:id="1725" w:author="Yves Houtevels" w:date="2024-07-03T09:29:00Z" w16du:dateUtc="2024-07-03T07:29:00Z">
          <w:pPr>
            <w:pStyle w:val="Heading3"/>
          </w:pPr>
        </w:pPrChange>
      </w:pPr>
      <w:ins w:id="1726" w:author="Yves Houtevels" w:date="2024-07-03T09:27:00Z" w16du:dateUtc="2024-07-03T07:27:00Z">
        <w:r w:rsidRPr="00F226F2">
          <w:t>Maintenance (Product)</w:t>
        </w:r>
      </w:ins>
    </w:p>
    <w:p w14:paraId="7186C5A0" w14:textId="77777777" w:rsidR="003D60F5" w:rsidRPr="00F226F2" w:rsidRDefault="003D60F5" w:rsidP="003D60F5">
      <w:pPr>
        <w:rPr>
          <w:ins w:id="1727" w:author="Yves Houtevels" w:date="2024-07-03T09:27:00Z" w16du:dateUtc="2024-07-03T07:27:00Z"/>
        </w:rPr>
      </w:pPr>
      <w:ins w:id="1728" w:author="Yves Houtevels" w:date="2024-07-03T09:27:00Z" w16du:dateUtc="2024-07-03T07:27:00Z">
        <w:r w:rsidRPr="00F226F2">
          <w:t>FlexNet Operations has a maintenance model whereby Maintenance Line Items are associated with one-or-more Entitlement Line Items (product lines) in the entitlement. The Maintenance Line Item is for a maintenance product with a maintenance start date and an expiration date; it’s also possible to have perpetual maintenance if this were ever required. Multiple Maintenance Line Items may be created with a one-to-many mapping to product lines. In addition, maintenance products have relationships defined in FlexNet Operations that govern which orderable products they may be associated with. In entitlement it’s allowed to link maintenance lines only to product lines that are defined in the maintenance product definition.</w:t>
        </w:r>
      </w:ins>
    </w:p>
    <w:p w14:paraId="5A587825" w14:textId="77777777" w:rsidR="003D60F5" w:rsidRPr="00F226F2" w:rsidRDefault="003D60F5" w:rsidP="003D60F5">
      <w:pPr>
        <w:rPr>
          <w:ins w:id="1729" w:author="Yves Houtevels" w:date="2024-07-03T09:27:00Z" w16du:dateUtc="2024-07-03T07:27:00Z"/>
        </w:rPr>
      </w:pPr>
      <w:ins w:id="1730" w:author="Yves Houtevels" w:date="2024-07-03T09:27:00Z" w16du:dateUtc="2024-07-03T07:27:00Z">
        <w:r w:rsidRPr="00F226F2">
          <w:t xml:space="preserve">Note here that the Maintenance model – specifically the maintenance expiration - is used to determine the correct reference module </w:t>
        </w:r>
        <w:proofErr w:type="spellStart"/>
        <w:r w:rsidRPr="00F226F2">
          <w:t>LicGenIds</w:t>
        </w:r>
        <w:proofErr w:type="spellEnd"/>
        <w:r w:rsidRPr="00F226F2">
          <w:t xml:space="preserve"> in a license illustrated in the examples given above, it does not affect the generated license term; this is taken from attributes in the entitlement.</w:t>
        </w:r>
      </w:ins>
    </w:p>
    <w:p w14:paraId="0F060860" w14:textId="77777777" w:rsidR="003D60F5" w:rsidRPr="00F226F2" w:rsidRDefault="003D60F5" w:rsidP="003D60F5">
      <w:pPr>
        <w:rPr>
          <w:ins w:id="1731" w:author="Yves Houtevels" w:date="2024-07-03T09:27:00Z" w16du:dateUtc="2024-07-03T07:27:00Z"/>
        </w:rPr>
      </w:pPr>
    </w:p>
    <w:p w14:paraId="757BF1AF" w14:textId="77777777" w:rsidR="003D60F5" w:rsidRPr="00F226F2" w:rsidRDefault="003D60F5">
      <w:pPr>
        <w:pStyle w:val="Heading4"/>
        <w:rPr>
          <w:ins w:id="1732" w:author="Yves Houtevels" w:date="2024-07-03T09:27:00Z" w16du:dateUtc="2024-07-03T07:27:00Z"/>
        </w:rPr>
        <w:pPrChange w:id="1733" w:author="Yves Houtevels" w:date="2024-07-03T09:29:00Z" w16du:dateUtc="2024-07-03T07:29:00Z">
          <w:pPr>
            <w:pStyle w:val="Heading3"/>
          </w:pPr>
        </w:pPrChange>
      </w:pPr>
      <w:ins w:id="1734" w:author="Yves Houtevels" w:date="2024-07-03T09:27:00Z" w16du:dateUtc="2024-07-03T07:27:00Z">
        <w:r w:rsidRPr="00F226F2">
          <w:t>License Metadata</w:t>
        </w:r>
      </w:ins>
    </w:p>
    <w:p w14:paraId="2EF3CA39" w14:textId="77777777" w:rsidR="003D60F5" w:rsidRPr="00F226F2" w:rsidRDefault="003D60F5" w:rsidP="003D60F5">
      <w:pPr>
        <w:rPr>
          <w:ins w:id="1735" w:author="Yves Houtevels" w:date="2024-07-03T09:27:00Z" w16du:dateUtc="2024-07-03T07:27:00Z"/>
        </w:rPr>
      </w:pPr>
      <w:ins w:id="1736" w:author="Yves Houtevels" w:date="2024-07-03T09:27:00Z" w16du:dateUtc="2024-07-03T07:27:00Z">
        <w:r w:rsidRPr="00F226F2">
          <w:t>Any metadata that is required in the legacy license generation process, whether this will be injected into the license or used for identification, can be set into custom attributes or license model attributes in FNO.</w:t>
        </w:r>
      </w:ins>
    </w:p>
    <w:p w14:paraId="59A1CC17" w14:textId="77777777" w:rsidR="003D60F5" w:rsidRPr="00F226F2" w:rsidRDefault="003D60F5" w:rsidP="003D60F5">
      <w:pPr>
        <w:rPr>
          <w:ins w:id="1737" w:author="Yves Houtevels" w:date="2024-07-03T09:27:00Z" w16du:dateUtc="2024-07-03T07:27:00Z"/>
        </w:rPr>
      </w:pPr>
      <w:ins w:id="1738" w:author="Yves Houtevels" w:date="2024-07-03T09:27:00Z" w16du:dateUtc="2024-07-03T07:27:00Z">
        <w:r w:rsidRPr="00F226F2">
          <w:t>The following attributes have been defined so far:</w:t>
        </w:r>
      </w:ins>
    </w:p>
    <w:tbl>
      <w:tblPr>
        <w:tblStyle w:val="GridTable4-Accent5"/>
        <w:tblW w:w="9067" w:type="dxa"/>
        <w:tblLook w:val="04A0" w:firstRow="1" w:lastRow="0" w:firstColumn="1" w:lastColumn="0" w:noHBand="0" w:noVBand="1"/>
      </w:tblPr>
      <w:tblGrid>
        <w:gridCol w:w="1517"/>
        <w:gridCol w:w="1434"/>
        <w:gridCol w:w="1319"/>
        <w:gridCol w:w="2417"/>
        <w:gridCol w:w="2380"/>
      </w:tblGrid>
      <w:tr w:rsidR="003D60F5" w:rsidRPr="00F226F2" w14:paraId="28ACB759" w14:textId="77777777" w:rsidTr="00B63CEC">
        <w:trPr>
          <w:cnfStyle w:val="100000000000" w:firstRow="1" w:lastRow="0" w:firstColumn="0" w:lastColumn="0" w:oddVBand="0" w:evenVBand="0" w:oddHBand="0" w:evenHBand="0" w:firstRowFirstColumn="0" w:firstRowLastColumn="0" w:lastRowFirstColumn="0" w:lastRowLastColumn="0"/>
          <w:cantSplit/>
          <w:tblHeader/>
          <w:ins w:id="1739"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tcPr>
          <w:p w14:paraId="2F1F70F6" w14:textId="77777777" w:rsidR="003D60F5" w:rsidRPr="00F226F2" w:rsidRDefault="003D60F5" w:rsidP="00B63CEC">
            <w:pPr>
              <w:spacing w:before="60" w:after="60"/>
              <w:rPr>
                <w:ins w:id="1740" w:author="Yves Houtevels" w:date="2024-07-03T09:27:00Z" w16du:dateUtc="2024-07-03T07:27:00Z"/>
                <w:rFonts w:cstheme="minorHAnsi"/>
                <w:sz w:val="20"/>
                <w:szCs w:val="20"/>
              </w:rPr>
            </w:pPr>
            <w:ins w:id="1741" w:author="Yves Houtevels" w:date="2024-07-03T09:27:00Z" w16du:dateUtc="2024-07-03T07:27:00Z">
              <w:r w:rsidRPr="00F226F2">
                <w:rPr>
                  <w:rFonts w:cstheme="minorHAnsi"/>
                  <w:sz w:val="20"/>
                  <w:szCs w:val="20"/>
                </w:rPr>
                <w:t>Attribute</w:t>
              </w:r>
            </w:ins>
          </w:p>
        </w:tc>
        <w:tc>
          <w:tcPr>
            <w:tcW w:w="1434" w:type="dxa"/>
          </w:tcPr>
          <w:p w14:paraId="643D68B4" w14:textId="77777777" w:rsidR="003D60F5" w:rsidRPr="00F226F2" w:rsidRDefault="003D60F5" w:rsidP="00B63CEC">
            <w:pPr>
              <w:spacing w:before="60" w:after="60"/>
              <w:cnfStyle w:val="100000000000" w:firstRow="1" w:lastRow="0" w:firstColumn="0" w:lastColumn="0" w:oddVBand="0" w:evenVBand="0" w:oddHBand="0" w:evenHBand="0" w:firstRowFirstColumn="0" w:firstRowLastColumn="0" w:lastRowFirstColumn="0" w:lastRowLastColumn="0"/>
              <w:rPr>
                <w:ins w:id="1742" w:author="Yves Houtevels" w:date="2024-07-03T09:27:00Z" w16du:dateUtc="2024-07-03T07:27:00Z"/>
                <w:rFonts w:cstheme="minorHAnsi"/>
                <w:sz w:val="20"/>
                <w:szCs w:val="20"/>
              </w:rPr>
            </w:pPr>
            <w:ins w:id="1743" w:author="Yves Houtevels" w:date="2024-07-03T09:27:00Z" w16du:dateUtc="2024-07-03T07:27:00Z">
              <w:r w:rsidRPr="00F226F2">
                <w:rPr>
                  <w:rFonts w:cstheme="minorHAnsi"/>
                  <w:sz w:val="20"/>
                  <w:szCs w:val="20"/>
                </w:rPr>
                <w:t>Entity</w:t>
              </w:r>
            </w:ins>
          </w:p>
        </w:tc>
        <w:tc>
          <w:tcPr>
            <w:tcW w:w="1319" w:type="dxa"/>
          </w:tcPr>
          <w:p w14:paraId="22E6AB57" w14:textId="77777777" w:rsidR="003D60F5" w:rsidRPr="00F226F2" w:rsidRDefault="003D60F5" w:rsidP="00B63CEC">
            <w:pPr>
              <w:spacing w:before="60" w:after="60"/>
              <w:cnfStyle w:val="100000000000" w:firstRow="1" w:lastRow="0" w:firstColumn="0" w:lastColumn="0" w:oddVBand="0" w:evenVBand="0" w:oddHBand="0" w:evenHBand="0" w:firstRowFirstColumn="0" w:firstRowLastColumn="0" w:lastRowFirstColumn="0" w:lastRowLastColumn="0"/>
              <w:rPr>
                <w:ins w:id="1744" w:author="Yves Houtevels" w:date="2024-07-03T09:27:00Z" w16du:dateUtc="2024-07-03T07:27:00Z"/>
                <w:rFonts w:cstheme="minorHAnsi"/>
                <w:sz w:val="20"/>
                <w:szCs w:val="20"/>
              </w:rPr>
            </w:pPr>
            <w:ins w:id="1745" w:author="Yves Houtevels" w:date="2024-07-03T09:27:00Z" w16du:dateUtc="2024-07-03T07:27:00Z">
              <w:r w:rsidRPr="00F226F2">
                <w:rPr>
                  <w:rFonts w:cstheme="minorHAnsi"/>
                  <w:sz w:val="20"/>
                  <w:szCs w:val="20"/>
                </w:rPr>
                <w:t>Type</w:t>
              </w:r>
            </w:ins>
          </w:p>
        </w:tc>
        <w:tc>
          <w:tcPr>
            <w:tcW w:w="2417" w:type="dxa"/>
          </w:tcPr>
          <w:p w14:paraId="0647FC4E" w14:textId="77777777" w:rsidR="003D60F5" w:rsidRPr="00F226F2" w:rsidRDefault="003D60F5" w:rsidP="00B63CEC">
            <w:pPr>
              <w:spacing w:before="60" w:after="60"/>
              <w:cnfStyle w:val="100000000000" w:firstRow="1" w:lastRow="0" w:firstColumn="0" w:lastColumn="0" w:oddVBand="0" w:evenVBand="0" w:oddHBand="0" w:evenHBand="0" w:firstRowFirstColumn="0" w:firstRowLastColumn="0" w:lastRowFirstColumn="0" w:lastRowLastColumn="0"/>
              <w:rPr>
                <w:ins w:id="1746" w:author="Yves Houtevels" w:date="2024-07-03T09:27:00Z" w16du:dateUtc="2024-07-03T07:27:00Z"/>
                <w:rFonts w:cstheme="minorHAnsi"/>
                <w:sz w:val="20"/>
                <w:szCs w:val="20"/>
              </w:rPr>
            </w:pPr>
            <w:ins w:id="1747" w:author="Yves Houtevels" w:date="2024-07-03T09:27:00Z" w16du:dateUtc="2024-07-03T07:27:00Z">
              <w:r w:rsidRPr="00F226F2">
                <w:rPr>
                  <w:rFonts w:cstheme="minorHAnsi"/>
                  <w:sz w:val="20"/>
                  <w:szCs w:val="20"/>
                </w:rPr>
                <w:t>Value</w:t>
              </w:r>
            </w:ins>
          </w:p>
        </w:tc>
        <w:tc>
          <w:tcPr>
            <w:tcW w:w="2380" w:type="dxa"/>
          </w:tcPr>
          <w:p w14:paraId="12A6EBB2" w14:textId="77777777" w:rsidR="003D60F5" w:rsidRPr="00F226F2" w:rsidRDefault="003D60F5" w:rsidP="00B63CEC">
            <w:pPr>
              <w:spacing w:before="60" w:after="60"/>
              <w:cnfStyle w:val="100000000000" w:firstRow="1" w:lastRow="0" w:firstColumn="0" w:lastColumn="0" w:oddVBand="0" w:evenVBand="0" w:oddHBand="0" w:evenHBand="0" w:firstRowFirstColumn="0" w:firstRowLastColumn="0" w:lastRowFirstColumn="0" w:lastRowLastColumn="0"/>
              <w:rPr>
                <w:ins w:id="1748" w:author="Yves Houtevels" w:date="2024-07-03T09:27:00Z" w16du:dateUtc="2024-07-03T07:27:00Z"/>
                <w:rFonts w:cstheme="minorHAnsi"/>
                <w:sz w:val="20"/>
                <w:szCs w:val="20"/>
              </w:rPr>
            </w:pPr>
            <w:ins w:id="1749" w:author="Yves Houtevels" w:date="2024-07-03T09:27:00Z" w16du:dateUtc="2024-07-03T07:27:00Z">
              <w:r w:rsidRPr="00F226F2">
                <w:rPr>
                  <w:rFonts w:cstheme="minorHAnsi"/>
                  <w:sz w:val="20"/>
                  <w:szCs w:val="20"/>
                </w:rPr>
                <w:t>Comments</w:t>
              </w:r>
            </w:ins>
          </w:p>
        </w:tc>
      </w:tr>
      <w:tr w:rsidR="003D60F5" w:rsidRPr="00F226F2" w14:paraId="7D47C2A4" w14:textId="77777777" w:rsidTr="00B63CEC">
        <w:trPr>
          <w:cnfStyle w:val="000000100000" w:firstRow="0" w:lastRow="0" w:firstColumn="0" w:lastColumn="0" w:oddVBand="0" w:evenVBand="0" w:oddHBand="1" w:evenHBand="0" w:firstRowFirstColumn="0" w:firstRowLastColumn="0" w:lastRowFirstColumn="0" w:lastRowLastColumn="0"/>
          <w:cantSplit/>
          <w:ins w:id="175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tcPr>
          <w:p w14:paraId="0502A734" w14:textId="77777777" w:rsidR="003D60F5" w:rsidRPr="00F226F2" w:rsidRDefault="003D60F5" w:rsidP="00B63CEC">
            <w:pPr>
              <w:spacing w:before="60" w:after="60"/>
              <w:rPr>
                <w:ins w:id="1751" w:author="Yves Houtevels" w:date="2024-07-03T09:27:00Z" w16du:dateUtc="2024-07-03T07:27:00Z"/>
                <w:rFonts w:cstheme="minorHAnsi"/>
                <w:sz w:val="20"/>
                <w:szCs w:val="20"/>
              </w:rPr>
            </w:pPr>
            <w:ins w:id="1752" w:author="Yves Houtevels" w:date="2024-07-03T09:27:00Z" w16du:dateUtc="2024-07-03T07:27:00Z">
              <w:r w:rsidRPr="00F226F2">
                <w:rPr>
                  <w:rFonts w:cstheme="minorHAnsi"/>
                  <w:sz w:val="20"/>
                  <w:szCs w:val="20"/>
                </w:rPr>
                <w:t>CCKey</w:t>
              </w:r>
            </w:ins>
          </w:p>
        </w:tc>
        <w:tc>
          <w:tcPr>
            <w:tcW w:w="1434" w:type="dxa"/>
          </w:tcPr>
          <w:p w14:paraId="51D52F82"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53" w:author="Yves Houtevels" w:date="2024-07-03T09:27:00Z" w16du:dateUtc="2024-07-03T07:27:00Z"/>
                <w:rFonts w:cstheme="minorHAnsi"/>
                <w:sz w:val="20"/>
                <w:szCs w:val="20"/>
              </w:rPr>
            </w:pPr>
            <w:ins w:id="1754" w:author="Yves Houtevels" w:date="2024-07-03T09:27:00Z" w16du:dateUtc="2024-07-03T07:27:00Z">
              <w:r w:rsidRPr="00F226F2">
                <w:rPr>
                  <w:rFonts w:cstheme="minorHAnsi"/>
                  <w:sz w:val="20"/>
                  <w:szCs w:val="20"/>
                </w:rPr>
                <w:t>Entitlement</w:t>
              </w:r>
            </w:ins>
          </w:p>
        </w:tc>
        <w:tc>
          <w:tcPr>
            <w:tcW w:w="1319" w:type="dxa"/>
          </w:tcPr>
          <w:p w14:paraId="7A8C8236"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55" w:author="Yves Houtevels" w:date="2024-07-03T09:27:00Z" w16du:dateUtc="2024-07-03T07:27:00Z"/>
                <w:rFonts w:cstheme="minorHAnsi"/>
                <w:sz w:val="20"/>
                <w:szCs w:val="20"/>
              </w:rPr>
            </w:pPr>
            <w:ins w:id="1756" w:author="Yves Houtevels" w:date="2024-07-03T09:27:00Z" w16du:dateUtc="2024-07-03T07:27:00Z">
              <w:r w:rsidRPr="00F226F2">
                <w:rPr>
                  <w:rFonts w:cstheme="minorHAnsi"/>
                  <w:sz w:val="20"/>
                  <w:szCs w:val="20"/>
                </w:rPr>
                <w:t>Text</w:t>
              </w:r>
            </w:ins>
          </w:p>
        </w:tc>
        <w:tc>
          <w:tcPr>
            <w:tcW w:w="2417" w:type="dxa"/>
          </w:tcPr>
          <w:p w14:paraId="7B6C58B6"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57" w:author="Yves Houtevels" w:date="2024-07-03T09:27:00Z" w16du:dateUtc="2024-07-03T07:27:00Z"/>
                <w:rFonts w:cstheme="minorHAnsi"/>
                <w:sz w:val="20"/>
                <w:szCs w:val="20"/>
              </w:rPr>
            </w:pPr>
          </w:p>
        </w:tc>
        <w:tc>
          <w:tcPr>
            <w:tcW w:w="2380" w:type="dxa"/>
          </w:tcPr>
          <w:p w14:paraId="06942B24"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58" w:author="Yves Houtevels" w:date="2024-07-03T09:27:00Z" w16du:dateUtc="2024-07-03T07:27:00Z"/>
                <w:rFonts w:cstheme="minorHAnsi"/>
                <w:sz w:val="20"/>
                <w:szCs w:val="20"/>
              </w:rPr>
            </w:pPr>
            <w:ins w:id="1759" w:author="Yves Houtevels" w:date="2024-07-03T09:27:00Z" w16du:dateUtc="2024-07-03T07:27:00Z">
              <w:r w:rsidRPr="00F226F2">
                <w:rPr>
                  <w:rFonts w:cstheme="minorHAnsi"/>
                  <w:sz w:val="20"/>
                  <w:szCs w:val="20"/>
                </w:rPr>
                <w:t>Injected during entitlement creation</w:t>
              </w:r>
            </w:ins>
          </w:p>
        </w:tc>
      </w:tr>
      <w:tr w:rsidR="003D60F5" w:rsidRPr="00F226F2" w14:paraId="66FE1AB5" w14:textId="77777777" w:rsidTr="00B63CEC">
        <w:trPr>
          <w:cantSplit/>
          <w:ins w:id="176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tcPr>
          <w:p w14:paraId="4503011E" w14:textId="77777777" w:rsidR="003D60F5" w:rsidRPr="00F226F2" w:rsidRDefault="003D60F5" w:rsidP="00B63CEC">
            <w:pPr>
              <w:spacing w:before="60" w:after="60"/>
              <w:rPr>
                <w:ins w:id="1761" w:author="Yves Houtevels" w:date="2024-07-03T09:27:00Z" w16du:dateUtc="2024-07-03T07:27:00Z"/>
                <w:rFonts w:cstheme="minorHAnsi"/>
                <w:sz w:val="20"/>
                <w:szCs w:val="20"/>
              </w:rPr>
            </w:pPr>
            <w:ins w:id="1762" w:author="Yves Houtevels" w:date="2024-07-03T09:27:00Z" w16du:dateUtc="2024-07-03T07:27:00Z">
              <w:r w:rsidRPr="00F226F2">
                <w:rPr>
                  <w:rFonts w:cstheme="minorHAnsi"/>
                  <w:sz w:val="20"/>
                  <w:szCs w:val="20"/>
                </w:rPr>
                <w:t>Duration</w:t>
              </w:r>
            </w:ins>
          </w:p>
        </w:tc>
        <w:tc>
          <w:tcPr>
            <w:tcW w:w="1434" w:type="dxa"/>
          </w:tcPr>
          <w:p w14:paraId="1F4EB956"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63" w:author="Yves Houtevels" w:date="2024-07-03T09:27:00Z" w16du:dateUtc="2024-07-03T07:27:00Z"/>
                <w:rFonts w:cstheme="minorHAnsi"/>
                <w:sz w:val="20"/>
                <w:szCs w:val="20"/>
              </w:rPr>
            </w:pPr>
            <w:ins w:id="1764" w:author="Yves Houtevels" w:date="2024-07-03T09:27:00Z" w16du:dateUtc="2024-07-03T07:27:00Z">
              <w:r w:rsidRPr="00F226F2">
                <w:rPr>
                  <w:rFonts w:cstheme="minorHAnsi"/>
                  <w:sz w:val="20"/>
                  <w:szCs w:val="20"/>
                </w:rPr>
                <w:t>Entitlement</w:t>
              </w:r>
            </w:ins>
          </w:p>
        </w:tc>
        <w:tc>
          <w:tcPr>
            <w:tcW w:w="1319" w:type="dxa"/>
          </w:tcPr>
          <w:p w14:paraId="2A28DF20"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65" w:author="Yves Houtevels" w:date="2024-07-03T09:27:00Z" w16du:dateUtc="2024-07-03T07:27:00Z"/>
                <w:rFonts w:cstheme="minorHAnsi"/>
                <w:sz w:val="20"/>
                <w:szCs w:val="20"/>
              </w:rPr>
            </w:pPr>
            <w:ins w:id="1766" w:author="Yves Houtevels" w:date="2024-07-03T09:27:00Z" w16du:dateUtc="2024-07-03T07:27:00Z">
              <w:r w:rsidRPr="00F226F2">
                <w:rPr>
                  <w:rFonts w:cstheme="minorHAnsi"/>
                  <w:sz w:val="20"/>
                  <w:szCs w:val="20"/>
                </w:rPr>
                <w:t>Number</w:t>
              </w:r>
            </w:ins>
          </w:p>
        </w:tc>
        <w:tc>
          <w:tcPr>
            <w:tcW w:w="2417" w:type="dxa"/>
          </w:tcPr>
          <w:p w14:paraId="7D04A204"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67" w:author="Yves Houtevels" w:date="2024-07-03T09:27:00Z" w16du:dateUtc="2024-07-03T07:27:00Z"/>
                <w:rFonts w:cstheme="minorHAnsi"/>
                <w:sz w:val="20"/>
                <w:szCs w:val="20"/>
              </w:rPr>
            </w:pPr>
          </w:p>
        </w:tc>
        <w:tc>
          <w:tcPr>
            <w:tcW w:w="2380" w:type="dxa"/>
          </w:tcPr>
          <w:p w14:paraId="35C87A06"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68" w:author="Yves Houtevels" w:date="2024-07-03T09:27:00Z" w16du:dateUtc="2024-07-03T07:27:00Z"/>
                <w:rFonts w:cstheme="minorHAnsi"/>
                <w:sz w:val="20"/>
                <w:szCs w:val="20"/>
              </w:rPr>
            </w:pPr>
            <w:ins w:id="1769" w:author="Yves Houtevels" w:date="2024-07-03T09:27:00Z" w16du:dateUtc="2024-07-03T07:27:00Z">
              <w:r w:rsidRPr="00F226F2">
                <w:rPr>
                  <w:rFonts w:cstheme="minorHAnsi"/>
                  <w:sz w:val="20"/>
                  <w:szCs w:val="20"/>
                </w:rPr>
                <w:t>Length of license term</w:t>
              </w:r>
            </w:ins>
          </w:p>
        </w:tc>
      </w:tr>
      <w:tr w:rsidR="003D60F5" w:rsidRPr="00F226F2" w14:paraId="4749CC85" w14:textId="77777777" w:rsidTr="00B63CEC">
        <w:trPr>
          <w:cnfStyle w:val="000000100000" w:firstRow="0" w:lastRow="0" w:firstColumn="0" w:lastColumn="0" w:oddVBand="0" w:evenVBand="0" w:oddHBand="1" w:evenHBand="0" w:firstRowFirstColumn="0" w:firstRowLastColumn="0" w:lastRowFirstColumn="0" w:lastRowLastColumn="0"/>
          <w:cantSplit/>
          <w:ins w:id="177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val="restart"/>
          </w:tcPr>
          <w:p w14:paraId="3D538C7D" w14:textId="77777777" w:rsidR="003D60F5" w:rsidRPr="00F226F2" w:rsidRDefault="003D60F5" w:rsidP="00B63CEC">
            <w:pPr>
              <w:spacing w:before="60" w:after="60"/>
              <w:rPr>
                <w:ins w:id="1771" w:author="Yves Houtevels" w:date="2024-07-03T09:27:00Z" w16du:dateUtc="2024-07-03T07:27:00Z"/>
                <w:rFonts w:cstheme="minorHAnsi"/>
                <w:sz w:val="20"/>
                <w:szCs w:val="20"/>
              </w:rPr>
            </w:pPr>
            <w:proofErr w:type="spellStart"/>
            <w:ins w:id="1772" w:author="Yves Houtevels" w:date="2024-07-03T09:27:00Z" w16du:dateUtc="2024-07-03T07:27:00Z">
              <w:r w:rsidRPr="00F226F2">
                <w:rPr>
                  <w:rFonts w:cstheme="minorHAnsi"/>
                  <w:sz w:val="20"/>
                  <w:szCs w:val="20"/>
                </w:rPr>
                <w:t>DurationUnit</w:t>
              </w:r>
              <w:proofErr w:type="spellEnd"/>
            </w:ins>
          </w:p>
        </w:tc>
        <w:tc>
          <w:tcPr>
            <w:tcW w:w="1434" w:type="dxa"/>
            <w:vMerge w:val="restart"/>
          </w:tcPr>
          <w:p w14:paraId="49415F1E"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73" w:author="Yves Houtevels" w:date="2024-07-03T09:27:00Z" w16du:dateUtc="2024-07-03T07:27:00Z"/>
                <w:rFonts w:cstheme="minorHAnsi"/>
                <w:sz w:val="20"/>
                <w:szCs w:val="20"/>
              </w:rPr>
            </w:pPr>
            <w:ins w:id="1774" w:author="Yves Houtevels" w:date="2024-07-03T09:27:00Z" w16du:dateUtc="2024-07-03T07:27:00Z">
              <w:r w:rsidRPr="00F226F2">
                <w:rPr>
                  <w:rFonts w:cstheme="minorHAnsi"/>
                  <w:sz w:val="20"/>
                  <w:szCs w:val="20"/>
                </w:rPr>
                <w:t>Entitlement</w:t>
              </w:r>
            </w:ins>
          </w:p>
        </w:tc>
        <w:tc>
          <w:tcPr>
            <w:tcW w:w="1319" w:type="dxa"/>
            <w:vMerge w:val="restart"/>
          </w:tcPr>
          <w:p w14:paraId="6BEAD537"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75" w:author="Yves Houtevels" w:date="2024-07-03T09:27:00Z" w16du:dateUtc="2024-07-03T07:27:00Z"/>
                <w:rFonts w:cstheme="minorHAnsi"/>
                <w:sz w:val="20"/>
                <w:szCs w:val="20"/>
              </w:rPr>
            </w:pPr>
            <w:ins w:id="1776" w:author="Yves Houtevels" w:date="2024-07-03T09:27:00Z" w16du:dateUtc="2024-07-03T07:27:00Z">
              <w:r w:rsidRPr="00F226F2">
                <w:rPr>
                  <w:rFonts w:cstheme="minorHAnsi"/>
                  <w:sz w:val="20"/>
                  <w:szCs w:val="20"/>
                </w:rPr>
                <w:t xml:space="preserve">Single Select </w:t>
              </w:r>
            </w:ins>
          </w:p>
        </w:tc>
        <w:tc>
          <w:tcPr>
            <w:tcW w:w="2417" w:type="dxa"/>
          </w:tcPr>
          <w:p w14:paraId="2B029E96"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77" w:author="Yves Houtevels" w:date="2024-07-03T09:27:00Z" w16du:dateUtc="2024-07-03T07:27:00Z"/>
                <w:rFonts w:cstheme="minorHAnsi"/>
                <w:sz w:val="20"/>
                <w:szCs w:val="20"/>
              </w:rPr>
            </w:pPr>
            <w:ins w:id="1778" w:author="Yves Houtevels" w:date="2024-07-03T09:27:00Z" w16du:dateUtc="2024-07-03T07:27:00Z">
              <w:r w:rsidRPr="00F226F2">
                <w:rPr>
                  <w:rFonts w:cstheme="minorHAnsi"/>
                  <w:sz w:val="20"/>
                  <w:szCs w:val="20"/>
                </w:rPr>
                <w:t>DAYS</w:t>
              </w:r>
            </w:ins>
          </w:p>
        </w:tc>
        <w:tc>
          <w:tcPr>
            <w:tcW w:w="2380" w:type="dxa"/>
          </w:tcPr>
          <w:p w14:paraId="1E8AA0DC"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79" w:author="Yves Houtevels" w:date="2024-07-03T09:27:00Z" w16du:dateUtc="2024-07-03T07:27:00Z"/>
                <w:rFonts w:cstheme="minorHAnsi"/>
                <w:sz w:val="20"/>
                <w:szCs w:val="20"/>
              </w:rPr>
            </w:pPr>
          </w:p>
        </w:tc>
      </w:tr>
      <w:tr w:rsidR="003D60F5" w:rsidRPr="00F226F2" w14:paraId="2FC67F12" w14:textId="77777777" w:rsidTr="00B63CEC">
        <w:trPr>
          <w:cantSplit/>
          <w:ins w:id="178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7537F7C9" w14:textId="77777777" w:rsidR="003D60F5" w:rsidRPr="00F226F2" w:rsidRDefault="003D60F5" w:rsidP="00B63CEC">
            <w:pPr>
              <w:spacing w:before="60" w:after="60"/>
              <w:rPr>
                <w:ins w:id="1781" w:author="Yves Houtevels" w:date="2024-07-03T09:27:00Z" w16du:dateUtc="2024-07-03T07:27:00Z"/>
                <w:rFonts w:cstheme="minorHAnsi"/>
                <w:sz w:val="20"/>
                <w:szCs w:val="20"/>
              </w:rPr>
            </w:pPr>
          </w:p>
        </w:tc>
        <w:tc>
          <w:tcPr>
            <w:tcW w:w="1434" w:type="dxa"/>
            <w:vMerge/>
          </w:tcPr>
          <w:p w14:paraId="7F29C251"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82" w:author="Yves Houtevels" w:date="2024-07-03T09:27:00Z" w16du:dateUtc="2024-07-03T07:27:00Z"/>
                <w:rFonts w:cstheme="minorHAnsi"/>
                <w:sz w:val="20"/>
                <w:szCs w:val="20"/>
              </w:rPr>
            </w:pPr>
          </w:p>
        </w:tc>
        <w:tc>
          <w:tcPr>
            <w:tcW w:w="1319" w:type="dxa"/>
            <w:vMerge/>
          </w:tcPr>
          <w:p w14:paraId="001097A3"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83" w:author="Yves Houtevels" w:date="2024-07-03T09:27:00Z" w16du:dateUtc="2024-07-03T07:27:00Z"/>
                <w:rFonts w:cstheme="minorHAnsi"/>
                <w:sz w:val="20"/>
                <w:szCs w:val="20"/>
              </w:rPr>
            </w:pPr>
          </w:p>
        </w:tc>
        <w:tc>
          <w:tcPr>
            <w:tcW w:w="2417" w:type="dxa"/>
          </w:tcPr>
          <w:p w14:paraId="17960595"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84" w:author="Yves Houtevels" w:date="2024-07-03T09:27:00Z" w16du:dateUtc="2024-07-03T07:27:00Z"/>
                <w:rFonts w:cstheme="minorHAnsi"/>
                <w:sz w:val="20"/>
                <w:szCs w:val="20"/>
              </w:rPr>
            </w:pPr>
            <w:ins w:id="1785" w:author="Yves Houtevels" w:date="2024-07-03T09:27:00Z" w16du:dateUtc="2024-07-03T07:27:00Z">
              <w:r w:rsidRPr="00F226F2">
                <w:rPr>
                  <w:rFonts w:cstheme="minorHAnsi"/>
                  <w:sz w:val="20"/>
                  <w:szCs w:val="20"/>
                </w:rPr>
                <w:t>MONTHS</w:t>
              </w:r>
            </w:ins>
          </w:p>
        </w:tc>
        <w:tc>
          <w:tcPr>
            <w:tcW w:w="2380" w:type="dxa"/>
          </w:tcPr>
          <w:p w14:paraId="7160F5E6"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786" w:author="Yves Houtevels" w:date="2024-07-03T09:27:00Z" w16du:dateUtc="2024-07-03T07:27:00Z"/>
                <w:rFonts w:cstheme="minorHAnsi"/>
                <w:sz w:val="20"/>
                <w:szCs w:val="20"/>
              </w:rPr>
            </w:pPr>
          </w:p>
        </w:tc>
      </w:tr>
      <w:tr w:rsidR="003D60F5" w:rsidRPr="00F226F2" w14:paraId="33FC45C6" w14:textId="77777777" w:rsidTr="00B63CEC">
        <w:trPr>
          <w:cnfStyle w:val="000000100000" w:firstRow="0" w:lastRow="0" w:firstColumn="0" w:lastColumn="0" w:oddVBand="0" w:evenVBand="0" w:oddHBand="1" w:evenHBand="0" w:firstRowFirstColumn="0" w:firstRowLastColumn="0" w:lastRowFirstColumn="0" w:lastRowLastColumn="0"/>
          <w:cantSplit/>
          <w:ins w:id="1787"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val="restart"/>
          </w:tcPr>
          <w:p w14:paraId="6D05A962" w14:textId="77777777" w:rsidR="003D60F5" w:rsidRPr="00F226F2" w:rsidRDefault="003D60F5" w:rsidP="00B63CEC">
            <w:pPr>
              <w:spacing w:before="60" w:after="60"/>
              <w:rPr>
                <w:ins w:id="1788" w:author="Yves Houtevels" w:date="2024-07-03T09:27:00Z" w16du:dateUtc="2024-07-03T07:27:00Z"/>
                <w:rFonts w:cstheme="minorHAnsi"/>
                <w:sz w:val="20"/>
                <w:szCs w:val="20"/>
              </w:rPr>
            </w:pPr>
            <w:proofErr w:type="spellStart"/>
            <w:ins w:id="1789" w:author="Yves Houtevels" w:date="2024-07-03T09:27:00Z" w16du:dateUtc="2024-07-03T07:27:00Z">
              <w:r w:rsidRPr="00F226F2">
                <w:rPr>
                  <w:rFonts w:cstheme="minorHAnsi"/>
                  <w:sz w:val="20"/>
                  <w:szCs w:val="20"/>
                </w:rPr>
                <w:t>ProductType</w:t>
              </w:r>
              <w:proofErr w:type="spellEnd"/>
            </w:ins>
          </w:p>
        </w:tc>
        <w:tc>
          <w:tcPr>
            <w:tcW w:w="1434" w:type="dxa"/>
            <w:vMerge w:val="restart"/>
          </w:tcPr>
          <w:p w14:paraId="0D3FF842"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90" w:author="Yves Houtevels" w:date="2024-07-03T09:27:00Z" w16du:dateUtc="2024-07-03T07:27:00Z"/>
                <w:rFonts w:cstheme="minorHAnsi"/>
                <w:sz w:val="20"/>
                <w:szCs w:val="20"/>
              </w:rPr>
            </w:pPr>
            <w:ins w:id="1791" w:author="Yves Houtevels" w:date="2024-07-03T09:27:00Z" w16du:dateUtc="2024-07-03T07:27:00Z">
              <w:r w:rsidRPr="00F226F2">
                <w:rPr>
                  <w:rFonts w:cstheme="minorHAnsi"/>
                  <w:sz w:val="20"/>
                  <w:szCs w:val="20"/>
                </w:rPr>
                <w:t>Product</w:t>
              </w:r>
            </w:ins>
          </w:p>
        </w:tc>
        <w:tc>
          <w:tcPr>
            <w:tcW w:w="1319" w:type="dxa"/>
            <w:vMerge w:val="restart"/>
          </w:tcPr>
          <w:p w14:paraId="6A23C5EE"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92" w:author="Yves Houtevels" w:date="2024-07-03T09:27:00Z" w16du:dateUtc="2024-07-03T07:27:00Z"/>
                <w:rFonts w:cstheme="minorHAnsi"/>
                <w:sz w:val="20"/>
                <w:szCs w:val="20"/>
              </w:rPr>
            </w:pPr>
            <w:ins w:id="1793" w:author="Yves Houtevels" w:date="2024-07-03T09:27:00Z" w16du:dateUtc="2024-07-03T07:27:00Z">
              <w:r w:rsidRPr="00F226F2">
                <w:rPr>
                  <w:rFonts w:cstheme="minorHAnsi"/>
                  <w:sz w:val="20"/>
                  <w:szCs w:val="20"/>
                </w:rPr>
                <w:t xml:space="preserve">Single Select </w:t>
              </w:r>
            </w:ins>
          </w:p>
        </w:tc>
        <w:tc>
          <w:tcPr>
            <w:tcW w:w="2417" w:type="dxa"/>
          </w:tcPr>
          <w:p w14:paraId="796D2003"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94" w:author="Yves Houtevels" w:date="2024-07-03T09:27:00Z" w16du:dateUtc="2024-07-03T07:27:00Z"/>
                <w:rFonts w:cstheme="minorHAnsi"/>
                <w:sz w:val="20"/>
                <w:szCs w:val="20"/>
              </w:rPr>
            </w:pPr>
            <w:ins w:id="1795" w:author="Yves Houtevels" w:date="2024-07-03T09:27:00Z" w16du:dateUtc="2024-07-03T07:27:00Z">
              <w:r w:rsidRPr="00F226F2">
                <w:rPr>
                  <w:rFonts w:cstheme="minorHAnsi"/>
                  <w:sz w:val="20"/>
                  <w:szCs w:val="20"/>
                </w:rPr>
                <w:t>MODULE</w:t>
              </w:r>
            </w:ins>
          </w:p>
        </w:tc>
        <w:tc>
          <w:tcPr>
            <w:tcW w:w="2380" w:type="dxa"/>
          </w:tcPr>
          <w:p w14:paraId="6A720A26"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796" w:author="Yves Houtevels" w:date="2024-07-03T09:27:00Z" w16du:dateUtc="2024-07-03T07:27:00Z"/>
                <w:rFonts w:cstheme="minorHAnsi"/>
                <w:sz w:val="20"/>
                <w:szCs w:val="20"/>
              </w:rPr>
            </w:pPr>
            <w:ins w:id="1797" w:author="Yves Houtevels" w:date="2024-07-03T09:27:00Z" w16du:dateUtc="2024-07-03T07:27:00Z">
              <w:r w:rsidRPr="00F226F2">
                <w:rPr>
                  <w:rFonts w:cstheme="minorHAnsi"/>
                  <w:sz w:val="20"/>
                  <w:szCs w:val="20"/>
                </w:rPr>
                <w:t>Orderable module (Suite)</w:t>
              </w:r>
            </w:ins>
          </w:p>
        </w:tc>
      </w:tr>
      <w:tr w:rsidR="003D60F5" w:rsidRPr="00F226F2" w14:paraId="2AA88F4C" w14:textId="77777777" w:rsidTr="00B63CEC">
        <w:trPr>
          <w:cantSplit/>
          <w:ins w:id="1798"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700D7AF8" w14:textId="77777777" w:rsidR="003D60F5" w:rsidRPr="00F226F2" w:rsidRDefault="003D60F5" w:rsidP="00B63CEC">
            <w:pPr>
              <w:spacing w:before="60" w:after="60"/>
              <w:rPr>
                <w:ins w:id="1799" w:author="Yves Houtevels" w:date="2024-07-03T09:27:00Z" w16du:dateUtc="2024-07-03T07:27:00Z"/>
                <w:rFonts w:cstheme="minorHAnsi"/>
                <w:sz w:val="20"/>
                <w:szCs w:val="20"/>
              </w:rPr>
            </w:pPr>
          </w:p>
        </w:tc>
        <w:tc>
          <w:tcPr>
            <w:tcW w:w="1434" w:type="dxa"/>
            <w:vMerge/>
          </w:tcPr>
          <w:p w14:paraId="50336538"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00" w:author="Yves Houtevels" w:date="2024-07-03T09:27:00Z" w16du:dateUtc="2024-07-03T07:27:00Z"/>
                <w:rFonts w:cstheme="minorHAnsi"/>
                <w:sz w:val="20"/>
                <w:szCs w:val="20"/>
              </w:rPr>
            </w:pPr>
          </w:p>
        </w:tc>
        <w:tc>
          <w:tcPr>
            <w:tcW w:w="1319" w:type="dxa"/>
            <w:vMerge/>
          </w:tcPr>
          <w:p w14:paraId="5EBEE930"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01" w:author="Yves Houtevels" w:date="2024-07-03T09:27:00Z" w16du:dateUtc="2024-07-03T07:27:00Z"/>
                <w:rFonts w:cstheme="minorHAnsi"/>
                <w:sz w:val="20"/>
                <w:szCs w:val="20"/>
              </w:rPr>
            </w:pPr>
          </w:p>
        </w:tc>
        <w:tc>
          <w:tcPr>
            <w:tcW w:w="2417" w:type="dxa"/>
          </w:tcPr>
          <w:p w14:paraId="5D04BA17"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02" w:author="Yves Houtevels" w:date="2024-07-03T09:27:00Z" w16du:dateUtc="2024-07-03T07:27:00Z"/>
                <w:rFonts w:cstheme="minorHAnsi"/>
                <w:sz w:val="20"/>
                <w:szCs w:val="20"/>
              </w:rPr>
            </w:pPr>
            <w:ins w:id="1803" w:author="Yves Houtevels" w:date="2024-07-03T09:27:00Z" w16du:dateUtc="2024-07-03T07:27:00Z">
              <w:r w:rsidRPr="00F226F2">
                <w:rPr>
                  <w:rFonts w:cstheme="minorHAnsi"/>
                  <w:sz w:val="20"/>
                  <w:szCs w:val="20"/>
                </w:rPr>
                <w:t>LICGEN</w:t>
              </w:r>
            </w:ins>
          </w:p>
        </w:tc>
        <w:tc>
          <w:tcPr>
            <w:tcW w:w="2380" w:type="dxa"/>
          </w:tcPr>
          <w:p w14:paraId="1963F487"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04" w:author="Yves Houtevels" w:date="2024-07-03T09:27:00Z" w16du:dateUtc="2024-07-03T07:27:00Z"/>
                <w:rFonts w:cstheme="minorHAnsi"/>
                <w:sz w:val="20"/>
                <w:szCs w:val="20"/>
              </w:rPr>
            </w:pPr>
            <w:proofErr w:type="spellStart"/>
            <w:ins w:id="1805" w:author="Yves Houtevels" w:date="2024-07-03T09:27:00Z" w16du:dateUtc="2024-07-03T07:27:00Z">
              <w:r w:rsidRPr="00F226F2">
                <w:rPr>
                  <w:rFonts w:cstheme="minorHAnsi"/>
                  <w:sz w:val="20"/>
                  <w:szCs w:val="20"/>
                </w:rPr>
                <w:t>Licgen</w:t>
              </w:r>
              <w:proofErr w:type="spellEnd"/>
              <w:r w:rsidRPr="00F226F2">
                <w:rPr>
                  <w:rFonts w:cstheme="minorHAnsi"/>
                  <w:sz w:val="20"/>
                  <w:szCs w:val="20"/>
                </w:rPr>
                <w:t xml:space="preserve"> definitions</w:t>
              </w:r>
            </w:ins>
          </w:p>
        </w:tc>
      </w:tr>
      <w:tr w:rsidR="003D60F5" w:rsidRPr="00F226F2" w14:paraId="3BF22098" w14:textId="77777777" w:rsidTr="00B63CEC">
        <w:trPr>
          <w:cnfStyle w:val="000000100000" w:firstRow="0" w:lastRow="0" w:firstColumn="0" w:lastColumn="0" w:oddVBand="0" w:evenVBand="0" w:oddHBand="1" w:evenHBand="0" w:firstRowFirstColumn="0" w:firstRowLastColumn="0" w:lastRowFirstColumn="0" w:lastRowLastColumn="0"/>
          <w:cantSplit/>
          <w:ins w:id="1806"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1F8E2F8D" w14:textId="77777777" w:rsidR="003D60F5" w:rsidRPr="00F226F2" w:rsidRDefault="003D60F5" w:rsidP="00B63CEC">
            <w:pPr>
              <w:spacing w:before="60" w:after="60"/>
              <w:rPr>
                <w:ins w:id="1807" w:author="Yves Houtevels" w:date="2024-07-03T09:27:00Z" w16du:dateUtc="2024-07-03T07:27:00Z"/>
                <w:rFonts w:cstheme="minorHAnsi"/>
                <w:sz w:val="20"/>
                <w:szCs w:val="20"/>
              </w:rPr>
            </w:pPr>
          </w:p>
        </w:tc>
        <w:tc>
          <w:tcPr>
            <w:tcW w:w="1434" w:type="dxa"/>
            <w:vMerge/>
          </w:tcPr>
          <w:p w14:paraId="2CC2FF01"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08" w:author="Yves Houtevels" w:date="2024-07-03T09:27:00Z" w16du:dateUtc="2024-07-03T07:27:00Z"/>
                <w:rFonts w:cstheme="minorHAnsi"/>
                <w:sz w:val="20"/>
                <w:szCs w:val="20"/>
              </w:rPr>
            </w:pPr>
          </w:p>
        </w:tc>
        <w:tc>
          <w:tcPr>
            <w:tcW w:w="1319" w:type="dxa"/>
            <w:vMerge/>
          </w:tcPr>
          <w:p w14:paraId="4FBD877A"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09" w:author="Yves Houtevels" w:date="2024-07-03T09:27:00Z" w16du:dateUtc="2024-07-03T07:27:00Z"/>
                <w:rFonts w:cstheme="minorHAnsi"/>
                <w:sz w:val="20"/>
                <w:szCs w:val="20"/>
              </w:rPr>
            </w:pPr>
          </w:p>
        </w:tc>
        <w:tc>
          <w:tcPr>
            <w:tcW w:w="2417" w:type="dxa"/>
          </w:tcPr>
          <w:p w14:paraId="3503436A"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10" w:author="Yves Houtevels" w:date="2024-07-03T09:27:00Z" w16du:dateUtc="2024-07-03T07:27:00Z"/>
                <w:rFonts w:cstheme="minorHAnsi"/>
                <w:sz w:val="20"/>
                <w:szCs w:val="20"/>
              </w:rPr>
            </w:pPr>
            <w:ins w:id="1811" w:author="Yves Houtevels" w:date="2024-07-03T09:27:00Z" w16du:dateUtc="2024-07-03T07:27:00Z">
              <w:r w:rsidRPr="00F226F2">
                <w:rPr>
                  <w:rFonts w:cstheme="minorHAnsi"/>
                  <w:sz w:val="20"/>
                  <w:szCs w:val="20"/>
                </w:rPr>
                <w:t>REFERENCE_MODULE</w:t>
              </w:r>
            </w:ins>
          </w:p>
        </w:tc>
        <w:tc>
          <w:tcPr>
            <w:tcW w:w="2380" w:type="dxa"/>
          </w:tcPr>
          <w:p w14:paraId="593E0928"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12" w:author="Yves Houtevels" w:date="2024-07-03T09:27:00Z" w16du:dateUtc="2024-07-03T07:27:00Z"/>
                <w:rFonts w:cstheme="minorHAnsi"/>
                <w:sz w:val="20"/>
                <w:szCs w:val="20"/>
              </w:rPr>
            </w:pPr>
            <w:ins w:id="1813" w:author="Yves Houtevels" w:date="2024-07-03T09:27:00Z" w16du:dateUtc="2024-07-03T07:27:00Z">
              <w:r w:rsidRPr="00F226F2">
                <w:rPr>
                  <w:rFonts w:cstheme="minorHAnsi"/>
                  <w:sz w:val="20"/>
                  <w:szCs w:val="20"/>
                </w:rPr>
                <w:t>Reference module</w:t>
              </w:r>
            </w:ins>
          </w:p>
        </w:tc>
      </w:tr>
      <w:tr w:rsidR="003D60F5" w:rsidRPr="00F226F2" w14:paraId="4F72C70E" w14:textId="77777777" w:rsidTr="00B63CEC">
        <w:trPr>
          <w:cantSplit/>
          <w:ins w:id="1814"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52D9319F" w14:textId="77777777" w:rsidR="003D60F5" w:rsidRPr="00F226F2" w:rsidRDefault="003D60F5" w:rsidP="00B63CEC">
            <w:pPr>
              <w:spacing w:before="60" w:after="60"/>
              <w:rPr>
                <w:ins w:id="1815" w:author="Yves Houtevels" w:date="2024-07-03T09:27:00Z" w16du:dateUtc="2024-07-03T07:27:00Z"/>
                <w:rFonts w:cstheme="minorHAnsi"/>
                <w:sz w:val="20"/>
                <w:szCs w:val="20"/>
              </w:rPr>
            </w:pPr>
          </w:p>
        </w:tc>
        <w:tc>
          <w:tcPr>
            <w:tcW w:w="1434" w:type="dxa"/>
            <w:vMerge/>
          </w:tcPr>
          <w:p w14:paraId="715188C2"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16" w:author="Yves Houtevels" w:date="2024-07-03T09:27:00Z" w16du:dateUtc="2024-07-03T07:27:00Z"/>
                <w:rFonts w:cstheme="minorHAnsi"/>
                <w:sz w:val="20"/>
                <w:szCs w:val="20"/>
              </w:rPr>
            </w:pPr>
          </w:p>
        </w:tc>
        <w:tc>
          <w:tcPr>
            <w:tcW w:w="1319" w:type="dxa"/>
            <w:vMerge/>
          </w:tcPr>
          <w:p w14:paraId="5FF87F2C"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17" w:author="Yves Houtevels" w:date="2024-07-03T09:27:00Z" w16du:dateUtc="2024-07-03T07:27:00Z"/>
                <w:rFonts w:cstheme="minorHAnsi"/>
                <w:sz w:val="20"/>
                <w:szCs w:val="20"/>
              </w:rPr>
            </w:pPr>
          </w:p>
        </w:tc>
        <w:tc>
          <w:tcPr>
            <w:tcW w:w="2417" w:type="dxa"/>
          </w:tcPr>
          <w:p w14:paraId="5B33AF32"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18" w:author="Yves Houtevels" w:date="2024-07-03T09:27:00Z" w16du:dateUtc="2024-07-03T07:27:00Z"/>
                <w:rFonts w:cstheme="minorHAnsi"/>
                <w:sz w:val="20"/>
                <w:szCs w:val="20"/>
              </w:rPr>
            </w:pPr>
            <w:ins w:id="1819" w:author="Yves Houtevels" w:date="2024-07-03T09:27:00Z" w16du:dateUtc="2024-07-03T07:27:00Z">
              <w:r w:rsidRPr="00F226F2">
                <w:rPr>
                  <w:rFonts w:cstheme="minorHAnsi"/>
                  <w:sz w:val="20"/>
                  <w:szCs w:val="20"/>
                </w:rPr>
                <w:t>RELEASE</w:t>
              </w:r>
            </w:ins>
          </w:p>
        </w:tc>
        <w:tc>
          <w:tcPr>
            <w:tcW w:w="2380" w:type="dxa"/>
          </w:tcPr>
          <w:p w14:paraId="68D506CD"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20" w:author="Yves Houtevels" w:date="2024-07-03T09:27:00Z" w16du:dateUtc="2024-07-03T07:27:00Z"/>
                <w:rFonts w:cstheme="minorHAnsi"/>
                <w:sz w:val="20"/>
                <w:szCs w:val="20"/>
              </w:rPr>
            </w:pPr>
            <w:ins w:id="1821" w:author="Yves Houtevels" w:date="2024-07-03T09:27:00Z" w16du:dateUtc="2024-07-03T07:27:00Z">
              <w:r w:rsidRPr="00F226F2">
                <w:rPr>
                  <w:rFonts w:cstheme="minorHAnsi"/>
                  <w:sz w:val="20"/>
                  <w:szCs w:val="20"/>
                </w:rPr>
                <w:t>Release reference module</w:t>
              </w:r>
            </w:ins>
          </w:p>
        </w:tc>
      </w:tr>
      <w:tr w:rsidR="003D60F5" w:rsidRPr="00F226F2" w14:paraId="013F66FA" w14:textId="77777777" w:rsidTr="00B63CEC">
        <w:trPr>
          <w:cnfStyle w:val="000000100000" w:firstRow="0" w:lastRow="0" w:firstColumn="0" w:lastColumn="0" w:oddVBand="0" w:evenVBand="0" w:oddHBand="1" w:evenHBand="0" w:firstRowFirstColumn="0" w:firstRowLastColumn="0" w:lastRowFirstColumn="0" w:lastRowLastColumn="0"/>
          <w:cantSplit/>
          <w:ins w:id="1822"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014B4319" w14:textId="77777777" w:rsidR="003D60F5" w:rsidRPr="00F226F2" w:rsidRDefault="003D60F5" w:rsidP="00B63CEC">
            <w:pPr>
              <w:spacing w:before="60" w:after="60"/>
              <w:rPr>
                <w:ins w:id="1823" w:author="Yves Houtevels" w:date="2024-07-03T09:27:00Z" w16du:dateUtc="2024-07-03T07:27:00Z"/>
                <w:rFonts w:cstheme="minorHAnsi"/>
                <w:sz w:val="20"/>
                <w:szCs w:val="20"/>
              </w:rPr>
            </w:pPr>
          </w:p>
        </w:tc>
        <w:tc>
          <w:tcPr>
            <w:tcW w:w="1434" w:type="dxa"/>
            <w:vMerge/>
          </w:tcPr>
          <w:p w14:paraId="3F59D5D9"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24" w:author="Yves Houtevels" w:date="2024-07-03T09:27:00Z" w16du:dateUtc="2024-07-03T07:27:00Z"/>
                <w:rFonts w:cstheme="minorHAnsi"/>
                <w:sz w:val="20"/>
                <w:szCs w:val="20"/>
              </w:rPr>
            </w:pPr>
          </w:p>
        </w:tc>
        <w:tc>
          <w:tcPr>
            <w:tcW w:w="1319" w:type="dxa"/>
            <w:vMerge/>
          </w:tcPr>
          <w:p w14:paraId="746DAF69"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25" w:author="Yves Houtevels" w:date="2024-07-03T09:27:00Z" w16du:dateUtc="2024-07-03T07:27:00Z"/>
                <w:rFonts w:cstheme="minorHAnsi"/>
                <w:sz w:val="20"/>
                <w:szCs w:val="20"/>
              </w:rPr>
            </w:pPr>
          </w:p>
        </w:tc>
        <w:tc>
          <w:tcPr>
            <w:tcW w:w="2417" w:type="dxa"/>
          </w:tcPr>
          <w:p w14:paraId="2EEF42AF"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26" w:author="Yves Houtevels" w:date="2024-07-03T09:27:00Z" w16du:dateUtc="2024-07-03T07:27:00Z"/>
                <w:rFonts w:cstheme="minorHAnsi"/>
                <w:sz w:val="20"/>
                <w:szCs w:val="20"/>
              </w:rPr>
            </w:pPr>
            <w:ins w:id="1827" w:author="Yves Houtevels" w:date="2024-07-03T09:27:00Z" w16du:dateUtc="2024-07-03T07:27:00Z">
              <w:r w:rsidRPr="00F226F2">
                <w:rPr>
                  <w:rFonts w:cstheme="minorHAnsi"/>
                  <w:sz w:val="20"/>
                  <w:szCs w:val="20"/>
                </w:rPr>
                <w:t>BETA</w:t>
              </w:r>
            </w:ins>
          </w:p>
        </w:tc>
        <w:tc>
          <w:tcPr>
            <w:tcW w:w="2380" w:type="dxa"/>
          </w:tcPr>
          <w:p w14:paraId="2BDE1103"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28" w:author="Yves Houtevels" w:date="2024-07-03T09:27:00Z" w16du:dateUtc="2024-07-03T07:27:00Z"/>
                <w:rFonts w:cstheme="minorHAnsi"/>
                <w:sz w:val="20"/>
                <w:szCs w:val="20"/>
              </w:rPr>
            </w:pPr>
            <w:ins w:id="1829" w:author="Yves Houtevels" w:date="2024-07-03T09:27:00Z" w16du:dateUtc="2024-07-03T07:27:00Z">
              <w:r w:rsidRPr="00F226F2">
                <w:rPr>
                  <w:rFonts w:cstheme="minorHAnsi"/>
                  <w:sz w:val="20"/>
                  <w:szCs w:val="20"/>
                </w:rPr>
                <w:t>Beta release reference module</w:t>
              </w:r>
            </w:ins>
          </w:p>
        </w:tc>
      </w:tr>
      <w:tr w:rsidR="003D60F5" w:rsidRPr="00F226F2" w14:paraId="3723A8A3" w14:textId="77777777" w:rsidTr="00B63CEC">
        <w:trPr>
          <w:cantSplit/>
          <w:ins w:id="183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val="restart"/>
          </w:tcPr>
          <w:p w14:paraId="785E31D9" w14:textId="77777777" w:rsidR="003D60F5" w:rsidRPr="00F226F2" w:rsidRDefault="003D60F5" w:rsidP="00B63CEC">
            <w:pPr>
              <w:spacing w:before="60" w:after="60"/>
              <w:rPr>
                <w:ins w:id="1831" w:author="Yves Houtevels" w:date="2024-07-03T09:27:00Z" w16du:dateUtc="2024-07-03T07:27:00Z"/>
                <w:rFonts w:cstheme="minorHAnsi"/>
                <w:sz w:val="20"/>
                <w:szCs w:val="20"/>
              </w:rPr>
            </w:pPr>
            <w:proofErr w:type="spellStart"/>
            <w:ins w:id="1832" w:author="Yves Houtevels" w:date="2024-07-03T09:27:00Z" w16du:dateUtc="2024-07-03T07:27:00Z">
              <w:r w:rsidRPr="00F226F2">
                <w:rPr>
                  <w:rFonts w:cstheme="minorHAnsi"/>
                  <w:sz w:val="20"/>
                  <w:szCs w:val="20"/>
                </w:rPr>
                <w:t>RevenueType</w:t>
              </w:r>
              <w:proofErr w:type="spellEnd"/>
            </w:ins>
          </w:p>
        </w:tc>
        <w:tc>
          <w:tcPr>
            <w:tcW w:w="1434" w:type="dxa"/>
            <w:vMerge w:val="restart"/>
          </w:tcPr>
          <w:p w14:paraId="50AB5867"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33" w:author="Yves Houtevels" w:date="2024-07-03T09:27:00Z" w16du:dateUtc="2024-07-03T07:27:00Z"/>
                <w:rFonts w:cstheme="minorHAnsi"/>
                <w:sz w:val="20"/>
                <w:szCs w:val="20"/>
              </w:rPr>
            </w:pPr>
            <w:ins w:id="1834" w:author="Yves Houtevels" w:date="2024-07-03T09:27:00Z" w16du:dateUtc="2024-07-03T07:27:00Z">
              <w:r w:rsidRPr="00F226F2">
                <w:rPr>
                  <w:rFonts w:cstheme="minorHAnsi"/>
                  <w:sz w:val="20"/>
                  <w:szCs w:val="20"/>
                </w:rPr>
                <w:t>License Model</w:t>
              </w:r>
            </w:ins>
          </w:p>
        </w:tc>
        <w:tc>
          <w:tcPr>
            <w:tcW w:w="1319" w:type="dxa"/>
            <w:vMerge w:val="restart"/>
          </w:tcPr>
          <w:p w14:paraId="586B557D"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35" w:author="Yves Houtevels" w:date="2024-07-03T09:27:00Z" w16du:dateUtc="2024-07-03T07:27:00Z"/>
                <w:rFonts w:cstheme="minorHAnsi"/>
                <w:sz w:val="20"/>
                <w:szCs w:val="20"/>
              </w:rPr>
            </w:pPr>
            <w:ins w:id="1836" w:author="Yves Houtevels" w:date="2024-07-03T09:27:00Z" w16du:dateUtc="2024-07-03T07:27:00Z">
              <w:r w:rsidRPr="00F226F2">
                <w:rPr>
                  <w:rFonts w:cstheme="minorHAnsi"/>
                  <w:sz w:val="20"/>
                  <w:szCs w:val="20"/>
                </w:rPr>
                <w:t>Single Select</w:t>
              </w:r>
            </w:ins>
          </w:p>
        </w:tc>
        <w:tc>
          <w:tcPr>
            <w:tcW w:w="2417" w:type="dxa"/>
          </w:tcPr>
          <w:p w14:paraId="28BB6FBB"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37" w:author="Yves Houtevels" w:date="2024-07-03T09:27:00Z" w16du:dateUtc="2024-07-03T07:27:00Z"/>
                <w:rFonts w:cstheme="minorHAnsi"/>
                <w:sz w:val="20"/>
                <w:szCs w:val="20"/>
              </w:rPr>
            </w:pPr>
            <w:ins w:id="1838" w:author="Yves Houtevels" w:date="2024-07-03T09:27:00Z" w16du:dateUtc="2024-07-03T07:27:00Z">
              <w:r w:rsidRPr="00F226F2">
                <w:rPr>
                  <w:rFonts w:cstheme="minorHAnsi"/>
                  <w:sz w:val="20"/>
                  <w:szCs w:val="20"/>
                </w:rPr>
                <w:t>REVENUE</w:t>
              </w:r>
            </w:ins>
          </w:p>
        </w:tc>
        <w:tc>
          <w:tcPr>
            <w:tcW w:w="2380" w:type="dxa"/>
          </w:tcPr>
          <w:p w14:paraId="39BA322D"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39" w:author="Yves Houtevels" w:date="2024-07-03T09:27:00Z" w16du:dateUtc="2024-07-03T07:27:00Z"/>
                <w:rFonts w:cstheme="minorHAnsi"/>
                <w:sz w:val="20"/>
                <w:szCs w:val="20"/>
              </w:rPr>
            </w:pPr>
          </w:p>
        </w:tc>
      </w:tr>
      <w:tr w:rsidR="003D60F5" w:rsidRPr="00F226F2" w14:paraId="3AAA7428" w14:textId="77777777" w:rsidTr="00B63CEC">
        <w:trPr>
          <w:cnfStyle w:val="000000100000" w:firstRow="0" w:lastRow="0" w:firstColumn="0" w:lastColumn="0" w:oddVBand="0" w:evenVBand="0" w:oddHBand="1" w:evenHBand="0" w:firstRowFirstColumn="0" w:firstRowLastColumn="0" w:lastRowFirstColumn="0" w:lastRowLastColumn="0"/>
          <w:cantSplit/>
          <w:ins w:id="184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6E094935" w14:textId="77777777" w:rsidR="003D60F5" w:rsidRPr="00F226F2" w:rsidRDefault="003D60F5" w:rsidP="00B63CEC">
            <w:pPr>
              <w:spacing w:before="60" w:after="60"/>
              <w:rPr>
                <w:ins w:id="1841" w:author="Yves Houtevels" w:date="2024-07-03T09:27:00Z" w16du:dateUtc="2024-07-03T07:27:00Z"/>
                <w:rFonts w:cstheme="minorHAnsi"/>
                <w:sz w:val="20"/>
                <w:szCs w:val="20"/>
              </w:rPr>
            </w:pPr>
          </w:p>
        </w:tc>
        <w:tc>
          <w:tcPr>
            <w:tcW w:w="1434" w:type="dxa"/>
            <w:vMerge/>
          </w:tcPr>
          <w:p w14:paraId="754A67D8"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42" w:author="Yves Houtevels" w:date="2024-07-03T09:27:00Z" w16du:dateUtc="2024-07-03T07:27:00Z"/>
                <w:rFonts w:cstheme="minorHAnsi"/>
                <w:sz w:val="20"/>
                <w:szCs w:val="20"/>
              </w:rPr>
            </w:pPr>
          </w:p>
        </w:tc>
        <w:tc>
          <w:tcPr>
            <w:tcW w:w="1319" w:type="dxa"/>
            <w:vMerge/>
          </w:tcPr>
          <w:p w14:paraId="427EB165"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43" w:author="Yves Houtevels" w:date="2024-07-03T09:27:00Z" w16du:dateUtc="2024-07-03T07:27:00Z"/>
                <w:rFonts w:cstheme="minorHAnsi"/>
                <w:sz w:val="20"/>
                <w:szCs w:val="20"/>
              </w:rPr>
            </w:pPr>
          </w:p>
        </w:tc>
        <w:tc>
          <w:tcPr>
            <w:tcW w:w="2417" w:type="dxa"/>
          </w:tcPr>
          <w:p w14:paraId="11684723"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44" w:author="Yves Houtevels" w:date="2024-07-03T09:27:00Z" w16du:dateUtc="2024-07-03T07:27:00Z"/>
                <w:rFonts w:cstheme="minorHAnsi"/>
                <w:sz w:val="20"/>
                <w:szCs w:val="20"/>
              </w:rPr>
            </w:pPr>
            <w:ins w:id="1845" w:author="Yves Houtevels" w:date="2024-07-03T09:27:00Z" w16du:dateUtc="2024-07-03T07:27:00Z">
              <w:r w:rsidRPr="00F226F2">
                <w:rPr>
                  <w:rFonts w:cstheme="minorHAnsi"/>
                  <w:sz w:val="20"/>
                  <w:szCs w:val="20"/>
                </w:rPr>
                <w:t>EVALUATION</w:t>
              </w:r>
            </w:ins>
          </w:p>
        </w:tc>
        <w:tc>
          <w:tcPr>
            <w:tcW w:w="2380" w:type="dxa"/>
          </w:tcPr>
          <w:p w14:paraId="687DBC37"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46" w:author="Yves Houtevels" w:date="2024-07-03T09:27:00Z" w16du:dateUtc="2024-07-03T07:27:00Z"/>
                <w:rFonts w:cstheme="minorHAnsi"/>
                <w:sz w:val="20"/>
                <w:szCs w:val="20"/>
              </w:rPr>
            </w:pPr>
            <w:ins w:id="1847" w:author="Yves Houtevels" w:date="2024-07-03T09:27:00Z" w16du:dateUtc="2024-07-03T07:27:00Z">
              <w:r w:rsidRPr="00F226F2">
                <w:rPr>
                  <w:rFonts w:cstheme="minorHAnsi"/>
                  <w:sz w:val="20"/>
                  <w:szCs w:val="20"/>
                </w:rPr>
                <w:t>Eval license</w:t>
              </w:r>
            </w:ins>
          </w:p>
        </w:tc>
      </w:tr>
      <w:tr w:rsidR="003D60F5" w:rsidRPr="00F226F2" w14:paraId="5B57096C" w14:textId="77777777" w:rsidTr="00B63CEC">
        <w:trPr>
          <w:cantSplit/>
          <w:trHeight w:val="379"/>
          <w:ins w:id="1848"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3836E4C5" w14:textId="77777777" w:rsidR="003D60F5" w:rsidRPr="00F226F2" w:rsidRDefault="003D60F5" w:rsidP="00B63CEC">
            <w:pPr>
              <w:spacing w:before="60" w:after="60"/>
              <w:rPr>
                <w:ins w:id="1849" w:author="Yves Houtevels" w:date="2024-07-03T09:27:00Z" w16du:dateUtc="2024-07-03T07:27:00Z"/>
                <w:rFonts w:cstheme="minorHAnsi"/>
                <w:sz w:val="20"/>
                <w:szCs w:val="20"/>
              </w:rPr>
            </w:pPr>
          </w:p>
        </w:tc>
        <w:tc>
          <w:tcPr>
            <w:tcW w:w="1434" w:type="dxa"/>
            <w:vMerge/>
          </w:tcPr>
          <w:p w14:paraId="2CF322EC"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50" w:author="Yves Houtevels" w:date="2024-07-03T09:27:00Z" w16du:dateUtc="2024-07-03T07:27:00Z"/>
                <w:rFonts w:cstheme="minorHAnsi"/>
                <w:sz w:val="20"/>
                <w:szCs w:val="20"/>
              </w:rPr>
            </w:pPr>
          </w:p>
        </w:tc>
        <w:tc>
          <w:tcPr>
            <w:tcW w:w="1319" w:type="dxa"/>
            <w:vMerge/>
          </w:tcPr>
          <w:p w14:paraId="068F8AE9"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51" w:author="Yves Houtevels" w:date="2024-07-03T09:27:00Z" w16du:dateUtc="2024-07-03T07:27:00Z"/>
                <w:rFonts w:cstheme="minorHAnsi"/>
                <w:sz w:val="20"/>
                <w:szCs w:val="20"/>
              </w:rPr>
            </w:pPr>
          </w:p>
        </w:tc>
        <w:tc>
          <w:tcPr>
            <w:tcW w:w="2417" w:type="dxa"/>
          </w:tcPr>
          <w:p w14:paraId="4BD0B195"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52" w:author="Yves Houtevels" w:date="2024-07-03T09:27:00Z" w16du:dateUtc="2024-07-03T07:27:00Z"/>
                <w:rFonts w:cstheme="minorHAnsi"/>
                <w:sz w:val="20"/>
                <w:szCs w:val="20"/>
              </w:rPr>
            </w:pPr>
            <w:ins w:id="1853" w:author="Yves Houtevels" w:date="2024-07-03T09:27:00Z" w16du:dateUtc="2024-07-03T07:27:00Z">
              <w:r w:rsidRPr="00F226F2">
                <w:rPr>
                  <w:rFonts w:cstheme="minorHAnsi"/>
                  <w:sz w:val="20"/>
                  <w:szCs w:val="20"/>
                </w:rPr>
                <w:t>TRAINING</w:t>
              </w:r>
            </w:ins>
          </w:p>
        </w:tc>
        <w:tc>
          <w:tcPr>
            <w:tcW w:w="2380" w:type="dxa"/>
          </w:tcPr>
          <w:p w14:paraId="20399006"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54" w:author="Yves Houtevels" w:date="2024-07-03T09:27:00Z" w16du:dateUtc="2024-07-03T07:27:00Z"/>
                <w:rFonts w:cstheme="minorHAnsi"/>
                <w:sz w:val="20"/>
                <w:szCs w:val="20"/>
              </w:rPr>
            </w:pPr>
            <w:ins w:id="1855" w:author="Yves Houtevels" w:date="2024-07-03T09:27:00Z" w16du:dateUtc="2024-07-03T07:27:00Z">
              <w:r w:rsidRPr="00F226F2">
                <w:rPr>
                  <w:rFonts w:cstheme="minorHAnsi"/>
                  <w:sz w:val="20"/>
                  <w:szCs w:val="20"/>
                </w:rPr>
                <w:t>Training license</w:t>
              </w:r>
            </w:ins>
          </w:p>
        </w:tc>
      </w:tr>
      <w:tr w:rsidR="003D60F5" w:rsidRPr="00F226F2" w14:paraId="53D17B16" w14:textId="77777777" w:rsidTr="00B63CEC">
        <w:trPr>
          <w:cnfStyle w:val="000000100000" w:firstRow="0" w:lastRow="0" w:firstColumn="0" w:lastColumn="0" w:oddVBand="0" w:evenVBand="0" w:oddHBand="1" w:evenHBand="0" w:firstRowFirstColumn="0" w:firstRowLastColumn="0" w:lastRowFirstColumn="0" w:lastRowLastColumn="0"/>
          <w:cantSplit/>
          <w:ins w:id="1856"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val="restart"/>
          </w:tcPr>
          <w:p w14:paraId="35116CDF" w14:textId="77777777" w:rsidR="003D60F5" w:rsidRPr="00F226F2" w:rsidRDefault="003D60F5" w:rsidP="00B63CEC">
            <w:pPr>
              <w:spacing w:before="60" w:after="60"/>
              <w:rPr>
                <w:ins w:id="1857" w:author="Yves Houtevels" w:date="2024-07-03T09:27:00Z" w16du:dateUtc="2024-07-03T07:27:00Z"/>
                <w:rFonts w:cstheme="minorHAnsi"/>
                <w:sz w:val="20"/>
                <w:szCs w:val="20"/>
              </w:rPr>
            </w:pPr>
            <w:proofErr w:type="spellStart"/>
            <w:ins w:id="1858" w:author="Yves Houtevels" w:date="2024-07-03T09:27:00Z" w16du:dateUtc="2024-07-03T07:27:00Z">
              <w:r w:rsidRPr="00F226F2">
                <w:rPr>
                  <w:rFonts w:cstheme="minorHAnsi"/>
                  <w:sz w:val="20"/>
                  <w:szCs w:val="20"/>
                </w:rPr>
                <w:t>LicenseType</w:t>
              </w:r>
              <w:proofErr w:type="spellEnd"/>
            </w:ins>
          </w:p>
        </w:tc>
        <w:tc>
          <w:tcPr>
            <w:tcW w:w="1434" w:type="dxa"/>
            <w:vMerge w:val="restart"/>
          </w:tcPr>
          <w:p w14:paraId="788A6B6B"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59" w:author="Yves Houtevels" w:date="2024-07-03T09:27:00Z" w16du:dateUtc="2024-07-03T07:27:00Z"/>
                <w:rFonts w:cstheme="minorHAnsi"/>
                <w:sz w:val="20"/>
                <w:szCs w:val="20"/>
              </w:rPr>
            </w:pPr>
            <w:ins w:id="1860" w:author="Yves Houtevels" w:date="2024-07-03T09:27:00Z" w16du:dateUtc="2024-07-03T07:27:00Z">
              <w:r w:rsidRPr="00F226F2">
                <w:rPr>
                  <w:rFonts w:cstheme="minorHAnsi"/>
                  <w:sz w:val="20"/>
                  <w:szCs w:val="20"/>
                </w:rPr>
                <w:t>License Model</w:t>
              </w:r>
            </w:ins>
          </w:p>
        </w:tc>
        <w:tc>
          <w:tcPr>
            <w:tcW w:w="1319" w:type="dxa"/>
            <w:vMerge w:val="restart"/>
          </w:tcPr>
          <w:p w14:paraId="7147E1DA"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61" w:author="Yves Houtevels" w:date="2024-07-03T09:27:00Z" w16du:dateUtc="2024-07-03T07:27:00Z"/>
                <w:rFonts w:cstheme="minorHAnsi"/>
                <w:sz w:val="20"/>
                <w:szCs w:val="20"/>
              </w:rPr>
            </w:pPr>
            <w:ins w:id="1862" w:author="Yves Houtevels" w:date="2024-07-03T09:27:00Z" w16du:dateUtc="2024-07-03T07:27:00Z">
              <w:r w:rsidRPr="00F226F2">
                <w:rPr>
                  <w:rFonts w:cstheme="minorHAnsi"/>
                  <w:sz w:val="20"/>
                  <w:szCs w:val="20"/>
                </w:rPr>
                <w:t xml:space="preserve">Single Select </w:t>
              </w:r>
            </w:ins>
          </w:p>
        </w:tc>
        <w:tc>
          <w:tcPr>
            <w:tcW w:w="2417" w:type="dxa"/>
          </w:tcPr>
          <w:p w14:paraId="6DB05D4E"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63" w:author="Yves Houtevels" w:date="2024-07-03T09:27:00Z" w16du:dateUtc="2024-07-03T07:27:00Z"/>
                <w:rFonts w:cstheme="minorHAnsi"/>
                <w:sz w:val="20"/>
                <w:szCs w:val="20"/>
              </w:rPr>
            </w:pPr>
            <w:ins w:id="1864" w:author="Yves Houtevels" w:date="2024-07-03T09:27:00Z" w16du:dateUtc="2024-07-03T07:27:00Z">
              <w:r w:rsidRPr="00F226F2">
                <w:rPr>
                  <w:rFonts w:cstheme="minorHAnsi"/>
                  <w:sz w:val="20"/>
                  <w:szCs w:val="20"/>
                </w:rPr>
                <w:t>FLOATING</w:t>
              </w:r>
            </w:ins>
          </w:p>
        </w:tc>
        <w:tc>
          <w:tcPr>
            <w:tcW w:w="2380" w:type="dxa"/>
          </w:tcPr>
          <w:p w14:paraId="21F875F2"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65" w:author="Yves Houtevels" w:date="2024-07-03T09:27:00Z" w16du:dateUtc="2024-07-03T07:27:00Z"/>
                <w:rFonts w:cstheme="minorHAnsi"/>
                <w:sz w:val="20"/>
                <w:szCs w:val="20"/>
              </w:rPr>
            </w:pPr>
          </w:p>
        </w:tc>
      </w:tr>
      <w:tr w:rsidR="003D60F5" w:rsidRPr="00F226F2" w14:paraId="17F81B0A" w14:textId="77777777" w:rsidTr="00B63CEC">
        <w:trPr>
          <w:cantSplit/>
          <w:ins w:id="1866"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266BE159" w14:textId="77777777" w:rsidR="003D60F5" w:rsidRPr="00F226F2" w:rsidRDefault="003D60F5" w:rsidP="00B63CEC">
            <w:pPr>
              <w:spacing w:before="60" w:after="60"/>
              <w:rPr>
                <w:ins w:id="1867" w:author="Yves Houtevels" w:date="2024-07-03T09:27:00Z" w16du:dateUtc="2024-07-03T07:27:00Z"/>
                <w:rFonts w:cstheme="minorHAnsi"/>
                <w:sz w:val="20"/>
                <w:szCs w:val="20"/>
              </w:rPr>
            </w:pPr>
          </w:p>
        </w:tc>
        <w:tc>
          <w:tcPr>
            <w:tcW w:w="1434" w:type="dxa"/>
            <w:vMerge/>
          </w:tcPr>
          <w:p w14:paraId="13B0CB75"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68" w:author="Yves Houtevels" w:date="2024-07-03T09:27:00Z" w16du:dateUtc="2024-07-03T07:27:00Z"/>
                <w:rFonts w:cstheme="minorHAnsi"/>
                <w:sz w:val="20"/>
                <w:szCs w:val="20"/>
              </w:rPr>
            </w:pPr>
          </w:p>
        </w:tc>
        <w:tc>
          <w:tcPr>
            <w:tcW w:w="1319" w:type="dxa"/>
            <w:vMerge/>
          </w:tcPr>
          <w:p w14:paraId="0079FCDB"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69" w:author="Yves Houtevels" w:date="2024-07-03T09:27:00Z" w16du:dateUtc="2024-07-03T07:27:00Z"/>
                <w:rFonts w:cstheme="minorHAnsi"/>
                <w:sz w:val="20"/>
                <w:szCs w:val="20"/>
              </w:rPr>
            </w:pPr>
          </w:p>
        </w:tc>
        <w:tc>
          <w:tcPr>
            <w:tcW w:w="2417" w:type="dxa"/>
          </w:tcPr>
          <w:p w14:paraId="62E61D9F"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70" w:author="Yves Houtevels" w:date="2024-07-03T09:27:00Z" w16du:dateUtc="2024-07-03T07:27:00Z"/>
                <w:rFonts w:cstheme="minorHAnsi"/>
                <w:sz w:val="20"/>
                <w:szCs w:val="20"/>
              </w:rPr>
            </w:pPr>
            <w:ins w:id="1871" w:author="Yves Houtevels" w:date="2024-07-03T09:27:00Z" w16du:dateUtc="2024-07-03T07:27:00Z">
              <w:r w:rsidRPr="00F226F2">
                <w:rPr>
                  <w:rFonts w:cstheme="minorHAnsi"/>
                  <w:sz w:val="20"/>
                  <w:szCs w:val="20"/>
                </w:rPr>
                <w:t>LOCAL</w:t>
              </w:r>
            </w:ins>
          </w:p>
        </w:tc>
        <w:tc>
          <w:tcPr>
            <w:tcW w:w="2380" w:type="dxa"/>
          </w:tcPr>
          <w:p w14:paraId="310B4238"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72" w:author="Yves Houtevels" w:date="2024-07-03T09:27:00Z" w16du:dateUtc="2024-07-03T07:27:00Z"/>
                <w:rFonts w:cstheme="minorHAnsi"/>
                <w:sz w:val="20"/>
                <w:szCs w:val="20"/>
              </w:rPr>
            </w:pPr>
          </w:p>
        </w:tc>
      </w:tr>
      <w:tr w:rsidR="003D60F5" w:rsidRPr="00F226F2" w14:paraId="4E99B8C0" w14:textId="77777777" w:rsidTr="00B63CEC">
        <w:trPr>
          <w:cnfStyle w:val="000000100000" w:firstRow="0" w:lastRow="0" w:firstColumn="0" w:lastColumn="0" w:oddVBand="0" w:evenVBand="0" w:oddHBand="1" w:evenHBand="0" w:firstRowFirstColumn="0" w:firstRowLastColumn="0" w:lastRowFirstColumn="0" w:lastRowLastColumn="0"/>
          <w:cantSplit/>
          <w:ins w:id="1873"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val="restart"/>
          </w:tcPr>
          <w:p w14:paraId="2432070E" w14:textId="77777777" w:rsidR="003D60F5" w:rsidRPr="00F226F2" w:rsidRDefault="003D60F5" w:rsidP="00B63CEC">
            <w:pPr>
              <w:spacing w:before="60" w:after="60"/>
              <w:rPr>
                <w:ins w:id="1874" w:author="Yves Houtevels" w:date="2024-07-03T09:27:00Z" w16du:dateUtc="2024-07-03T07:27:00Z"/>
                <w:rFonts w:cstheme="minorHAnsi"/>
                <w:sz w:val="20"/>
                <w:szCs w:val="20"/>
              </w:rPr>
            </w:pPr>
            <w:proofErr w:type="spellStart"/>
            <w:ins w:id="1875" w:author="Yves Houtevels" w:date="2024-07-03T09:27:00Z" w16du:dateUtc="2024-07-03T07:27:00Z">
              <w:r w:rsidRPr="00F226F2">
                <w:rPr>
                  <w:rFonts w:cstheme="minorHAnsi"/>
                  <w:sz w:val="20"/>
                  <w:szCs w:val="20"/>
                </w:rPr>
                <w:t>LicenseTerm</w:t>
              </w:r>
              <w:proofErr w:type="spellEnd"/>
            </w:ins>
          </w:p>
        </w:tc>
        <w:tc>
          <w:tcPr>
            <w:tcW w:w="1434" w:type="dxa"/>
            <w:vMerge w:val="restart"/>
          </w:tcPr>
          <w:p w14:paraId="2E45754F"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76" w:author="Yves Houtevels" w:date="2024-07-03T09:27:00Z" w16du:dateUtc="2024-07-03T07:27:00Z"/>
                <w:rFonts w:cstheme="minorHAnsi"/>
                <w:sz w:val="20"/>
                <w:szCs w:val="20"/>
              </w:rPr>
            </w:pPr>
            <w:ins w:id="1877" w:author="Yves Houtevels" w:date="2024-07-03T09:27:00Z" w16du:dateUtc="2024-07-03T07:27:00Z">
              <w:r w:rsidRPr="00F226F2">
                <w:rPr>
                  <w:rFonts w:cstheme="minorHAnsi"/>
                  <w:sz w:val="20"/>
                  <w:szCs w:val="20"/>
                </w:rPr>
                <w:t>License Model</w:t>
              </w:r>
            </w:ins>
          </w:p>
        </w:tc>
        <w:tc>
          <w:tcPr>
            <w:tcW w:w="1319" w:type="dxa"/>
            <w:vMerge w:val="restart"/>
          </w:tcPr>
          <w:p w14:paraId="39B22DA5"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78" w:author="Yves Houtevels" w:date="2024-07-03T09:27:00Z" w16du:dateUtc="2024-07-03T07:27:00Z"/>
                <w:rFonts w:cstheme="minorHAnsi"/>
                <w:sz w:val="20"/>
                <w:szCs w:val="20"/>
              </w:rPr>
            </w:pPr>
            <w:ins w:id="1879" w:author="Yves Houtevels" w:date="2024-07-03T09:27:00Z" w16du:dateUtc="2024-07-03T07:27:00Z">
              <w:r w:rsidRPr="00F226F2">
                <w:rPr>
                  <w:rFonts w:cstheme="minorHAnsi"/>
                  <w:sz w:val="20"/>
                  <w:szCs w:val="20"/>
                </w:rPr>
                <w:t xml:space="preserve">Single Select </w:t>
              </w:r>
            </w:ins>
          </w:p>
        </w:tc>
        <w:tc>
          <w:tcPr>
            <w:tcW w:w="2417" w:type="dxa"/>
          </w:tcPr>
          <w:p w14:paraId="038DD389"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80" w:author="Yves Houtevels" w:date="2024-07-03T09:27:00Z" w16du:dateUtc="2024-07-03T07:27:00Z"/>
                <w:rFonts w:cstheme="minorHAnsi"/>
                <w:sz w:val="20"/>
                <w:szCs w:val="20"/>
              </w:rPr>
            </w:pPr>
            <w:ins w:id="1881" w:author="Yves Houtevels" w:date="2024-07-03T09:27:00Z" w16du:dateUtc="2024-07-03T07:27:00Z">
              <w:r w:rsidRPr="00F226F2">
                <w:rPr>
                  <w:rFonts w:cstheme="minorHAnsi"/>
                  <w:sz w:val="20"/>
                  <w:szCs w:val="20"/>
                </w:rPr>
                <w:t>PERPETUAL</w:t>
              </w:r>
            </w:ins>
          </w:p>
        </w:tc>
        <w:tc>
          <w:tcPr>
            <w:tcW w:w="2380" w:type="dxa"/>
          </w:tcPr>
          <w:p w14:paraId="72F8D1E8"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82" w:author="Yves Houtevels" w:date="2024-07-03T09:27:00Z" w16du:dateUtc="2024-07-03T07:27:00Z"/>
                <w:rFonts w:cstheme="minorHAnsi"/>
                <w:sz w:val="20"/>
                <w:szCs w:val="20"/>
              </w:rPr>
            </w:pPr>
            <w:ins w:id="1883" w:author="Yves Houtevels" w:date="2024-07-03T09:27:00Z" w16du:dateUtc="2024-07-03T07:27:00Z">
              <w:r w:rsidRPr="00F226F2">
                <w:rPr>
                  <w:rFonts w:cstheme="minorHAnsi"/>
                  <w:sz w:val="20"/>
                  <w:szCs w:val="20"/>
                </w:rPr>
                <w:t>The line item is perpetual</w:t>
              </w:r>
            </w:ins>
          </w:p>
        </w:tc>
      </w:tr>
      <w:tr w:rsidR="003D60F5" w:rsidRPr="00F226F2" w14:paraId="67EB8CBE" w14:textId="77777777" w:rsidTr="00B63CEC">
        <w:trPr>
          <w:cantSplit/>
          <w:ins w:id="1884"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7A51872C" w14:textId="77777777" w:rsidR="003D60F5" w:rsidRPr="00F226F2" w:rsidRDefault="003D60F5" w:rsidP="00B63CEC">
            <w:pPr>
              <w:spacing w:before="60" w:after="60"/>
              <w:rPr>
                <w:ins w:id="1885" w:author="Yves Houtevels" w:date="2024-07-03T09:27:00Z" w16du:dateUtc="2024-07-03T07:27:00Z"/>
                <w:rFonts w:cstheme="minorHAnsi"/>
                <w:sz w:val="20"/>
                <w:szCs w:val="20"/>
              </w:rPr>
            </w:pPr>
          </w:p>
        </w:tc>
        <w:tc>
          <w:tcPr>
            <w:tcW w:w="1434" w:type="dxa"/>
            <w:vMerge/>
          </w:tcPr>
          <w:p w14:paraId="24BB92A1"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86" w:author="Yves Houtevels" w:date="2024-07-03T09:27:00Z" w16du:dateUtc="2024-07-03T07:27:00Z"/>
                <w:rFonts w:cstheme="minorHAnsi"/>
                <w:sz w:val="20"/>
                <w:szCs w:val="20"/>
              </w:rPr>
            </w:pPr>
          </w:p>
        </w:tc>
        <w:tc>
          <w:tcPr>
            <w:tcW w:w="1319" w:type="dxa"/>
            <w:vMerge/>
          </w:tcPr>
          <w:p w14:paraId="4AF4F6D7"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87" w:author="Yves Houtevels" w:date="2024-07-03T09:27:00Z" w16du:dateUtc="2024-07-03T07:27:00Z"/>
                <w:rFonts w:cstheme="minorHAnsi"/>
                <w:sz w:val="20"/>
                <w:szCs w:val="20"/>
              </w:rPr>
            </w:pPr>
          </w:p>
        </w:tc>
        <w:tc>
          <w:tcPr>
            <w:tcW w:w="2417" w:type="dxa"/>
          </w:tcPr>
          <w:p w14:paraId="32AE7378"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88" w:author="Yves Houtevels" w:date="2024-07-03T09:27:00Z" w16du:dateUtc="2024-07-03T07:27:00Z"/>
                <w:rFonts w:cstheme="minorHAnsi"/>
                <w:sz w:val="20"/>
                <w:szCs w:val="20"/>
              </w:rPr>
            </w:pPr>
            <w:ins w:id="1889" w:author="Yves Houtevels" w:date="2024-07-03T09:27:00Z" w16du:dateUtc="2024-07-03T07:27:00Z">
              <w:r w:rsidRPr="00F226F2">
                <w:rPr>
                  <w:rFonts w:cstheme="minorHAnsi"/>
                  <w:sz w:val="20"/>
                  <w:szCs w:val="20"/>
                </w:rPr>
                <w:t>LIMITED</w:t>
              </w:r>
            </w:ins>
          </w:p>
        </w:tc>
        <w:tc>
          <w:tcPr>
            <w:tcW w:w="2380" w:type="dxa"/>
          </w:tcPr>
          <w:p w14:paraId="69908281"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890" w:author="Yves Houtevels" w:date="2024-07-03T09:27:00Z" w16du:dateUtc="2024-07-03T07:27:00Z"/>
                <w:rFonts w:cstheme="minorHAnsi"/>
                <w:sz w:val="20"/>
                <w:szCs w:val="20"/>
              </w:rPr>
            </w:pPr>
            <w:ins w:id="1891" w:author="Yves Houtevels" w:date="2024-07-03T09:27:00Z" w16du:dateUtc="2024-07-03T07:27:00Z">
              <w:r w:rsidRPr="00F226F2">
                <w:rPr>
                  <w:rFonts w:cstheme="minorHAnsi"/>
                  <w:sz w:val="20"/>
                  <w:szCs w:val="20"/>
                </w:rPr>
                <w:t>The line item is a subscription</w:t>
              </w:r>
            </w:ins>
          </w:p>
        </w:tc>
      </w:tr>
      <w:tr w:rsidR="003D60F5" w:rsidRPr="00F226F2" w14:paraId="2E638C32" w14:textId="77777777" w:rsidTr="00B63CEC">
        <w:trPr>
          <w:cnfStyle w:val="000000100000" w:firstRow="0" w:lastRow="0" w:firstColumn="0" w:lastColumn="0" w:oddVBand="0" w:evenVBand="0" w:oddHBand="1" w:evenHBand="0" w:firstRowFirstColumn="0" w:firstRowLastColumn="0" w:lastRowFirstColumn="0" w:lastRowLastColumn="0"/>
          <w:cantSplit/>
          <w:ins w:id="1892"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vMerge/>
          </w:tcPr>
          <w:p w14:paraId="528334DB" w14:textId="77777777" w:rsidR="003D60F5" w:rsidRPr="00F226F2" w:rsidRDefault="003D60F5" w:rsidP="00B63CEC">
            <w:pPr>
              <w:spacing w:before="60" w:after="60"/>
              <w:rPr>
                <w:ins w:id="1893" w:author="Yves Houtevels" w:date="2024-07-03T09:27:00Z" w16du:dateUtc="2024-07-03T07:27:00Z"/>
                <w:rFonts w:cstheme="minorHAnsi"/>
                <w:sz w:val="20"/>
                <w:szCs w:val="20"/>
              </w:rPr>
            </w:pPr>
          </w:p>
        </w:tc>
        <w:tc>
          <w:tcPr>
            <w:tcW w:w="1434" w:type="dxa"/>
            <w:vMerge/>
          </w:tcPr>
          <w:p w14:paraId="0E8F9B9D"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94" w:author="Yves Houtevels" w:date="2024-07-03T09:27:00Z" w16du:dateUtc="2024-07-03T07:27:00Z"/>
                <w:rFonts w:cstheme="minorHAnsi"/>
                <w:sz w:val="20"/>
                <w:szCs w:val="20"/>
              </w:rPr>
            </w:pPr>
          </w:p>
        </w:tc>
        <w:tc>
          <w:tcPr>
            <w:tcW w:w="1319" w:type="dxa"/>
            <w:vMerge/>
          </w:tcPr>
          <w:p w14:paraId="365198A6"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95" w:author="Yves Houtevels" w:date="2024-07-03T09:27:00Z" w16du:dateUtc="2024-07-03T07:27:00Z"/>
                <w:rFonts w:cstheme="minorHAnsi"/>
                <w:sz w:val="20"/>
                <w:szCs w:val="20"/>
              </w:rPr>
            </w:pPr>
          </w:p>
        </w:tc>
        <w:tc>
          <w:tcPr>
            <w:tcW w:w="2417" w:type="dxa"/>
          </w:tcPr>
          <w:p w14:paraId="7359DE23"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96" w:author="Yves Houtevels" w:date="2024-07-03T09:27:00Z" w16du:dateUtc="2024-07-03T07:27:00Z"/>
                <w:rFonts w:cstheme="minorHAnsi"/>
                <w:sz w:val="20"/>
                <w:szCs w:val="20"/>
              </w:rPr>
            </w:pPr>
            <w:ins w:id="1897" w:author="Yves Houtevels" w:date="2024-07-03T09:27:00Z" w16du:dateUtc="2024-07-03T07:27:00Z">
              <w:r w:rsidRPr="00F226F2">
                <w:rPr>
                  <w:rFonts w:cstheme="minorHAnsi"/>
                  <w:sz w:val="20"/>
                  <w:szCs w:val="20"/>
                </w:rPr>
                <w:t>BETA</w:t>
              </w:r>
            </w:ins>
          </w:p>
        </w:tc>
        <w:tc>
          <w:tcPr>
            <w:tcW w:w="2380" w:type="dxa"/>
          </w:tcPr>
          <w:p w14:paraId="59ABC9A4"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898" w:author="Yves Houtevels" w:date="2024-07-03T09:27:00Z" w16du:dateUtc="2024-07-03T07:27:00Z"/>
                <w:rFonts w:cstheme="minorHAnsi"/>
                <w:sz w:val="20"/>
                <w:szCs w:val="20"/>
              </w:rPr>
            </w:pPr>
            <w:ins w:id="1899" w:author="Yves Houtevels" w:date="2024-07-03T09:27:00Z" w16du:dateUtc="2024-07-03T07:27:00Z">
              <w:r w:rsidRPr="00F226F2">
                <w:rPr>
                  <w:rFonts w:cstheme="minorHAnsi"/>
                  <w:sz w:val="20"/>
                  <w:szCs w:val="20"/>
                </w:rPr>
                <w:t>The line item is for a beta module</w:t>
              </w:r>
            </w:ins>
          </w:p>
        </w:tc>
      </w:tr>
      <w:tr w:rsidR="003D60F5" w:rsidRPr="00F226F2" w14:paraId="19F959FB" w14:textId="77777777" w:rsidTr="00B63CEC">
        <w:trPr>
          <w:cantSplit/>
          <w:ins w:id="190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tcPr>
          <w:p w14:paraId="3C06180E" w14:textId="77777777" w:rsidR="003D60F5" w:rsidRPr="00F226F2" w:rsidRDefault="003D60F5" w:rsidP="00B63CEC">
            <w:pPr>
              <w:spacing w:before="60" w:after="60"/>
              <w:rPr>
                <w:ins w:id="1901" w:author="Yves Houtevels" w:date="2024-07-03T09:27:00Z" w16du:dateUtc="2024-07-03T07:27:00Z"/>
                <w:rFonts w:cstheme="minorHAnsi"/>
                <w:sz w:val="20"/>
                <w:szCs w:val="20"/>
              </w:rPr>
            </w:pPr>
            <w:proofErr w:type="spellStart"/>
            <w:ins w:id="1902" w:author="Yves Houtevels" w:date="2024-07-03T09:27:00Z" w16du:dateUtc="2024-07-03T07:27:00Z">
              <w:r w:rsidRPr="00F226F2">
                <w:rPr>
                  <w:rFonts w:cstheme="minorHAnsi"/>
                  <w:sz w:val="20"/>
                  <w:szCs w:val="20"/>
                </w:rPr>
                <w:t>FF_CCKey</w:t>
              </w:r>
              <w:proofErr w:type="spellEnd"/>
            </w:ins>
          </w:p>
        </w:tc>
        <w:tc>
          <w:tcPr>
            <w:tcW w:w="1434" w:type="dxa"/>
          </w:tcPr>
          <w:p w14:paraId="50D5AC46"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903" w:author="Yves Houtevels" w:date="2024-07-03T09:27:00Z" w16du:dateUtc="2024-07-03T07:27:00Z"/>
                <w:rFonts w:cstheme="minorHAnsi"/>
                <w:sz w:val="20"/>
                <w:szCs w:val="20"/>
              </w:rPr>
            </w:pPr>
            <w:ins w:id="1904" w:author="Yves Houtevels" w:date="2024-07-03T09:27:00Z" w16du:dateUtc="2024-07-03T07:27:00Z">
              <w:r w:rsidRPr="00F226F2">
                <w:rPr>
                  <w:rFonts w:cstheme="minorHAnsi"/>
                  <w:sz w:val="20"/>
                  <w:szCs w:val="20"/>
                </w:rPr>
                <w:t>License Model</w:t>
              </w:r>
            </w:ins>
          </w:p>
        </w:tc>
        <w:tc>
          <w:tcPr>
            <w:tcW w:w="1319" w:type="dxa"/>
          </w:tcPr>
          <w:p w14:paraId="303ED571"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905" w:author="Yves Houtevels" w:date="2024-07-03T09:27:00Z" w16du:dateUtc="2024-07-03T07:27:00Z"/>
                <w:rFonts w:cstheme="minorHAnsi"/>
                <w:sz w:val="20"/>
                <w:szCs w:val="20"/>
              </w:rPr>
            </w:pPr>
            <w:ins w:id="1906" w:author="Yves Houtevels" w:date="2024-07-03T09:27:00Z" w16du:dateUtc="2024-07-03T07:27:00Z">
              <w:r w:rsidRPr="00F226F2">
                <w:rPr>
                  <w:rFonts w:cstheme="minorHAnsi"/>
                  <w:sz w:val="20"/>
                  <w:szCs w:val="20"/>
                </w:rPr>
                <w:t>Text</w:t>
              </w:r>
            </w:ins>
          </w:p>
        </w:tc>
        <w:tc>
          <w:tcPr>
            <w:tcW w:w="2417" w:type="dxa"/>
          </w:tcPr>
          <w:p w14:paraId="758F2BFC"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907" w:author="Yves Houtevels" w:date="2024-07-03T09:27:00Z" w16du:dateUtc="2024-07-03T07:27:00Z"/>
                <w:rFonts w:cstheme="minorHAnsi"/>
                <w:sz w:val="20"/>
                <w:szCs w:val="20"/>
              </w:rPr>
            </w:pPr>
          </w:p>
        </w:tc>
        <w:tc>
          <w:tcPr>
            <w:tcW w:w="2380" w:type="dxa"/>
          </w:tcPr>
          <w:p w14:paraId="10975DE2" w14:textId="77777777" w:rsidR="003D60F5" w:rsidRPr="00F226F2" w:rsidRDefault="003D60F5" w:rsidP="00B63CEC">
            <w:pPr>
              <w:spacing w:before="60" w:after="60"/>
              <w:cnfStyle w:val="000000000000" w:firstRow="0" w:lastRow="0" w:firstColumn="0" w:lastColumn="0" w:oddVBand="0" w:evenVBand="0" w:oddHBand="0" w:evenHBand="0" w:firstRowFirstColumn="0" w:firstRowLastColumn="0" w:lastRowFirstColumn="0" w:lastRowLastColumn="0"/>
              <w:rPr>
                <w:ins w:id="1908" w:author="Yves Houtevels" w:date="2024-07-03T09:27:00Z" w16du:dateUtc="2024-07-03T07:27:00Z"/>
                <w:rFonts w:cstheme="minorHAnsi"/>
                <w:sz w:val="20"/>
                <w:szCs w:val="20"/>
              </w:rPr>
            </w:pPr>
            <w:ins w:id="1909" w:author="Yves Houtevels" w:date="2024-07-03T09:27:00Z" w16du:dateUtc="2024-07-03T07:27:00Z">
              <w:r w:rsidRPr="00F226F2">
                <w:rPr>
                  <w:rFonts w:cstheme="minorHAnsi"/>
                  <w:sz w:val="20"/>
                  <w:szCs w:val="20"/>
                </w:rPr>
                <w:t>CCKey fulfilled</w:t>
              </w:r>
            </w:ins>
          </w:p>
        </w:tc>
      </w:tr>
      <w:tr w:rsidR="003D60F5" w:rsidRPr="00F226F2" w14:paraId="75031F9C" w14:textId="77777777" w:rsidTr="00B63CEC">
        <w:trPr>
          <w:cnfStyle w:val="000000100000" w:firstRow="0" w:lastRow="0" w:firstColumn="0" w:lastColumn="0" w:oddVBand="0" w:evenVBand="0" w:oddHBand="1" w:evenHBand="0" w:firstRowFirstColumn="0" w:firstRowLastColumn="0" w:lastRowFirstColumn="0" w:lastRowLastColumn="0"/>
          <w:cantSplit/>
          <w:ins w:id="1910" w:author="Yves Houtevels" w:date="2024-07-03T09:27:00Z"/>
        </w:trPr>
        <w:tc>
          <w:tcPr>
            <w:cnfStyle w:val="001000000000" w:firstRow="0" w:lastRow="0" w:firstColumn="1" w:lastColumn="0" w:oddVBand="0" w:evenVBand="0" w:oddHBand="0" w:evenHBand="0" w:firstRowFirstColumn="0" w:firstRowLastColumn="0" w:lastRowFirstColumn="0" w:lastRowLastColumn="0"/>
            <w:tcW w:w="1517" w:type="dxa"/>
          </w:tcPr>
          <w:p w14:paraId="0DFDB27A" w14:textId="77777777" w:rsidR="003D60F5" w:rsidRPr="00F226F2" w:rsidRDefault="003D60F5" w:rsidP="00B63CEC">
            <w:pPr>
              <w:spacing w:before="60" w:after="60"/>
              <w:rPr>
                <w:ins w:id="1911" w:author="Yves Houtevels" w:date="2024-07-03T09:27:00Z" w16du:dateUtc="2024-07-03T07:27:00Z"/>
                <w:rFonts w:cstheme="minorHAnsi"/>
                <w:sz w:val="20"/>
                <w:szCs w:val="20"/>
              </w:rPr>
            </w:pPr>
            <w:proofErr w:type="spellStart"/>
            <w:ins w:id="1912" w:author="Yves Houtevels" w:date="2024-07-03T09:27:00Z" w16du:dateUtc="2024-07-03T07:27:00Z">
              <w:r w:rsidRPr="00F226F2">
                <w:rPr>
                  <w:rFonts w:cstheme="minorHAnsi"/>
                  <w:sz w:val="20"/>
                  <w:szCs w:val="20"/>
                </w:rPr>
                <w:t>FF_SystemId</w:t>
              </w:r>
              <w:proofErr w:type="spellEnd"/>
            </w:ins>
          </w:p>
        </w:tc>
        <w:tc>
          <w:tcPr>
            <w:tcW w:w="1434" w:type="dxa"/>
          </w:tcPr>
          <w:p w14:paraId="58B49FF3"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913" w:author="Yves Houtevels" w:date="2024-07-03T09:27:00Z" w16du:dateUtc="2024-07-03T07:27:00Z"/>
                <w:rFonts w:cstheme="minorHAnsi"/>
                <w:sz w:val="20"/>
                <w:szCs w:val="20"/>
              </w:rPr>
            </w:pPr>
            <w:ins w:id="1914" w:author="Yves Houtevels" w:date="2024-07-03T09:27:00Z" w16du:dateUtc="2024-07-03T07:27:00Z">
              <w:r w:rsidRPr="00F226F2">
                <w:rPr>
                  <w:rFonts w:cstheme="minorHAnsi"/>
                  <w:sz w:val="20"/>
                  <w:szCs w:val="20"/>
                </w:rPr>
                <w:t>License Model</w:t>
              </w:r>
            </w:ins>
          </w:p>
        </w:tc>
        <w:tc>
          <w:tcPr>
            <w:tcW w:w="1319" w:type="dxa"/>
          </w:tcPr>
          <w:p w14:paraId="24691EDF"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915" w:author="Yves Houtevels" w:date="2024-07-03T09:27:00Z" w16du:dateUtc="2024-07-03T07:27:00Z"/>
                <w:rFonts w:cstheme="minorHAnsi"/>
                <w:sz w:val="20"/>
                <w:szCs w:val="20"/>
              </w:rPr>
            </w:pPr>
            <w:ins w:id="1916" w:author="Yves Houtevels" w:date="2024-07-03T09:27:00Z" w16du:dateUtc="2024-07-03T07:27:00Z">
              <w:r w:rsidRPr="00F226F2">
                <w:rPr>
                  <w:rFonts w:cstheme="minorHAnsi"/>
                  <w:sz w:val="20"/>
                  <w:szCs w:val="20"/>
                </w:rPr>
                <w:t>Text</w:t>
              </w:r>
            </w:ins>
          </w:p>
        </w:tc>
        <w:tc>
          <w:tcPr>
            <w:tcW w:w="2417" w:type="dxa"/>
          </w:tcPr>
          <w:p w14:paraId="6FD21292"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917" w:author="Yves Houtevels" w:date="2024-07-03T09:27:00Z" w16du:dateUtc="2024-07-03T07:27:00Z"/>
                <w:rFonts w:cstheme="minorHAnsi"/>
                <w:sz w:val="20"/>
                <w:szCs w:val="20"/>
              </w:rPr>
            </w:pPr>
          </w:p>
        </w:tc>
        <w:tc>
          <w:tcPr>
            <w:tcW w:w="2380" w:type="dxa"/>
          </w:tcPr>
          <w:p w14:paraId="691F68C4" w14:textId="77777777" w:rsidR="003D60F5" w:rsidRPr="00F226F2" w:rsidRDefault="003D60F5" w:rsidP="00B63CEC">
            <w:pPr>
              <w:spacing w:before="60" w:after="60"/>
              <w:cnfStyle w:val="000000100000" w:firstRow="0" w:lastRow="0" w:firstColumn="0" w:lastColumn="0" w:oddVBand="0" w:evenVBand="0" w:oddHBand="1" w:evenHBand="0" w:firstRowFirstColumn="0" w:firstRowLastColumn="0" w:lastRowFirstColumn="0" w:lastRowLastColumn="0"/>
              <w:rPr>
                <w:ins w:id="1918" w:author="Yves Houtevels" w:date="2024-07-03T09:27:00Z" w16du:dateUtc="2024-07-03T07:27:00Z"/>
                <w:rFonts w:cstheme="minorHAnsi"/>
                <w:sz w:val="20"/>
                <w:szCs w:val="20"/>
              </w:rPr>
            </w:pPr>
            <w:ins w:id="1919" w:author="Yves Houtevels" w:date="2024-07-03T09:27:00Z" w16du:dateUtc="2024-07-03T07:27:00Z">
              <w:r w:rsidRPr="00F226F2">
                <w:rPr>
                  <w:rFonts w:cstheme="minorHAnsi"/>
                  <w:sz w:val="20"/>
                  <w:szCs w:val="20"/>
                </w:rPr>
                <w:t>System Id fulfilled</w:t>
              </w:r>
            </w:ins>
          </w:p>
        </w:tc>
      </w:tr>
    </w:tbl>
    <w:p w14:paraId="13E09FE8" w14:textId="77777777" w:rsidR="003D60F5" w:rsidRPr="00F226F2" w:rsidRDefault="003D60F5" w:rsidP="003D60F5">
      <w:pPr>
        <w:spacing w:before="120"/>
        <w:rPr>
          <w:ins w:id="1920" w:author="Yves Houtevels" w:date="2024-07-03T09:27:00Z" w16du:dateUtc="2024-07-03T07:27:00Z"/>
        </w:rPr>
      </w:pPr>
      <w:ins w:id="1921" w:author="Yves Houtevels" w:date="2024-07-03T09:27:00Z" w16du:dateUtc="2024-07-03T07:27:00Z">
        <w:r w:rsidRPr="00F226F2">
          <w:t>The CCKey must be delivered back to Salesforce after the entitlement has been created.</w:t>
        </w:r>
      </w:ins>
    </w:p>
    <w:p w14:paraId="2B63410D" w14:textId="77777777" w:rsidR="003D60F5" w:rsidRPr="00F226F2" w:rsidRDefault="003D60F5" w:rsidP="003D60F5">
      <w:pPr>
        <w:rPr>
          <w:ins w:id="1922" w:author="Yves Houtevels" w:date="2024-07-03T09:27:00Z" w16du:dateUtc="2024-07-03T07:27:00Z"/>
        </w:rPr>
      </w:pPr>
      <w:ins w:id="1923" w:author="Yves Houtevels" w:date="2024-07-03T09:27:00Z" w16du:dateUtc="2024-07-03T07:27:00Z">
        <w:r w:rsidRPr="00F226F2">
          <w:rPr>
            <w:highlight w:val="yellow"/>
          </w:rPr>
          <w:t>[the model is incomplete since the metadata requirements have not yet been discussed]</w:t>
        </w:r>
      </w:ins>
    </w:p>
    <w:p w14:paraId="19C36B4A" w14:textId="77777777" w:rsidR="003D60F5" w:rsidRPr="00F226F2" w:rsidRDefault="003D60F5" w:rsidP="003D60F5">
      <w:pPr>
        <w:rPr>
          <w:ins w:id="1924" w:author="Yves Houtevels" w:date="2024-07-03T09:27:00Z" w16du:dateUtc="2024-07-03T07:27:00Z"/>
        </w:rPr>
      </w:pPr>
    </w:p>
    <w:p w14:paraId="78F7A802" w14:textId="77777777" w:rsidR="003D60F5" w:rsidRPr="00F226F2" w:rsidRDefault="003D60F5">
      <w:pPr>
        <w:pStyle w:val="Heading4"/>
        <w:rPr>
          <w:ins w:id="1925" w:author="Yves Houtevels" w:date="2024-07-03T09:27:00Z" w16du:dateUtc="2024-07-03T07:27:00Z"/>
        </w:rPr>
        <w:pPrChange w:id="1926" w:author="Yves Houtevels" w:date="2024-07-03T09:29:00Z" w16du:dateUtc="2024-07-03T07:29:00Z">
          <w:pPr>
            <w:pStyle w:val="Heading3"/>
          </w:pPr>
        </w:pPrChange>
      </w:pPr>
      <w:ins w:id="1927" w:author="Yves Houtevels" w:date="2024-07-03T09:27:00Z" w16du:dateUtc="2024-07-03T07:27:00Z">
        <w:r w:rsidRPr="00F226F2">
          <w:t>License Generation</w:t>
        </w:r>
      </w:ins>
    </w:p>
    <w:p w14:paraId="4FF5426C" w14:textId="77777777" w:rsidR="003D60F5" w:rsidRPr="00F226F2" w:rsidRDefault="003D60F5" w:rsidP="003D60F5">
      <w:pPr>
        <w:rPr>
          <w:ins w:id="1928" w:author="Yves Houtevels" w:date="2024-07-03T09:27:00Z" w16du:dateUtc="2024-07-03T07:27:00Z"/>
        </w:rPr>
      </w:pPr>
      <w:ins w:id="1929" w:author="Yves Houtevels" w:date="2024-07-03T09:27:00Z" w16du:dateUtc="2024-07-03T07:27:00Z">
        <w:r w:rsidRPr="00F226F2">
          <w:t xml:space="preserve">Licenses generation will depend on the license technology in play. </w:t>
        </w:r>
      </w:ins>
    </w:p>
    <w:p w14:paraId="0F020014" w14:textId="77777777" w:rsidR="003D60F5" w:rsidRPr="00F226F2" w:rsidRDefault="003D60F5" w:rsidP="003D60F5">
      <w:pPr>
        <w:rPr>
          <w:ins w:id="1930" w:author="Yves Houtevels" w:date="2024-07-03T09:27:00Z" w16du:dateUtc="2024-07-03T07:27:00Z"/>
        </w:rPr>
      </w:pPr>
      <w:ins w:id="1931" w:author="Yves Houtevels" w:date="2024-07-03T09:27:00Z" w16du:dateUtc="2024-07-03T07:27:00Z">
        <w:r w:rsidRPr="00F226F2">
          <w:t xml:space="preserve">Legacy products will use a hands-free license technology and licenses will not be generated automatically through FNO. </w:t>
        </w:r>
      </w:ins>
    </w:p>
    <w:p w14:paraId="5AC9C6BF" w14:textId="77777777" w:rsidR="003D60F5" w:rsidRPr="00F226F2" w:rsidRDefault="003D60F5" w:rsidP="003D60F5">
      <w:pPr>
        <w:rPr>
          <w:ins w:id="1932" w:author="Yves Houtevels" w:date="2024-07-03T09:27:00Z" w16du:dateUtc="2024-07-03T07:27:00Z"/>
        </w:rPr>
      </w:pPr>
      <w:ins w:id="1933" w:author="Yves Houtevels" w:date="2024-07-03T09:27:00Z" w16du:dateUtc="2024-07-03T07:27:00Z">
        <w:r w:rsidRPr="00F226F2">
          <w:t>Customers will use the existing online or offline processes to generate licenses. The gateway services will be reengineered and the backend to interface with FNO and exiting Materialise web services - as described below - to complete the process.</w:t>
        </w:r>
      </w:ins>
    </w:p>
    <w:p w14:paraId="09DA722B" w14:textId="77777777" w:rsidR="003D60F5" w:rsidRPr="00F226F2" w:rsidRDefault="003D60F5" w:rsidP="003D60F5">
      <w:pPr>
        <w:rPr>
          <w:ins w:id="1934" w:author="Yves Houtevels" w:date="2024-07-03T09:27:00Z" w16du:dateUtc="2024-07-03T07:27:00Z"/>
        </w:rPr>
      </w:pPr>
      <w:ins w:id="1935" w:author="Yves Houtevels" w:date="2024-07-03T09:27:00Z" w16du:dateUtc="2024-07-03T07:27:00Z">
        <w:r w:rsidRPr="00F226F2">
          <w:t xml:space="preserve">These licenses will be generated in the integration layer; first by querying FNO to get </w:t>
        </w:r>
        <w:proofErr w:type="spellStart"/>
        <w:r w:rsidRPr="00F226F2">
          <w:t>LicGenIds</w:t>
        </w:r>
        <w:proofErr w:type="spellEnd"/>
        <w:r w:rsidRPr="00F226F2">
          <w:t xml:space="preserve"> and license metadata for the supplied CCKey, then use this data to generate the license key file via existing Materialise web services. The resulting license file will be injected into FNO as part of the activation process using FNO SOAP web services and then returned to the customer through the gateway as now; the CCKey and the System ID will also be injected at fulfilment time as license model attributes.</w:t>
        </w:r>
      </w:ins>
    </w:p>
    <w:p w14:paraId="1C5A9ADD" w14:textId="77777777" w:rsidR="003D60F5" w:rsidRPr="00F226F2" w:rsidRDefault="003D60F5" w:rsidP="003D60F5">
      <w:pPr>
        <w:rPr>
          <w:ins w:id="1936" w:author="Yves Houtevels" w:date="2024-07-03T09:27:00Z" w16du:dateUtc="2024-07-03T07:27:00Z"/>
        </w:rPr>
      </w:pPr>
    </w:p>
    <w:p w14:paraId="5AF3CF73" w14:textId="77777777" w:rsidR="003D60F5" w:rsidRPr="00F226F2" w:rsidRDefault="003D60F5">
      <w:pPr>
        <w:pStyle w:val="Heading4"/>
        <w:rPr>
          <w:ins w:id="1937" w:author="Yves Houtevels" w:date="2024-07-03T09:27:00Z" w16du:dateUtc="2024-07-03T07:27:00Z"/>
        </w:rPr>
        <w:pPrChange w:id="1938" w:author="Yves Houtevels" w:date="2024-07-03T09:29:00Z" w16du:dateUtc="2024-07-03T07:29:00Z">
          <w:pPr>
            <w:pStyle w:val="Heading3"/>
          </w:pPr>
        </w:pPrChange>
      </w:pPr>
      <w:ins w:id="1939" w:author="Yves Houtevels" w:date="2024-07-03T09:27:00Z" w16du:dateUtc="2024-07-03T07:27:00Z">
        <w:r w:rsidRPr="00F226F2">
          <w:t xml:space="preserve"> Module Versioning</w:t>
        </w:r>
      </w:ins>
    </w:p>
    <w:p w14:paraId="566A4D56" w14:textId="77777777" w:rsidR="003D60F5" w:rsidRPr="00F226F2" w:rsidRDefault="003D60F5" w:rsidP="003D60F5">
      <w:pPr>
        <w:rPr>
          <w:ins w:id="1940" w:author="Yves Houtevels" w:date="2024-07-03T09:27:00Z" w16du:dateUtc="2024-07-03T07:27:00Z"/>
        </w:rPr>
      </w:pPr>
      <w:ins w:id="1941" w:author="Yves Houtevels" w:date="2024-07-03T09:27:00Z" w16du:dateUtc="2024-07-03T07:27:00Z">
        <w:r w:rsidRPr="00F226F2">
          <w:t xml:space="preserve">All legacy orderables in FNO will be unversioned; for perpetual license models the version of the </w:t>
        </w:r>
        <w:proofErr w:type="spellStart"/>
        <w:r w:rsidRPr="00F226F2">
          <w:t>Licgen</w:t>
        </w:r>
        <w:proofErr w:type="spellEnd"/>
        <w:r w:rsidRPr="00F226F2">
          <w:t xml:space="preserve"> IDs that goes into the key file will be evaluated based on the ‘effective’ maintenance expiration date; for limited license models, the latest released reference module version; and for beta license models, the version of the latest beta release reference module. </w:t>
        </w:r>
      </w:ins>
    </w:p>
    <w:p w14:paraId="4725BEEC" w14:textId="77777777" w:rsidR="003D60F5" w:rsidRPr="00F226F2" w:rsidRDefault="003D60F5" w:rsidP="003D60F5">
      <w:pPr>
        <w:rPr>
          <w:ins w:id="1942" w:author="Yves Houtevels" w:date="2024-07-03T09:27:00Z" w16du:dateUtc="2024-07-03T07:27:00Z"/>
        </w:rPr>
      </w:pPr>
      <w:ins w:id="1943" w:author="Yves Houtevels" w:date="2024-07-03T09:27:00Z" w16du:dateUtc="2024-07-03T07:27:00Z">
        <w:r w:rsidRPr="00F226F2">
          <w:t xml:space="preserve">The legacy product structure has been created to support this process by determining </w:t>
        </w:r>
      </w:ins>
    </w:p>
    <w:p w14:paraId="0E1A460B" w14:textId="77777777" w:rsidR="003D60F5" w:rsidRPr="00F226F2" w:rsidRDefault="003D60F5" w:rsidP="003D60F5">
      <w:pPr>
        <w:pStyle w:val="ListParagraph"/>
        <w:numPr>
          <w:ilvl w:val="0"/>
          <w:numId w:val="47"/>
        </w:numPr>
        <w:spacing w:line="259" w:lineRule="auto"/>
        <w:textAlignment w:val="auto"/>
        <w:rPr>
          <w:ins w:id="1944" w:author="Yves Houtevels" w:date="2024-07-03T09:27:00Z" w16du:dateUtc="2024-07-03T07:27:00Z"/>
        </w:rPr>
      </w:pPr>
      <w:ins w:id="1945" w:author="Yves Houtevels" w:date="2024-07-03T09:27:00Z" w16du:dateUtc="2024-07-03T07:27:00Z">
        <w:r w:rsidRPr="00F226F2">
          <w:t>the reference modules in the product</w:t>
        </w:r>
      </w:ins>
    </w:p>
    <w:p w14:paraId="20FDD376" w14:textId="77777777" w:rsidR="003D60F5" w:rsidRPr="00F226F2" w:rsidRDefault="003D60F5" w:rsidP="003D60F5">
      <w:pPr>
        <w:pStyle w:val="ListParagraph"/>
        <w:numPr>
          <w:ilvl w:val="0"/>
          <w:numId w:val="47"/>
        </w:numPr>
        <w:spacing w:line="259" w:lineRule="auto"/>
        <w:textAlignment w:val="auto"/>
        <w:rPr>
          <w:ins w:id="1946" w:author="Yves Houtevels" w:date="2024-07-03T09:27:00Z" w16du:dateUtc="2024-07-03T07:27:00Z"/>
        </w:rPr>
      </w:pPr>
      <w:ins w:id="1947" w:author="Yves Houtevels" w:date="2024-07-03T09:27:00Z" w16du:dateUtc="2024-07-03T07:27:00Z">
        <w:r w:rsidRPr="00F226F2">
          <w:t>the release dates of known versions of these reference modules – including beta releases</w:t>
        </w:r>
      </w:ins>
    </w:p>
    <w:p w14:paraId="44A629F0" w14:textId="77777777" w:rsidR="003D60F5" w:rsidRPr="00F226F2" w:rsidRDefault="003D60F5" w:rsidP="003D60F5">
      <w:pPr>
        <w:pStyle w:val="ListParagraph"/>
        <w:numPr>
          <w:ilvl w:val="0"/>
          <w:numId w:val="47"/>
        </w:numPr>
        <w:spacing w:line="259" w:lineRule="auto"/>
        <w:textAlignment w:val="auto"/>
        <w:rPr>
          <w:ins w:id="1948" w:author="Yves Houtevels" w:date="2024-07-03T09:27:00Z" w16du:dateUtc="2024-07-03T07:27:00Z"/>
        </w:rPr>
      </w:pPr>
      <w:ins w:id="1949" w:author="Yves Houtevels" w:date="2024-07-03T09:27:00Z" w16du:dateUtc="2024-07-03T07:27:00Z">
        <w:r w:rsidRPr="00F226F2">
          <w:t>the maintenance expiration date for limited licenses</w:t>
        </w:r>
      </w:ins>
    </w:p>
    <w:p w14:paraId="35A3AE63" w14:textId="77777777" w:rsidR="003D60F5" w:rsidRPr="00F226F2" w:rsidRDefault="003D60F5" w:rsidP="003D60F5">
      <w:pPr>
        <w:rPr>
          <w:ins w:id="1950" w:author="Yves Houtevels" w:date="2024-07-03T09:27:00Z" w16du:dateUtc="2024-07-03T07:27:00Z"/>
        </w:rPr>
      </w:pPr>
      <w:ins w:id="1951" w:author="Yves Houtevels" w:date="2024-07-03T09:27:00Z" w16du:dateUtc="2024-07-03T07:27:00Z">
        <w:r w:rsidRPr="00F226F2">
          <w:t xml:space="preserve">This allows the correct General Available (GA) version of the reference module to be identified and hence what version these </w:t>
        </w:r>
        <w:proofErr w:type="spellStart"/>
        <w:r w:rsidRPr="00F226F2">
          <w:t>LicGenIds</w:t>
        </w:r>
        <w:proofErr w:type="spellEnd"/>
        <w:r w:rsidRPr="00F226F2">
          <w:t xml:space="preserve"> should take. </w:t>
        </w:r>
      </w:ins>
    </w:p>
    <w:p w14:paraId="6365C967" w14:textId="77777777" w:rsidR="003D60F5" w:rsidRPr="00F226F2" w:rsidRDefault="003D60F5" w:rsidP="003D60F5">
      <w:pPr>
        <w:rPr>
          <w:ins w:id="1952" w:author="Yves Houtevels" w:date="2024-07-03T09:27:00Z" w16du:dateUtc="2024-07-03T07:27:00Z"/>
        </w:rPr>
      </w:pPr>
      <w:ins w:id="1953" w:author="Yves Houtevels" w:date="2024-07-03T09:27:00Z" w16du:dateUtc="2024-07-03T07:27:00Z">
        <w:r w:rsidRPr="00F226F2">
          <w:t>Where maintenance has not expired, or the entitlement is a subscription, then the latest reference module will be used.</w:t>
        </w:r>
      </w:ins>
    </w:p>
    <w:p w14:paraId="52EC7285" w14:textId="77777777" w:rsidR="003D60F5" w:rsidRPr="00F226F2" w:rsidRDefault="003D60F5" w:rsidP="003D60F5">
      <w:pPr>
        <w:rPr>
          <w:ins w:id="1954" w:author="Yves Houtevels" w:date="2024-07-03T09:27:00Z" w16du:dateUtc="2024-07-03T07:27:00Z"/>
        </w:rPr>
      </w:pPr>
    </w:p>
    <w:p w14:paraId="53F24D0E" w14:textId="77777777" w:rsidR="003D60F5" w:rsidRPr="00F226F2" w:rsidRDefault="003D60F5" w:rsidP="003D60F5">
      <w:pPr>
        <w:pStyle w:val="Heading4"/>
        <w:rPr>
          <w:ins w:id="1955" w:author="Yves Houtevels" w:date="2024-07-03T09:27:00Z" w16du:dateUtc="2024-07-03T07:27:00Z"/>
        </w:rPr>
      </w:pPr>
      <w:ins w:id="1956" w:author="Yves Houtevels" w:date="2024-07-03T09:27:00Z" w16du:dateUtc="2024-07-03T07:27:00Z">
        <w:r w:rsidRPr="00F226F2">
          <w:t>Algorithm</w:t>
        </w:r>
      </w:ins>
    </w:p>
    <w:p w14:paraId="1182EBC7" w14:textId="77777777" w:rsidR="003D60F5" w:rsidRPr="00F226F2" w:rsidRDefault="003D60F5" w:rsidP="003D60F5">
      <w:pPr>
        <w:rPr>
          <w:ins w:id="1957" w:author="Yves Houtevels" w:date="2024-07-03T09:27:00Z" w16du:dateUtc="2024-07-03T07:27:00Z"/>
        </w:rPr>
      </w:pPr>
      <w:ins w:id="1958" w:author="Yves Houtevels" w:date="2024-07-03T09:27:00Z" w16du:dateUtc="2024-07-03T07:27:00Z">
        <w:r w:rsidRPr="00F226F2">
          <w:t>Based on the legacy product structure (defined above) the process to generate a key-file runs as follows.</w:t>
        </w:r>
      </w:ins>
    </w:p>
    <w:p w14:paraId="669BF507" w14:textId="77777777" w:rsidR="003D60F5" w:rsidRPr="00F226F2" w:rsidRDefault="003D60F5" w:rsidP="003D60F5">
      <w:pPr>
        <w:pStyle w:val="ListParagraph"/>
        <w:numPr>
          <w:ilvl w:val="0"/>
          <w:numId w:val="48"/>
        </w:numPr>
        <w:spacing w:line="259" w:lineRule="auto"/>
        <w:textAlignment w:val="auto"/>
        <w:rPr>
          <w:ins w:id="1959" w:author="Yves Houtevels" w:date="2024-07-03T09:27:00Z" w16du:dateUtc="2024-07-03T07:27:00Z"/>
        </w:rPr>
      </w:pPr>
      <w:ins w:id="1960" w:author="Yves Houtevels" w:date="2024-07-03T09:27:00Z" w16du:dateUtc="2024-07-03T07:27:00Z">
        <w:r w:rsidRPr="00F226F2">
          <w:t>Get entitlement details based on the CCKey</w:t>
        </w:r>
      </w:ins>
    </w:p>
    <w:p w14:paraId="0813EF2E" w14:textId="77777777" w:rsidR="003D60F5" w:rsidRPr="00F226F2" w:rsidRDefault="003D60F5" w:rsidP="003D60F5">
      <w:pPr>
        <w:pStyle w:val="ListParagraph"/>
        <w:numPr>
          <w:ilvl w:val="0"/>
          <w:numId w:val="48"/>
        </w:numPr>
        <w:spacing w:line="259" w:lineRule="auto"/>
        <w:textAlignment w:val="auto"/>
        <w:rPr>
          <w:ins w:id="1961" w:author="Yves Houtevels" w:date="2024-07-03T09:27:00Z" w16du:dateUtc="2024-07-03T07:27:00Z"/>
        </w:rPr>
      </w:pPr>
      <w:ins w:id="1962" w:author="Yves Houtevels" w:date="2024-07-03T09:27:00Z" w16du:dateUtc="2024-07-03T07:27:00Z">
        <w:r w:rsidRPr="00F226F2">
          <w:t>For each line item note the effective maintenance expiration date based on license model attributes:</w:t>
        </w:r>
      </w:ins>
    </w:p>
    <w:p w14:paraId="7FCB5ED2" w14:textId="77777777" w:rsidR="003D60F5" w:rsidRPr="00F226F2" w:rsidRDefault="003D60F5" w:rsidP="003D60F5">
      <w:pPr>
        <w:pStyle w:val="ListParagraph"/>
        <w:numPr>
          <w:ilvl w:val="1"/>
          <w:numId w:val="48"/>
        </w:numPr>
        <w:spacing w:line="259" w:lineRule="auto"/>
        <w:textAlignment w:val="auto"/>
        <w:rPr>
          <w:ins w:id="1963" w:author="Yves Houtevels" w:date="2024-07-03T09:27:00Z" w16du:dateUtc="2024-07-03T07:27:00Z"/>
        </w:rPr>
      </w:pPr>
      <w:ins w:id="1964" w:author="Yves Houtevels" w:date="2024-07-03T09:27:00Z" w16du:dateUtc="2024-07-03T07:27:00Z">
        <w:r w:rsidRPr="00F226F2">
          <w:t>BETA:  empty</w:t>
        </w:r>
      </w:ins>
    </w:p>
    <w:p w14:paraId="38019773" w14:textId="77777777" w:rsidR="003D60F5" w:rsidRPr="00F226F2" w:rsidRDefault="003D60F5" w:rsidP="003D60F5">
      <w:pPr>
        <w:pStyle w:val="ListParagraph"/>
        <w:numPr>
          <w:ilvl w:val="1"/>
          <w:numId w:val="48"/>
        </w:numPr>
        <w:spacing w:line="259" w:lineRule="auto"/>
        <w:textAlignment w:val="auto"/>
        <w:rPr>
          <w:ins w:id="1965" w:author="Yves Houtevels" w:date="2024-07-03T09:27:00Z" w16du:dateUtc="2024-07-03T07:27:00Z"/>
        </w:rPr>
      </w:pPr>
      <w:ins w:id="1966" w:author="Yves Houtevels" w:date="2024-07-03T09:27:00Z" w16du:dateUtc="2024-07-03T07:27:00Z">
        <w:r w:rsidRPr="00F226F2">
          <w:t>LIMITED: empty</w:t>
        </w:r>
      </w:ins>
    </w:p>
    <w:p w14:paraId="301BE5AE" w14:textId="77777777" w:rsidR="003D60F5" w:rsidRPr="00F226F2" w:rsidRDefault="003D60F5" w:rsidP="003D60F5">
      <w:pPr>
        <w:pStyle w:val="ListParagraph"/>
        <w:numPr>
          <w:ilvl w:val="1"/>
          <w:numId w:val="48"/>
        </w:numPr>
        <w:spacing w:line="259" w:lineRule="auto"/>
        <w:textAlignment w:val="auto"/>
        <w:rPr>
          <w:ins w:id="1967" w:author="Yves Houtevels" w:date="2024-07-03T09:27:00Z" w16du:dateUtc="2024-07-03T07:27:00Z"/>
        </w:rPr>
      </w:pPr>
      <w:ins w:id="1968" w:author="Yves Houtevels" w:date="2024-07-03T09:27:00Z" w16du:dateUtc="2024-07-03T07:27:00Z">
        <w:r w:rsidRPr="00F226F2">
          <w:t>PERPETUAL: The maintenance expiry date if maintenance is defined for a perpetual license, otherwise the entitlement start date.</w:t>
        </w:r>
      </w:ins>
    </w:p>
    <w:p w14:paraId="394701F4" w14:textId="77777777" w:rsidR="003D60F5" w:rsidRPr="00F226F2" w:rsidRDefault="003D60F5" w:rsidP="003D60F5">
      <w:pPr>
        <w:pStyle w:val="ListParagraph"/>
        <w:numPr>
          <w:ilvl w:val="0"/>
          <w:numId w:val="48"/>
        </w:numPr>
        <w:spacing w:line="259" w:lineRule="auto"/>
        <w:textAlignment w:val="auto"/>
        <w:rPr>
          <w:ins w:id="1969" w:author="Yves Houtevels" w:date="2024-07-03T09:27:00Z" w16du:dateUtc="2024-07-03T07:27:00Z"/>
        </w:rPr>
      </w:pPr>
      <w:ins w:id="1970" w:author="Yves Houtevels" w:date="2024-07-03T09:27:00Z" w16du:dateUtc="2024-07-03T07:27:00Z">
        <w:r w:rsidRPr="00F226F2">
          <w:t>Get the suite details for each line item</w:t>
        </w:r>
      </w:ins>
    </w:p>
    <w:p w14:paraId="7422BAE4" w14:textId="77777777" w:rsidR="003D60F5" w:rsidRPr="00F226F2" w:rsidRDefault="003D60F5" w:rsidP="003D60F5">
      <w:pPr>
        <w:pStyle w:val="ListParagraph"/>
        <w:numPr>
          <w:ilvl w:val="0"/>
          <w:numId w:val="48"/>
        </w:numPr>
        <w:spacing w:line="259" w:lineRule="auto"/>
        <w:textAlignment w:val="auto"/>
        <w:rPr>
          <w:ins w:id="1971" w:author="Yves Houtevels" w:date="2024-07-03T09:27:00Z" w16du:dateUtc="2024-07-03T07:27:00Z"/>
        </w:rPr>
      </w:pPr>
      <w:ins w:id="1972" w:author="Yves Houtevels" w:date="2024-07-03T09:27:00Z" w16du:dateUtc="2024-07-03T07:27:00Z">
        <w:r w:rsidRPr="00F226F2">
          <w:t xml:space="preserve">For each suite </w:t>
        </w:r>
      </w:ins>
    </w:p>
    <w:p w14:paraId="7368A114" w14:textId="77777777" w:rsidR="003D60F5" w:rsidRPr="00F226F2" w:rsidRDefault="003D60F5" w:rsidP="003D60F5">
      <w:pPr>
        <w:pStyle w:val="ListParagraph"/>
        <w:numPr>
          <w:ilvl w:val="1"/>
          <w:numId w:val="48"/>
        </w:numPr>
        <w:spacing w:line="259" w:lineRule="auto"/>
        <w:textAlignment w:val="auto"/>
        <w:rPr>
          <w:ins w:id="1973" w:author="Yves Houtevels" w:date="2024-07-03T09:27:00Z" w16du:dateUtc="2024-07-03T07:27:00Z"/>
        </w:rPr>
      </w:pPr>
      <w:ins w:id="1974" w:author="Yves Houtevels" w:date="2024-07-03T09:27:00Z" w16du:dateUtc="2024-07-03T07:27:00Z">
        <w:r w:rsidRPr="00F226F2">
          <w:t>Get the PRODUCT details</w:t>
        </w:r>
      </w:ins>
    </w:p>
    <w:p w14:paraId="0FF87DF8" w14:textId="77777777" w:rsidR="003D60F5" w:rsidRPr="00F226F2" w:rsidRDefault="003D60F5" w:rsidP="003D60F5">
      <w:pPr>
        <w:pStyle w:val="ListParagraph"/>
        <w:numPr>
          <w:ilvl w:val="1"/>
          <w:numId w:val="48"/>
        </w:numPr>
        <w:spacing w:line="259" w:lineRule="auto"/>
        <w:textAlignment w:val="auto"/>
        <w:rPr>
          <w:ins w:id="1975" w:author="Yves Houtevels" w:date="2024-07-03T09:27:00Z" w16du:dateUtc="2024-07-03T07:27:00Z"/>
        </w:rPr>
      </w:pPr>
      <w:ins w:id="1976" w:author="Yves Houtevels" w:date="2024-07-03T09:27:00Z" w16du:dateUtc="2024-07-03T07:27:00Z">
        <w:r w:rsidRPr="00F226F2">
          <w:t>For each REFERENCE get all products with the same name</w:t>
        </w:r>
      </w:ins>
    </w:p>
    <w:p w14:paraId="4B0556C1" w14:textId="77777777" w:rsidR="003D60F5" w:rsidRPr="00F226F2" w:rsidRDefault="003D60F5" w:rsidP="003D60F5">
      <w:pPr>
        <w:pStyle w:val="ListParagraph"/>
        <w:numPr>
          <w:ilvl w:val="0"/>
          <w:numId w:val="48"/>
        </w:numPr>
        <w:spacing w:line="259" w:lineRule="auto"/>
        <w:textAlignment w:val="auto"/>
        <w:rPr>
          <w:ins w:id="1977" w:author="Yves Houtevels" w:date="2024-07-03T09:27:00Z" w16du:dateUtc="2024-07-03T07:27:00Z"/>
        </w:rPr>
      </w:pPr>
      <w:ins w:id="1978" w:author="Yves Houtevels" w:date="2024-07-03T09:27:00Z" w16du:dateUtc="2024-07-03T07:27:00Z">
        <w:r w:rsidRPr="00F226F2">
          <w:t>Then for each unversioned LicGenId defined in the PRODUCT</w:t>
        </w:r>
      </w:ins>
    </w:p>
    <w:p w14:paraId="26DE04C7" w14:textId="77777777" w:rsidR="003D60F5" w:rsidRPr="00F226F2" w:rsidRDefault="003D60F5" w:rsidP="003D60F5">
      <w:pPr>
        <w:pStyle w:val="ListParagraph"/>
        <w:numPr>
          <w:ilvl w:val="1"/>
          <w:numId w:val="48"/>
        </w:numPr>
        <w:spacing w:line="259" w:lineRule="auto"/>
        <w:textAlignment w:val="auto"/>
        <w:rPr>
          <w:ins w:id="1979" w:author="Yves Houtevels" w:date="2024-07-03T09:27:00Z" w16du:dateUtc="2024-07-03T07:27:00Z"/>
        </w:rPr>
      </w:pPr>
      <w:ins w:id="1980" w:author="Yves Houtevels" w:date="2024-07-03T09:27:00Z" w16du:dateUtc="2024-07-03T07:27:00Z">
        <w:r w:rsidRPr="00F226F2">
          <w:t>Determine which REFERENCE product contains this</w:t>
        </w:r>
      </w:ins>
    </w:p>
    <w:p w14:paraId="2E6A17E4" w14:textId="77777777" w:rsidR="003D60F5" w:rsidRPr="00F226F2" w:rsidRDefault="003D60F5" w:rsidP="003D60F5">
      <w:pPr>
        <w:pStyle w:val="ListParagraph"/>
        <w:numPr>
          <w:ilvl w:val="1"/>
          <w:numId w:val="48"/>
        </w:numPr>
        <w:spacing w:line="259" w:lineRule="auto"/>
        <w:textAlignment w:val="auto"/>
        <w:rPr>
          <w:ins w:id="1981" w:author="Yves Houtevels" w:date="2024-07-03T09:27:00Z" w16du:dateUtc="2024-07-03T07:27:00Z"/>
        </w:rPr>
      </w:pPr>
      <w:ins w:id="1982" w:author="Yves Houtevels" w:date="2024-07-03T09:27:00Z" w16du:dateUtc="2024-07-03T07:27:00Z">
        <w:r w:rsidRPr="00F226F2">
          <w:t>If the effective maintenance expiration date is set, determine which versioned product with the same name as the reference product has the appropriate release date based on the effective maintenance expiration as calculated above.</w:t>
        </w:r>
      </w:ins>
    </w:p>
    <w:p w14:paraId="37235840" w14:textId="77777777" w:rsidR="003D60F5" w:rsidRPr="00F226F2" w:rsidRDefault="003D60F5" w:rsidP="003D60F5">
      <w:pPr>
        <w:pStyle w:val="ListParagraph"/>
        <w:numPr>
          <w:ilvl w:val="1"/>
          <w:numId w:val="48"/>
        </w:numPr>
        <w:spacing w:line="259" w:lineRule="auto"/>
        <w:textAlignment w:val="auto"/>
        <w:rPr>
          <w:ins w:id="1983" w:author="Yves Houtevels" w:date="2024-07-03T09:27:00Z" w16du:dateUtc="2024-07-03T07:27:00Z"/>
        </w:rPr>
      </w:pPr>
      <w:ins w:id="1984" w:author="Yves Houtevels" w:date="2024-07-03T09:27:00Z" w16du:dateUtc="2024-07-03T07:27:00Z">
        <w:r w:rsidRPr="00F226F2">
          <w:t>For beta module select the highest versioned product with the BETA attribute set</w:t>
        </w:r>
      </w:ins>
    </w:p>
    <w:p w14:paraId="61FD6198" w14:textId="77777777" w:rsidR="003D60F5" w:rsidRPr="00F226F2" w:rsidRDefault="003D60F5" w:rsidP="003D60F5">
      <w:pPr>
        <w:pStyle w:val="ListParagraph"/>
        <w:numPr>
          <w:ilvl w:val="0"/>
          <w:numId w:val="48"/>
        </w:numPr>
        <w:spacing w:line="259" w:lineRule="auto"/>
        <w:textAlignment w:val="auto"/>
        <w:rPr>
          <w:ins w:id="1985" w:author="Yves Houtevels" w:date="2024-07-03T09:27:00Z" w16du:dateUtc="2024-07-03T07:27:00Z"/>
        </w:rPr>
      </w:pPr>
      <w:ins w:id="1986" w:author="Yves Houtevels" w:date="2024-07-03T09:27:00Z" w16du:dateUtc="2024-07-03T07:27:00Z">
        <w:r w:rsidRPr="00F226F2">
          <w:t xml:space="preserve">Build a list of the versioned </w:t>
        </w:r>
        <w:proofErr w:type="spellStart"/>
        <w:r w:rsidRPr="00F226F2">
          <w:t>LicGenIds</w:t>
        </w:r>
        <w:proofErr w:type="spellEnd"/>
        <w:r w:rsidRPr="00F226F2">
          <w:t xml:space="preserve"> along with any other relevant metadata gathered from entitlement or line-item, level custom attributes</w:t>
        </w:r>
      </w:ins>
    </w:p>
    <w:p w14:paraId="5095F5F6" w14:textId="77777777" w:rsidR="003D60F5" w:rsidRPr="00F226F2" w:rsidRDefault="003D60F5" w:rsidP="003D60F5">
      <w:pPr>
        <w:pStyle w:val="ListParagraph"/>
        <w:numPr>
          <w:ilvl w:val="0"/>
          <w:numId w:val="48"/>
        </w:numPr>
        <w:spacing w:line="259" w:lineRule="auto"/>
        <w:textAlignment w:val="auto"/>
        <w:rPr>
          <w:ins w:id="1987" w:author="Yves Houtevels" w:date="2024-07-03T09:27:00Z" w16du:dateUtc="2024-07-03T07:27:00Z"/>
        </w:rPr>
      </w:pPr>
      <w:ins w:id="1988" w:author="Yves Houtevels" w:date="2024-07-03T09:27:00Z" w16du:dateUtc="2024-07-03T07:27:00Z">
        <w:r w:rsidRPr="00F226F2">
          <w:t>Generate the license file from the Materialise façade license generator gateway service.</w:t>
        </w:r>
      </w:ins>
    </w:p>
    <w:p w14:paraId="2409ADDE" w14:textId="77777777" w:rsidR="003D60F5" w:rsidRPr="00F226F2" w:rsidRDefault="003D60F5" w:rsidP="003D60F5">
      <w:pPr>
        <w:rPr>
          <w:ins w:id="1989" w:author="Yves Houtevels" w:date="2024-07-03T09:27:00Z" w16du:dateUtc="2024-07-03T07:27:00Z"/>
        </w:rPr>
      </w:pPr>
    </w:p>
    <w:p w14:paraId="50A8E234" w14:textId="225FECC6" w:rsidR="003D60F5" w:rsidRPr="00F226F2" w:rsidRDefault="003D60F5">
      <w:pPr>
        <w:rPr>
          <w:ins w:id="1990" w:author="Yves Houtevels" w:date="2024-07-03T09:25:00Z" w16du:dateUtc="2024-07-03T07:25:00Z"/>
        </w:rPr>
        <w:pPrChange w:id="1991" w:author="Yves Houtevels" w:date="2024-07-03T09:25:00Z" w16du:dateUtc="2024-07-03T07:25:00Z">
          <w:pPr>
            <w:pStyle w:val="Heading3"/>
          </w:pPr>
        </w:pPrChange>
      </w:pPr>
      <w:ins w:id="1992" w:author="Yves Houtevels" w:date="2024-07-03T09:27:00Z" w16du:dateUtc="2024-07-03T07:27:00Z">
        <w:r w:rsidRPr="00F226F2">
          <w:br w:type="page"/>
        </w:r>
      </w:ins>
    </w:p>
    <w:p w14:paraId="68436E9A" w14:textId="4CB0D4E5" w:rsidR="007B6F33" w:rsidRPr="00F226F2" w:rsidRDefault="007B6F33" w:rsidP="007923E1">
      <w:pPr>
        <w:pStyle w:val="Heading3"/>
      </w:pPr>
      <w:r w:rsidRPr="00F226F2">
        <w:t xml:space="preserve">As from </w:t>
      </w:r>
      <w:del w:id="1993" w:author="Yves Houtevels" w:date="2024-07-03T09:25:00Z" w16du:dateUtc="2024-07-03T07:25:00Z">
        <w:r w:rsidRPr="00F226F2" w:rsidDel="006868C9">
          <w:delText xml:space="preserve">this </w:delText>
        </w:r>
      </w:del>
      <w:r w:rsidRPr="00F226F2">
        <w:t>release</w:t>
      </w:r>
      <w:ins w:id="1994" w:author="Yves Houtevels" w:date="2024-07-03T09:25:00Z" w16du:dateUtc="2024-07-03T07:25:00Z">
        <w:r w:rsidR="000669E3" w:rsidRPr="00F226F2">
          <w:t xml:space="preserve"> FlexFlex</w:t>
        </w:r>
      </w:ins>
    </w:p>
    <w:p w14:paraId="5C88F427" w14:textId="77777777" w:rsidR="007B6F33" w:rsidRPr="00F226F2" w:rsidRDefault="007B6F33" w:rsidP="008458A2">
      <w:pPr>
        <w:rPr>
          <w:lang w:eastAsia="ko-KR"/>
        </w:rPr>
      </w:pPr>
      <w:r w:rsidRPr="00F226F2">
        <w:rPr>
          <w:lang w:eastAsia="ko-KR"/>
        </w:rPr>
        <w:t>&lt;mapping schema of how entities of FNO are used to support Materialise Digital Products structure&gt; &lt;textual explanation&gt;</w:t>
      </w:r>
    </w:p>
    <w:p w14:paraId="7DF6EDE6" w14:textId="77777777" w:rsidR="007B6F33" w:rsidRPr="00F226F2" w:rsidRDefault="007B6F33" w:rsidP="008458A2"/>
    <w:p w14:paraId="05118419" w14:textId="77777777" w:rsidR="007B6F33" w:rsidRPr="00F226F2" w:rsidRDefault="007B6F33" w:rsidP="008458A2"/>
    <w:p w14:paraId="0C056A28" w14:textId="70AB2568" w:rsidR="007B6F33" w:rsidRPr="00F226F2" w:rsidDel="005720B7" w:rsidRDefault="007B6F33" w:rsidP="007923E1">
      <w:pPr>
        <w:pStyle w:val="Heading3"/>
        <w:rPr>
          <w:del w:id="1995" w:author="Yves Houtevels" w:date="2024-07-04T09:57:00Z" w16du:dateUtc="2024-07-04T07:57:00Z"/>
        </w:rPr>
      </w:pPr>
      <w:del w:id="1996" w:author="Yves Houtevels" w:date="2024-07-04T09:57:00Z" w16du:dateUtc="2024-07-04T07:57:00Z">
        <w:r w:rsidRPr="00F226F2" w:rsidDel="005720B7">
          <w:delText>Part of previous release</w:delText>
        </w:r>
      </w:del>
    </w:p>
    <w:p w14:paraId="0D0B76E7" w14:textId="19C37894" w:rsidR="007B6F33" w:rsidRPr="00F226F2" w:rsidDel="005720B7" w:rsidRDefault="00B37582" w:rsidP="008458A2">
      <w:pPr>
        <w:rPr>
          <w:del w:id="1997" w:author="Yves Houtevels" w:date="2024-07-04T09:57:00Z" w16du:dateUtc="2024-07-04T07:57:00Z"/>
          <w:lang w:eastAsia="ko-KR"/>
        </w:rPr>
      </w:pPr>
      <w:del w:id="1998" w:author="Yves Houtevels" w:date="2024-07-04T09:57:00Z" w16du:dateUtc="2024-07-04T07:57:00Z">
        <w:r w:rsidRPr="00F226F2" w:rsidDel="005720B7">
          <w:rPr>
            <w:lang w:eastAsia="ko-KR"/>
          </w:rPr>
          <w:delText>Not relevant.</w:delText>
        </w:r>
      </w:del>
    </w:p>
    <w:p w14:paraId="3EF1AD3E" w14:textId="77777777" w:rsidR="007B6F33" w:rsidRPr="00F226F2" w:rsidRDefault="007B6F33" w:rsidP="008458A2">
      <w:pPr>
        <w:rPr>
          <w:lang w:eastAsia="ko-KR"/>
        </w:rPr>
      </w:pPr>
    </w:p>
    <w:p w14:paraId="27F77EF3" w14:textId="77777777" w:rsidR="007B6F33" w:rsidRPr="00F226F2" w:rsidRDefault="007B6F33" w:rsidP="008458A2">
      <w:pPr>
        <w:rPr>
          <w:lang w:eastAsia="ko-KR"/>
        </w:rPr>
      </w:pPr>
    </w:p>
    <w:p w14:paraId="2F8629BD" w14:textId="230D45C0" w:rsidR="00E33600" w:rsidRPr="00F226F2" w:rsidRDefault="00E33600" w:rsidP="008458A2">
      <w:pPr>
        <w:rPr>
          <w:lang w:eastAsia="ko-KR"/>
        </w:rPr>
      </w:pPr>
    </w:p>
    <w:p w14:paraId="4F39A1E7" w14:textId="77777777" w:rsidR="003C2424" w:rsidRPr="00F226F2" w:rsidRDefault="003C2424" w:rsidP="008458A2">
      <w:pPr>
        <w:rPr>
          <w:lang w:eastAsia="ko-KR"/>
        </w:rPr>
      </w:pPr>
    </w:p>
    <w:p w14:paraId="2F603D0A" w14:textId="0BDD43A1" w:rsidR="007B6F33" w:rsidRPr="00F226F2" w:rsidRDefault="007B6F33" w:rsidP="008458A2">
      <w:pPr>
        <w:rPr>
          <w:lang w:eastAsia="ko-KR"/>
        </w:rPr>
      </w:pPr>
      <w:r w:rsidRPr="00F226F2">
        <w:rPr>
          <w:lang w:eastAsia="ko-KR"/>
        </w:rPr>
        <w:br w:type="page"/>
      </w:r>
    </w:p>
    <w:p w14:paraId="2765533B" w14:textId="673F9BDC" w:rsidR="00BE23EA" w:rsidRPr="00F226F2" w:rsidRDefault="00BE23EA" w:rsidP="008458A2">
      <w:pPr>
        <w:pStyle w:val="Heading2"/>
      </w:pPr>
      <w:bookmarkStart w:id="1999" w:name="_Toc178778308"/>
      <w:r w:rsidRPr="00F226F2">
        <w:t xml:space="preserve">Validation </w:t>
      </w:r>
      <w:proofErr w:type="gramStart"/>
      <w:r w:rsidRPr="00F226F2">
        <w:t>Rules</w:t>
      </w:r>
      <w:r w:rsidR="003C2424" w:rsidRPr="00F226F2">
        <w:t xml:space="preserve"> ?</w:t>
      </w:r>
      <w:bookmarkEnd w:id="1999"/>
      <w:proofErr w:type="gramEnd"/>
    </w:p>
    <w:p w14:paraId="0B6B07AC" w14:textId="05AB60F2" w:rsidR="00401E84" w:rsidRPr="00F226F2" w:rsidRDefault="00401E84" w:rsidP="007923E1">
      <w:pPr>
        <w:pStyle w:val="Heading3"/>
      </w:pPr>
      <w:r w:rsidRPr="00F226F2">
        <w:t xml:space="preserve">New validation rules </w:t>
      </w:r>
    </w:p>
    <w:tbl>
      <w:tblPr>
        <w:tblStyle w:val="TableGrid"/>
        <w:tblW w:w="9067" w:type="dxa"/>
        <w:tblLook w:val="04A0" w:firstRow="1" w:lastRow="0" w:firstColumn="1" w:lastColumn="0" w:noHBand="0" w:noVBand="1"/>
      </w:tblPr>
      <w:tblGrid>
        <w:gridCol w:w="2830"/>
        <w:gridCol w:w="6237"/>
      </w:tblGrid>
      <w:tr w:rsidR="00401E84" w:rsidRPr="00F226F2" w14:paraId="0A96230B" w14:textId="77777777" w:rsidTr="00401E84">
        <w:tc>
          <w:tcPr>
            <w:tcW w:w="2830" w:type="dxa"/>
          </w:tcPr>
          <w:p w14:paraId="02E71452" w14:textId="397FD15D" w:rsidR="00401E84" w:rsidRPr="00F226F2" w:rsidRDefault="00401E84" w:rsidP="008458A2">
            <w:pPr>
              <w:rPr>
                <w:lang w:eastAsia="ko-KR"/>
              </w:rPr>
            </w:pPr>
            <w:r w:rsidRPr="00F226F2">
              <w:rPr>
                <w:lang w:eastAsia="ko-KR"/>
              </w:rPr>
              <w:t>Rule Name</w:t>
            </w:r>
          </w:p>
        </w:tc>
        <w:tc>
          <w:tcPr>
            <w:tcW w:w="6237" w:type="dxa"/>
          </w:tcPr>
          <w:p w14:paraId="77476FBA" w14:textId="77777777" w:rsidR="00401E84" w:rsidRPr="00F226F2" w:rsidRDefault="00401E84" w:rsidP="008458A2">
            <w:pPr>
              <w:rPr>
                <w:lang w:eastAsia="ko-KR"/>
              </w:rPr>
            </w:pPr>
            <w:r w:rsidRPr="00F226F2">
              <w:rPr>
                <w:lang w:eastAsia="ko-KR"/>
              </w:rPr>
              <w:t>Reasoning and Motivation</w:t>
            </w:r>
          </w:p>
        </w:tc>
      </w:tr>
      <w:tr w:rsidR="00401E84" w:rsidRPr="00F226F2" w14:paraId="127D1110" w14:textId="77777777" w:rsidTr="00401E84">
        <w:tc>
          <w:tcPr>
            <w:tcW w:w="2830" w:type="dxa"/>
          </w:tcPr>
          <w:p w14:paraId="3CCB02D6" w14:textId="77777777" w:rsidR="00401E84" w:rsidRPr="00F226F2" w:rsidRDefault="00401E84" w:rsidP="008458A2">
            <w:pPr>
              <w:rPr>
                <w:lang w:eastAsia="ko-KR"/>
              </w:rPr>
            </w:pPr>
          </w:p>
        </w:tc>
        <w:tc>
          <w:tcPr>
            <w:tcW w:w="6237" w:type="dxa"/>
          </w:tcPr>
          <w:p w14:paraId="3DA588C7" w14:textId="77777777" w:rsidR="00401E84" w:rsidRPr="00F226F2" w:rsidRDefault="00401E84" w:rsidP="008458A2">
            <w:pPr>
              <w:rPr>
                <w:lang w:eastAsia="ko-KR"/>
              </w:rPr>
            </w:pPr>
          </w:p>
        </w:tc>
      </w:tr>
      <w:tr w:rsidR="00401E84" w:rsidRPr="00F226F2" w14:paraId="4108EE54" w14:textId="77777777" w:rsidTr="00401E84">
        <w:tc>
          <w:tcPr>
            <w:tcW w:w="2830" w:type="dxa"/>
          </w:tcPr>
          <w:p w14:paraId="63045353" w14:textId="77777777" w:rsidR="00401E84" w:rsidRPr="00F226F2" w:rsidRDefault="00401E84" w:rsidP="008458A2">
            <w:pPr>
              <w:rPr>
                <w:lang w:eastAsia="ko-KR"/>
              </w:rPr>
            </w:pPr>
          </w:p>
        </w:tc>
        <w:tc>
          <w:tcPr>
            <w:tcW w:w="6237" w:type="dxa"/>
          </w:tcPr>
          <w:p w14:paraId="132657F4" w14:textId="77777777" w:rsidR="00401E84" w:rsidRPr="00F226F2" w:rsidRDefault="00401E84" w:rsidP="008458A2">
            <w:pPr>
              <w:rPr>
                <w:lang w:eastAsia="ko-KR"/>
              </w:rPr>
            </w:pPr>
          </w:p>
        </w:tc>
      </w:tr>
    </w:tbl>
    <w:p w14:paraId="3C218783" w14:textId="77777777" w:rsidR="009E5C45" w:rsidRPr="00F226F2" w:rsidRDefault="009E5C45" w:rsidP="008458A2">
      <w:pPr>
        <w:rPr>
          <w:lang w:eastAsia="ko-KR"/>
        </w:rPr>
      </w:pPr>
    </w:p>
    <w:p w14:paraId="7AD97116" w14:textId="1AB2CF4D" w:rsidR="00F40F5F" w:rsidRPr="00F226F2" w:rsidRDefault="00F40F5F" w:rsidP="007923E1">
      <w:pPr>
        <w:pStyle w:val="Heading3"/>
      </w:pPr>
      <w:r w:rsidRPr="00F226F2">
        <w:t xml:space="preserve">Existing validation rules </w:t>
      </w:r>
    </w:p>
    <w:p w14:paraId="46559EB5" w14:textId="03788CA1" w:rsidR="00EF64AE" w:rsidRPr="00F226F2" w:rsidRDefault="00EF64AE" w:rsidP="00EF64AE">
      <w:pPr>
        <w:rPr>
          <w:lang w:eastAsia="ko-KR"/>
        </w:rPr>
      </w:pPr>
      <w:r w:rsidRPr="00F226F2">
        <w:rPr>
          <w:lang w:eastAsia="ko-KR"/>
        </w:rPr>
        <w:t>Not relevant.</w:t>
      </w:r>
    </w:p>
    <w:p w14:paraId="1F59C65F" w14:textId="338F9864" w:rsidR="00AA74D3" w:rsidRPr="00F226F2" w:rsidRDefault="00AA74D3" w:rsidP="008458A2">
      <w:r w:rsidRPr="00F226F2">
        <w:br w:type="page"/>
      </w:r>
    </w:p>
    <w:p w14:paraId="521BED32" w14:textId="31627AC7" w:rsidR="00AA74D3" w:rsidRPr="00F226F2" w:rsidRDefault="0051457E" w:rsidP="00B37582">
      <w:pPr>
        <w:pStyle w:val="Heading1"/>
      </w:pPr>
      <w:bookmarkStart w:id="2000" w:name="_Toc178778309"/>
      <w:r w:rsidRPr="00F226F2">
        <w:t>Front-End</w:t>
      </w:r>
      <w:bookmarkEnd w:id="2000"/>
    </w:p>
    <w:p w14:paraId="33FB1F0B" w14:textId="79DE9C2A" w:rsidR="004C696F" w:rsidRPr="00F226F2" w:rsidRDefault="00C5762E" w:rsidP="008458A2">
      <w:pPr>
        <w:rPr>
          <w:ins w:id="2001" w:author="Yves Houtevels" w:date="2024-06-24T11:05:00Z" w16du:dateUtc="2024-06-24T09:05:00Z"/>
          <w:rFonts w:eastAsiaTheme="minorEastAsia"/>
        </w:rPr>
      </w:pPr>
      <w:r w:rsidRPr="00F226F2">
        <w:rPr>
          <w:rFonts w:eastAsiaTheme="minorEastAsia"/>
        </w:rPr>
        <w:t xml:space="preserve">Front End means here the </w:t>
      </w:r>
      <w:r w:rsidR="0077499B" w:rsidRPr="00F226F2">
        <w:rPr>
          <w:rFonts w:eastAsiaTheme="minorEastAsia"/>
        </w:rPr>
        <w:t>technical components for the presentation logic. In the case of Revenera and FlexNet Operations</w:t>
      </w:r>
      <w:r w:rsidR="00F3092C" w:rsidRPr="00F226F2">
        <w:rPr>
          <w:rFonts w:eastAsiaTheme="minorEastAsia"/>
        </w:rPr>
        <w:t xml:space="preserve"> (FNO)</w:t>
      </w:r>
      <w:r w:rsidR="00167F4A" w:rsidRPr="00F226F2">
        <w:rPr>
          <w:rFonts w:eastAsiaTheme="minorEastAsia"/>
        </w:rPr>
        <w:t>, there are no possibilities to create new custom components</w:t>
      </w:r>
      <w:r w:rsidR="00AA22AF" w:rsidRPr="00F226F2">
        <w:rPr>
          <w:rFonts w:eastAsiaTheme="minorEastAsia"/>
        </w:rPr>
        <w:t xml:space="preserve"> in this area</w:t>
      </w:r>
      <w:r w:rsidR="00167F4A" w:rsidRPr="00F226F2">
        <w:rPr>
          <w:rFonts w:eastAsiaTheme="minorEastAsia"/>
        </w:rPr>
        <w:t xml:space="preserve">. The section is thus not </w:t>
      </w:r>
      <w:r w:rsidR="00AA22AF" w:rsidRPr="00F226F2">
        <w:rPr>
          <w:rFonts w:eastAsiaTheme="minorEastAsia"/>
        </w:rPr>
        <w:t>applicable f</w:t>
      </w:r>
      <w:r w:rsidR="00167F4A" w:rsidRPr="00F226F2">
        <w:rPr>
          <w:rFonts w:eastAsiaTheme="minorEastAsia"/>
        </w:rPr>
        <w:t xml:space="preserve">or this </w:t>
      </w:r>
      <w:commentRangeStart w:id="2002"/>
      <w:commentRangeStart w:id="2003"/>
      <w:r w:rsidR="00167F4A" w:rsidRPr="00F226F2">
        <w:rPr>
          <w:rFonts w:eastAsiaTheme="minorEastAsia"/>
        </w:rPr>
        <w:t>technology</w:t>
      </w:r>
      <w:commentRangeEnd w:id="2002"/>
      <w:r w:rsidR="00BF2899" w:rsidRPr="00F226F2">
        <w:rPr>
          <w:rStyle w:val="CommentReference"/>
        </w:rPr>
        <w:commentReference w:id="2002"/>
      </w:r>
      <w:commentRangeEnd w:id="2003"/>
      <w:r w:rsidR="00F06B4A" w:rsidRPr="00F226F2">
        <w:rPr>
          <w:rStyle w:val="CommentReference"/>
        </w:rPr>
        <w:commentReference w:id="2003"/>
      </w:r>
      <w:r w:rsidR="00167F4A" w:rsidRPr="00F226F2">
        <w:rPr>
          <w:rFonts w:eastAsiaTheme="minorEastAsia"/>
        </w:rPr>
        <w:t>.</w:t>
      </w:r>
    </w:p>
    <w:p w14:paraId="116FE411" w14:textId="77777777" w:rsidR="00420165" w:rsidRPr="00F226F2" w:rsidRDefault="00420165">
      <w:pPr>
        <w:spacing w:after="160" w:line="259" w:lineRule="auto"/>
        <w:jc w:val="left"/>
        <w:textAlignment w:val="auto"/>
        <w:rPr>
          <w:ins w:id="2004" w:author="Yves Houtevels" w:date="2024-06-24T11:05:00Z" w16du:dateUtc="2024-06-24T09:05:00Z"/>
          <w:rFonts w:eastAsiaTheme="minorEastAsia"/>
        </w:rPr>
      </w:pPr>
      <w:ins w:id="2005" w:author="Yves Houtevels" w:date="2024-06-24T11:05:00Z" w16du:dateUtc="2024-06-24T09:05:00Z">
        <w:r w:rsidRPr="00F226F2">
          <w:rPr>
            <w:rFonts w:eastAsiaTheme="minorEastAsia"/>
          </w:rPr>
          <w:br w:type="page"/>
        </w:r>
      </w:ins>
    </w:p>
    <w:p w14:paraId="156C3B86" w14:textId="4F021782" w:rsidR="004C696F" w:rsidRPr="00F226F2" w:rsidDel="00420165" w:rsidRDefault="004C696F" w:rsidP="008458A2">
      <w:pPr>
        <w:rPr>
          <w:del w:id="2006" w:author="Yves Houtevels" w:date="2024-06-24T11:05:00Z" w16du:dateUtc="2024-06-24T09:05:00Z"/>
          <w:rFonts w:eastAsiaTheme="minorEastAsia"/>
        </w:rPr>
      </w:pPr>
      <w:bookmarkStart w:id="2007" w:name="_Toc172884701"/>
      <w:bookmarkStart w:id="2008" w:name="_Toc173498314"/>
      <w:bookmarkStart w:id="2009" w:name="_Toc178091033"/>
      <w:bookmarkStart w:id="2010" w:name="_Toc178778310"/>
      <w:bookmarkEnd w:id="2007"/>
      <w:bookmarkEnd w:id="2008"/>
      <w:bookmarkEnd w:id="2009"/>
      <w:bookmarkEnd w:id="2010"/>
    </w:p>
    <w:p w14:paraId="120766E9" w14:textId="7197AC1B" w:rsidR="00F359E6" w:rsidRPr="00F226F2" w:rsidRDefault="00F359E6" w:rsidP="00B37582">
      <w:pPr>
        <w:pStyle w:val="Heading1"/>
      </w:pPr>
      <w:bookmarkStart w:id="2011" w:name="_Toc178778311"/>
      <w:r w:rsidRPr="00F226F2">
        <w:t>Back-End</w:t>
      </w:r>
      <w:bookmarkEnd w:id="2011"/>
    </w:p>
    <w:p w14:paraId="4EEE1C5D" w14:textId="631D8354" w:rsidR="00384337" w:rsidRPr="00F226F2" w:rsidRDefault="00167F4A" w:rsidP="008458A2">
      <w:pPr>
        <w:pStyle w:val="Heading2"/>
      </w:pPr>
      <w:bookmarkStart w:id="2012" w:name="_Toc178778312"/>
      <w:r w:rsidRPr="00F226F2">
        <w:t>Introduction</w:t>
      </w:r>
      <w:bookmarkEnd w:id="2012"/>
      <w:r w:rsidR="00384337" w:rsidRPr="00F226F2">
        <w:t xml:space="preserve"> </w:t>
      </w:r>
    </w:p>
    <w:p w14:paraId="32C6A1CD" w14:textId="77B6B0D0" w:rsidR="00B845CD" w:rsidRPr="00F226F2" w:rsidRDefault="00167F4A" w:rsidP="008458A2">
      <w:pPr>
        <w:rPr>
          <w:rFonts w:eastAsiaTheme="minorEastAsia"/>
        </w:rPr>
      </w:pPr>
      <w:r w:rsidRPr="00F226F2">
        <w:rPr>
          <w:rFonts w:eastAsiaTheme="minorEastAsia"/>
        </w:rPr>
        <w:t xml:space="preserve">Back End means here the technical components for the business logic. In the case of Revenera and FlexNet Operations, there are </w:t>
      </w:r>
      <w:r w:rsidR="4F372BC0" w:rsidRPr="00F226F2">
        <w:rPr>
          <w:rFonts w:eastAsiaTheme="minorEastAsia"/>
        </w:rPr>
        <w:t>no</w:t>
      </w:r>
      <w:r w:rsidRPr="00F226F2">
        <w:rPr>
          <w:rFonts w:eastAsiaTheme="minorEastAsia"/>
        </w:rPr>
        <w:t xml:space="preserve"> possibilities to create new custom components</w:t>
      </w:r>
      <w:r w:rsidR="00250948" w:rsidRPr="00F226F2">
        <w:rPr>
          <w:rFonts w:eastAsiaTheme="minorEastAsia"/>
        </w:rPr>
        <w:t xml:space="preserve"> </w:t>
      </w:r>
      <w:r w:rsidR="00AA22AF" w:rsidRPr="00F226F2">
        <w:rPr>
          <w:rFonts w:eastAsiaTheme="minorEastAsia"/>
        </w:rPr>
        <w:t>in this area. The section is thus not applicable for this technology</w:t>
      </w:r>
      <w:ins w:id="2013" w:author="Julian Smith" w:date="2024-06-24T14:20:00Z" w16du:dateUtc="2024-06-24T13:20:00Z">
        <w:r w:rsidR="00F06B4A" w:rsidRPr="00F226F2">
          <w:rPr>
            <w:rFonts w:eastAsiaTheme="minorEastAsia"/>
          </w:rPr>
          <w:t>.</w:t>
        </w:r>
      </w:ins>
      <w:del w:id="2014" w:author="Julian Smith" w:date="2024-06-24T14:20:00Z" w16du:dateUtc="2024-06-24T13:20:00Z">
        <w:r w:rsidR="00AA22AF" w:rsidRPr="00F226F2" w:rsidDel="00F06B4A">
          <w:rPr>
            <w:rFonts w:eastAsiaTheme="minorEastAsia"/>
          </w:rPr>
          <w:delText xml:space="preserve"> (except for “jobs”, which is still an open </w:delText>
        </w:r>
        <w:commentRangeStart w:id="2015"/>
        <w:r w:rsidR="00AA22AF" w:rsidRPr="00F226F2" w:rsidDel="00F06B4A">
          <w:rPr>
            <w:rFonts w:eastAsiaTheme="minorEastAsia"/>
          </w:rPr>
          <w:delText>point</w:delText>
        </w:r>
        <w:commentRangeEnd w:id="2015"/>
        <w:r w:rsidR="0099545C" w:rsidRPr="00F226F2" w:rsidDel="00F06B4A">
          <w:rPr>
            <w:rStyle w:val="CommentReference"/>
          </w:rPr>
          <w:commentReference w:id="2015"/>
        </w:r>
        <w:r w:rsidR="00AA22AF" w:rsidRPr="00F226F2" w:rsidDel="00F06B4A">
          <w:rPr>
            <w:rFonts w:eastAsiaTheme="minorEastAsia"/>
          </w:rPr>
          <w:delText>).</w:delText>
        </w:r>
      </w:del>
    </w:p>
    <w:p w14:paraId="0FE2602C" w14:textId="0BFDFD92" w:rsidR="00F40F5F" w:rsidRPr="00F226F2" w:rsidRDefault="0031094D" w:rsidP="008458A2">
      <w:pPr>
        <w:pStyle w:val="Heading2"/>
      </w:pPr>
      <w:bookmarkStart w:id="2016" w:name="_Toc178778313"/>
      <w:r w:rsidRPr="00F226F2">
        <w:t>Jobs</w:t>
      </w:r>
      <w:bookmarkEnd w:id="2016"/>
    </w:p>
    <w:p w14:paraId="7CD5F812" w14:textId="6B0B7E12" w:rsidR="00F334BC" w:rsidRPr="00F226F2" w:rsidRDefault="00F334BC" w:rsidP="00F334BC">
      <w:pPr>
        <w:rPr>
          <w:lang w:eastAsia="ko-KR"/>
        </w:rPr>
      </w:pPr>
      <w:r w:rsidRPr="00F226F2">
        <w:rPr>
          <w:lang w:eastAsia="ko-KR"/>
        </w:rPr>
        <w:t>Ther</w:t>
      </w:r>
      <w:r w:rsidR="004228F4" w:rsidRPr="00F226F2">
        <w:rPr>
          <w:lang w:eastAsia="ko-KR"/>
        </w:rPr>
        <w:t>e</w:t>
      </w:r>
      <w:r w:rsidRPr="00F226F2">
        <w:rPr>
          <w:lang w:eastAsia="ko-KR"/>
        </w:rPr>
        <w:t xml:space="preserve"> are several jobs that can </w:t>
      </w:r>
      <w:r w:rsidR="004228F4" w:rsidRPr="00F226F2">
        <w:rPr>
          <w:lang w:eastAsia="ko-KR"/>
        </w:rPr>
        <w:t>be executed</w:t>
      </w:r>
      <w:r w:rsidRPr="00F226F2">
        <w:rPr>
          <w:lang w:eastAsia="ko-KR"/>
        </w:rPr>
        <w:t xml:space="preserve"> in FlexNet Operations</w:t>
      </w:r>
      <w:r w:rsidR="000309EE" w:rsidRPr="00F226F2">
        <w:rPr>
          <w:lang w:eastAsia="ko-KR"/>
        </w:rPr>
        <w:t>:</w:t>
      </w:r>
    </w:p>
    <w:p w14:paraId="317DFAB4" w14:textId="1AAAD0B7" w:rsidR="00CD5F4D" w:rsidRPr="00F226F2" w:rsidRDefault="00700791" w:rsidP="003C45AB">
      <w:pPr>
        <w:pStyle w:val="ListParagraph"/>
        <w:numPr>
          <w:ilvl w:val="0"/>
          <w:numId w:val="22"/>
        </w:numPr>
        <w:rPr>
          <w:lang w:eastAsia="ko-KR"/>
        </w:rPr>
      </w:pPr>
      <w:r w:rsidRPr="00F226F2">
        <w:rPr>
          <w:lang w:eastAsia="ko-KR"/>
        </w:rPr>
        <w:t>Alerts</w:t>
      </w:r>
    </w:p>
    <w:p w14:paraId="66F880F1" w14:textId="6C37B196" w:rsidR="004513C4" w:rsidRPr="00F226F2" w:rsidRDefault="004513C4" w:rsidP="003C45AB">
      <w:pPr>
        <w:pStyle w:val="ListParagraph"/>
        <w:numPr>
          <w:ilvl w:val="0"/>
          <w:numId w:val="22"/>
        </w:numPr>
        <w:rPr>
          <w:lang w:eastAsia="ko-KR"/>
        </w:rPr>
      </w:pPr>
      <w:r w:rsidRPr="00F226F2">
        <w:rPr>
          <w:lang w:eastAsia="ko-KR"/>
        </w:rPr>
        <w:t>Updates</w:t>
      </w:r>
    </w:p>
    <w:p w14:paraId="0EFA22A2" w14:textId="6985B29A" w:rsidR="003D48C4" w:rsidRPr="00F226F2" w:rsidRDefault="008F28F7" w:rsidP="003C45AB">
      <w:pPr>
        <w:pStyle w:val="ListParagraph"/>
        <w:numPr>
          <w:ilvl w:val="0"/>
          <w:numId w:val="22"/>
        </w:numPr>
        <w:rPr>
          <w:lang w:eastAsia="ko-KR"/>
        </w:rPr>
      </w:pPr>
      <w:r w:rsidRPr="00F226F2">
        <w:rPr>
          <w:lang w:eastAsia="ko-KR"/>
        </w:rPr>
        <w:t>Data extracts</w:t>
      </w:r>
      <w:r w:rsidR="004513C4" w:rsidRPr="00F226F2">
        <w:rPr>
          <w:lang w:eastAsia="ko-KR"/>
        </w:rPr>
        <w:t xml:space="preserve"> </w:t>
      </w:r>
      <w:r w:rsidR="009D676F" w:rsidRPr="00F226F2">
        <w:rPr>
          <w:lang w:eastAsia="ko-KR"/>
        </w:rPr>
        <w:t>–</w:t>
      </w:r>
      <w:r w:rsidR="004513C4" w:rsidRPr="00F226F2">
        <w:rPr>
          <w:lang w:eastAsia="ko-KR"/>
        </w:rPr>
        <w:t xml:space="preserve"> </w:t>
      </w:r>
      <w:r w:rsidR="009D676F" w:rsidRPr="00F226F2">
        <w:rPr>
          <w:lang w:eastAsia="ko-KR"/>
        </w:rPr>
        <w:t>u</w:t>
      </w:r>
      <w:r w:rsidR="004513C4" w:rsidRPr="00F226F2">
        <w:rPr>
          <w:lang w:eastAsia="ko-KR"/>
        </w:rPr>
        <w:t>sage</w:t>
      </w:r>
      <w:r w:rsidR="009D676F" w:rsidRPr="00F226F2">
        <w:rPr>
          <w:lang w:eastAsia="ko-KR"/>
        </w:rPr>
        <w:t xml:space="preserve">, </w:t>
      </w:r>
      <w:proofErr w:type="spellStart"/>
      <w:r w:rsidR="009D676F" w:rsidRPr="00F226F2">
        <w:rPr>
          <w:lang w:eastAsia="ko-KR"/>
        </w:rPr>
        <w:t>fulfillment</w:t>
      </w:r>
      <w:proofErr w:type="spellEnd"/>
      <w:r w:rsidR="009D676F" w:rsidRPr="00F226F2">
        <w:rPr>
          <w:lang w:eastAsia="ko-KR"/>
        </w:rPr>
        <w:t>, devices, accounts,</w:t>
      </w:r>
      <w:r w:rsidR="008C5130" w:rsidRPr="00F226F2">
        <w:rPr>
          <w:lang w:eastAsia="ko-KR"/>
        </w:rPr>
        <w:t xml:space="preserve"> entitlements, </w:t>
      </w:r>
      <w:r w:rsidR="009D676F" w:rsidRPr="00F226F2">
        <w:rPr>
          <w:lang w:eastAsia="ko-KR"/>
        </w:rPr>
        <w:t xml:space="preserve"> </w:t>
      </w:r>
    </w:p>
    <w:p w14:paraId="38EB71FB" w14:textId="3FDB9BF2" w:rsidR="008F28F7" w:rsidRPr="00F226F2" w:rsidRDefault="00B94A93" w:rsidP="003C45AB">
      <w:pPr>
        <w:pStyle w:val="ListParagraph"/>
        <w:numPr>
          <w:ilvl w:val="0"/>
          <w:numId w:val="22"/>
        </w:numPr>
        <w:rPr>
          <w:lang w:eastAsia="ko-KR"/>
        </w:rPr>
      </w:pPr>
      <w:r w:rsidRPr="00F226F2">
        <w:rPr>
          <w:lang w:eastAsia="ko-KR"/>
        </w:rPr>
        <w:t>Conditional n</w:t>
      </w:r>
      <w:r w:rsidR="00826A94" w:rsidRPr="00F226F2">
        <w:rPr>
          <w:lang w:eastAsia="ko-KR"/>
        </w:rPr>
        <w:t>otifications</w:t>
      </w:r>
    </w:p>
    <w:p w14:paraId="06292AF4" w14:textId="3415D047" w:rsidR="003C45AB" w:rsidRPr="00F226F2" w:rsidRDefault="003C45AB" w:rsidP="003C45AB">
      <w:pPr>
        <w:pStyle w:val="ListParagraph"/>
        <w:numPr>
          <w:ilvl w:val="0"/>
          <w:numId w:val="22"/>
        </w:numPr>
        <w:rPr>
          <w:lang w:eastAsia="ko-KR"/>
        </w:rPr>
      </w:pPr>
      <w:r w:rsidRPr="00F226F2">
        <w:rPr>
          <w:lang w:eastAsia="ko-KR"/>
        </w:rPr>
        <w:t>Snowflake ETL export</w:t>
      </w:r>
    </w:p>
    <w:p w14:paraId="67EAC4B5" w14:textId="6B6EEE10" w:rsidR="003D48C4" w:rsidRPr="00F226F2" w:rsidRDefault="000802E7" w:rsidP="003C45AB">
      <w:pPr>
        <w:pStyle w:val="ListParagraph"/>
        <w:numPr>
          <w:ilvl w:val="0"/>
          <w:numId w:val="22"/>
        </w:numPr>
        <w:rPr>
          <w:lang w:eastAsia="ko-KR"/>
        </w:rPr>
      </w:pPr>
      <w:r w:rsidRPr="00F226F2">
        <w:rPr>
          <w:lang w:eastAsia="ko-KR"/>
        </w:rPr>
        <w:t>Data analytics</w:t>
      </w:r>
      <w:r w:rsidR="008C5130" w:rsidRPr="00F226F2">
        <w:rPr>
          <w:lang w:eastAsia="ko-KR"/>
        </w:rPr>
        <w:t xml:space="preserve"> – renewals, fulfilment, </w:t>
      </w:r>
      <w:r w:rsidR="00B94A93" w:rsidRPr="00F226F2">
        <w:rPr>
          <w:lang w:eastAsia="ko-KR"/>
        </w:rPr>
        <w:t xml:space="preserve">accounts, entitlements, </w:t>
      </w:r>
    </w:p>
    <w:p w14:paraId="7A903413" w14:textId="76884413" w:rsidR="00F40F5F" w:rsidRPr="00F226F2" w:rsidRDefault="002A6003" w:rsidP="007923E1">
      <w:pPr>
        <w:pStyle w:val="Heading3"/>
      </w:pPr>
      <w:r w:rsidRPr="00F226F2">
        <w:t>This Release</w:t>
      </w:r>
    </w:p>
    <w:p w14:paraId="313A168E" w14:textId="0F4C12EF" w:rsidR="002A6003" w:rsidRPr="00F226F2" w:rsidRDefault="002408FB" w:rsidP="002A6003">
      <w:pPr>
        <w:rPr>
          <w:lang w:eastAsia="ko-KR"/>
        </w:rPr>
      </w:pPr>
      <w:r w:rsidRPr="00F226F2">
        <w:rPr>
          <w:lang w:eastAsia="ko-KR"/>
        </w:rPr>
        <w:t>Requirements identified so far comprise the following:</w:t>
      </w:r>
    </w:p>
    <w:tbl>
      <w:tblPr>
        <w:tblStyle w:val="ListTable3-Accent2"/>
        <w:tblW w:w="9067" w:type="dxa"/>
        <w:tblBorders>
          <w:insideH w:val="single" w:sz="6" w:space="0" w:color="0084C8" w:themeColor="accent2"/>
          <w:insideV w:val="single" w:sz="6" w:space="0" w:color="0084C8" w:themeColor="accent2"/>
        </w:tblBorders>
        <w:tblLook w:val="04A0" w:firstRow="1" w:lastRow="0" w:firstColumn="1" w:lastColumn="0" w:noHBand="0" w:noVBand="1"/>
      </w:tblPr>
      <w:tblGrid>
        <w:gridCol w:w="4390"/>
        <w:gridCol w:w="4677"/>
      </w:tblGrid>
      <w:tr w:rsidR="00F40F5F" w:rsidRPr="00F226F2" w14:paraId="327F2C18" w14:textId="77777777" w:rsidTr="00170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90" w:type="dxa"/>
          </w:tcPr>
          <w:p w14:paraId="092AB0AC" w14:textId="77777777" w:rsidR="00F40F5F" w:rsidRPr="00F226F2" w:rsidRDefault="00F40F5F" w:rsidP="00170C3A">
            <w:pPr>
              <w:spacing w:before="60" w:after="60"/>
              <w:rPr>
                <w:lang w:eastAsia="ko-KR"/>
              </w:rPr>
            </w:pPr>
            <w:r w:rsidRPr="00F226F2">
              <w:rPr>
                <w:lang w:eastAsia="ko-KR"/>
              </w:rPr>
              <w:t>Name</w:t>
            </w:r>
          </w:p>
        </w:tc>
        <w:tc>
          <w:tcPr>
            <w:tcW w:w="4677" w:type="dxa"/>
          </w:tcPr>
          <w:p w14:paraId="45C85C06" w14:textId="77777777" w:rsidR="00F40F5F" w:rsidRPr="00F226F2" w:rsidRDefault="00F40F5F" w:rsidP="00170C3A">
            <w:pPr>
              <w:spacing w:before="60" w:after="60"/>
              <w:cnfStyle w:val="100000000000" w:firstRow="1" w:lastRow="0" w:firstColumn="0" w:lastColumn="0" w:oddVBand="0" w:evenVBand="0" w:oddHBand="0" w:evenHBand="0" w:firstRowFirstColumn="0" w:firstRowLastColumn="0" w:lastRowFirstColumn="0" w:lastRowLastColumn="0"/>
              <w:rPr>
                <w:lang w:eastAsia="ko-KR"/>
              </w:rPr>
            </w:pPr>
            <w:r w:rsidRPr="00F226F2">
              <w:rPr>
                <w:lang w:eastAsia="ko-KR"/>
              </w:rPr>
              <w:t>Reasoning and Motivation</w:t>
            </w:r>
          </w:p>
        </w:tc>
      </w:tr>
      <w:tr w:rsidR="00F40F5F" w:rsidRPr="00F226F2" w14:paraId="34784FE7" w14:textId="77777777" w:rsidTr="00170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3CB6D5C" w14:textId="1F4578FF" w:rsidR="00F40F5F" w:rsidRPr="00F226F2" w:rsidRDefault="0014277A" w:rsidP="00170C3A">
            <w:pPr>
              <w:spacing w:before="60" w:after="60"/>
              <w:rPr>
                <w:lang w:eastAsia="ko-KR"/>
              </w:rPr>
            </w:pPr>
            <w:r w:rsidRPr="00F226F2">
              <w:rPr>
                <w:lang w:eastAsia="ko-KR"/>
              </w:rPr>
              <w:t>License Model Export</w:t>
            </w:r>
          </w:p>
        </w:tc>
        <w:tc>
          <w:tcPr>
            <w:tcW w:w="4677" w:type="dxa"/>
          </w:tcPr>
          <w:p w14:paraId="3E2F37B1" w14:textId="3FD82AEE" w:rsidR="00F40F5F" w:rsidRPr="00F226F2" w:rsidRDefault="005F434E" w:rsidP="00170C3A">
            <w:pPr>
              <w:spacing w:before="60" w:after="60"/>
              <w:cnfStyle w:val="000000100000" w:firstRow="0" w:lastRow="0" w:firstColumn="0" w:lastColumn="0" w:oddVBand="0" w:evenVBand="0" w:oddHBand="1" w:evenHBand="0" w:firstRowFirstColumn="0" w:firstRowLastColumn="0" w:lastRowFirstColumn="0" w:lastRowLastColumn="0"/>
              <w:rPr>
                <w:lang w:eastAsia="ko-KR"/>
              </w:rPr>
            </w:pPr>
            <w:r w:rsidRPr="00F226F2">
              <w:rPr>
                <w:lang w:eastAsia="ko-KR"/>
              </w:rPr>
              <w:t>Management of UAT and PROD systems</w:t>
            </w:r>
          </w:p>
        </w:tc>
      </w:tr>
      <w:tr w:rsidR="00523701" w:rsidRPr="00F226F2" w14:paraId="5C7117EF" w14:textId="77777777" w:rsidTr="00170C3A">
        <w:tc>
          <w:tcPr>
            <w:cnfStyle w:val="001000000000" w:firstRow="0" w:lastRow="0" w:firstColumn="1" w:lastColumn="0" w:oddVBand="0" w:evenVBand="0" w:oddHBand="0" w:evenHBand="0" w:firstRowFirstColumn="0" w:firstRowLastColumn="0" w:lastRowFirstColumn="0" w:lastRowLastColumn="0"/>
            <w:tcW w:w="4390" w:type="dxa"/>
          </w:tcPr>
          <w:p w14:paraId="068B27C8" w14:textId="77777777" w:rsidR="00523701" w:rsidRPr="00F226F2" w:rsidRDefault="005F434E" w:rsidP="00170C3A">
            <w:pPr>
              <w:spacing w:before="60" w:after="60"/>
              <w:rPr>
                <w:b w:val="0"/>
                <w:bCs w:val="0"/>
                <w:lang w:eastAsia="ko-KR"/>
              </w:rPr>
            </w:pPr>
            <w:r w:rsidRPr="00F226F2">
              <w:rPr>
                <w:lang w:eastAsia="ko-KR"/>
              </w:rPr>
              <w:t>License Model Import</w:t>
            </w:r>
          </w:p>
          <w:p w14:paraId="12506609" w14:textId="40F5AC4D" w:rsidR="005F434E" w:rsidRPr="00F226F2" w:rsidRDefault="005F434E" w:rsidP="00170C3A">
            <w:pPr>
              <w:spacing w:before="60" w:after="60"/>
              <w:rPr>
                <w:lang w:eastAsia="ko-KR"/>
              </w:rPr>
            </w:pPr>
            <w:r w:rsidRPr="00F226F2">
              <w:rPr>
                <w:lang w:eastAsia="ko-KR"/>
              </w:rPr>
              <w:t>Product Import</w:t>
            </w:r>
          </w:p>
        </w:tc>
        <w:tc>
          <w:tcPr>
            <w:tcW w:w="4677" w:type="dxa"/>
          </w:tcPr>
          <w:p w14:paraId="31672131" w14:textId="561855B3" w:rsidR="00523701" w:rsidRPr="00F226F2" w:rsidRDefault="004228F4" w:rsidP="00170C3A">
            <w:pPr>
              <w:spacing w:before="60" w:after="60"/>
              <w:cnfStyle w:val="000000000000" w:firstRow="0" w:lastRow="0" w:firstColumn="0" w:lastColumn="0" w:oddVBand="0" w:evenVBand="0" w:oddHBand="0" w:evenHBand="0" w:firstRowFirstColumn="0" w:firstRowLastColumn="0" w:lastRowFirstColumn="0" w:lastRowLastColumn="0"/>
              <w:rPr>
                <w:lang w:eastAsia="ko-KR"/>
              </w:rPr>
            </w:pPr>
            <w:r w:rsidRPr="00F226F2">
              <w:rPr>
                <w:lang w:eastAsia="ko-KR"/>
              </w:rPr>
              <w:t>Manu</w:t>
            </w:r>
            <w:r w:rsidR="00097FB3" w:rsidRPr="00F226F2">
              <w:rPr>
                <w:lang w:eastAsia="ko-KR"/>
              </w:rPr>
              <w:t>a</w:t>
            </w:r>
            <w:r w:rsidRPr="00F226F2">
              <w:rPr>
                <w:lang w:eastAsia="ko-KR"/>
              </w:rPr>
              <w:t>l c</w:t>
            </w:r>
            <w:r w:rsidR="008E2562" w:rsidRPr="00F226F2">
              <w:rPr>
                <w:lang w:eastAsia="ko-KR"/>
              </w:rPr>
              <w:t>onfiguration of UAT and PROD systems</w:t>
            </w:r>
          </w:p>
        </w:tc>
      </w:tr>
    </w:tbl>
    <w:p w14:paraId="43B024E3" w14:textId="6FD87650" w:rsidR="00F40F5F" w:rsidRPr="00F226F2" w:rsidRDefault="00F40F5F" w:rsidP="007923E1">
      <w:pPr>
        <w:pStyle w:val="Heading3"/>
      </w:pPr>
      <w:r w:rsidRPr="00F226F2">
        <w:t xml:space="preserve">Existing jobs </w:t>
      </w:r>
    </w:p>
    <w:p w14:paraId="6BBCC06D" w14:textId="17AF865D" w:rsidR="00F40F5F" w:rsidRPr="00F226F2" w:rsidRDefault="006540FC" w:rsidP="008458A2">
      <w:r w:rsidRPr="00F226F2">
        <w:t>Not relevant.</w:t>
      </w:r>
    </w:p>
    <w:p w14:paraId="07A74A8F" w14:textId="789724F9" w:rsidR="00B01E3F" w:rsidRPr="00F226F2" w:rsidRDefault="00B01E3F" w:rsidP="008458A2">
      <w:pPr>
        <w:rPr>
          <w:highlight w:val="yellow"/>
        </w:rPr>
      </w:pPr>
      <w:r w:rsidRPr="00F226F2">
        <w:rPr>
          <w:highlight w:val="yellow"/>
        </w:rPr>
        <w:br w:type="page"/>
      </w:r>
    </w:p>
    <w:p w14:paraId="587D83CE" w14:textId="6F585EFB" w:rsidR="005E0F64" w:rsidRPr="00F226F2" w:rsidRDefault="005E0F64" w:rsidP="00B37582">
      <w:pPr>
        <w:pStyle w:val="Heading1"/>
      </w:pPr>
      <w:bookmarkStart w:id="2017" w:name="_Toc178778314"/>
      <w:r w:rsidRPr="00F226F2">
        <w:t>Integration</w:t>
      </w:r>
      <w:bookmarkEnd w:id="2017"/>
    </w:p>
    <w:p w14:paraId="0F606878" w14:textId="5D188728" w:rsidR="00D45745" w:rsidRPr="00F226F2" w:rsidRDefault="00CD38D3" w:rsidP="008458A2">
      <w:pPr>
        <w:pStyle w:val="Heading2"/>
      </w:pPr>
      <w:bookmarkStart w:id="2018" w:name="_Toc178778315"/>
      <w:r w:rsidRPr="00F226F2">
        <w:t xml:space="preserve">Overall </w:t>
      </w:r>
      <w:r w:rsidR="00156381" w:rsidRPr="00F226F2">
        <w:t>Information Flows</w:t>
      </w:r>
      <w:bookmarkEnd w:id="2018"/>
    </w:p>
    <w:p w14:paraId="751C0F22" w14:textId="5CFEF7F4" w:rsidR="00DD0665" w:rsidRPr="00F226F2" w:rsidRDefault="00DD0665" w:rsidP="008458A2">
      <w:r w:rsidRPr="00F226F2">
        <w:t>This section provides an overview</w:t>
      </w:r>
      <w:r w:rsidR="00527A71" w:rsidRPr="00F226F2">
        <w:t xml:space="preserve"> of the information flows between applications </w:t>
      </w:r>
      <w:r w:rsidR="00A25831" w:rsidRPr="00F226F2">
        <w:t>(</w:t>
      </w:r>
      <w:r w:rsidR="00527A71" w:rsidRPr="00F226F2">
        <w:t>logical level</w:t>
      </w:r>
      <w:r w:rsidR="00A25831" w:rsidRPr="00F226F2">
        <w:t>)</w:t>
      </w:r>
      <w:r w:rsidR="00527A71" w:rsidRPr="00F226F2">
        <w:t xml:space="preserve"> and highlight of the impacted </w:t>
      </w:r>
      <w:r w:rsidR="002303D6" w:rsidRPr="00F226F2">
        <w:t xml:space="preserve">existing information flows </w:t>
      </w:r>
      <w:r w:rsidR="00527A71" w:rsidRPr="00F226F2">
        <w:t xml:space="preserve">or new information flows </w:t>
      </w:r>
      <w:r w:rsidR="001A7AFE" w:rsidRPr="00F226F2">
        <w:t>as from this version</w:t>
      </w:r>
      <w:r w:rsidRPr="00F226F2">
        <w:t xml:space="preserve">. </w:t>
      </w:r>
    </w:p>
    <w:p w14:paraId="0171660F" w14:textId="6B697294" w:rsidR="00527A71" w:rsidRPr="00F226F2" w:rsidRDefault="00DD0665" w:rsidP="008458A2">
      <w:r w:rsidRPr="00F226F2">
        <w:t xml:space="preserve">We will refer </w:t>
      </w:r>
      <w:r w:rsidR="00F15F5A" w:rsidRPr="00F226F2">
        <w:t xml:space="preserve">therefore </w:t>
      </w:r>
      <w:r w:rsidRPr="00F226F2">
        <w:t xml:space="preserve">to the </w:t>
      </w:r>
      <w:r w:rsidR="00020278" w:rsidRPr="00F226F2">
        <w:t xml:space="preserve">Domain Architecture </w:t>
      </w:r>
      <w:proofErr w:type="gramStart"/>
      <w:r w:rsidR="00020278" w:rsidRPr="00F226F2">
        <w:t xml:space="preserve">deliverable </w:t>
      </w:r>
      <w:r w:rsidRPr="00F226F2">
        <w:t xml:space="preserve"> :</w:t>
      </w:r>
      <w:proofErr w:type="gramEnd"/>
    </w:p>
    <w:p w14:paraId="6A8C4C6A" w14:textId="562C089F" w:rsidR="00156381" w:rsidRPr="00F226F2" w:rsidRDefault="00797930" w:rsidP="008458A2">
      <w:pPr>
        <w:rPr>
          <w:del w:id="2019" w:author="Yves Houtevels" w:date="2024-06-24T11:14:00Z" w16du:dateUtc="2024-06-24T09:14:00Z"/>
        </w:rPr>
      </w:pPr>
      <w:ins w:id="2020" w:author="Yves Houtevels" w:date="2024-06-24T11:14:00Z" w16du:dateUtc="2024-06-24T09:14:00Z">
        <w:r w:rsidRPr="00F226F2">
          <w:t>https://materialisenv.sharepoint.com/sites/extranet-Tiger_implementation/Tiger/ALL%20Architecture%20Deliverables/99_TIGER%20Domain%20Architecture%20-%20Visio.vsdx?d=wfc18ad554be24c3bba650a9ad75fb042</w:t>
        </w:r>
        <w:r w:rsidRPr="00F226F2" w:rsidDel="00797930">
          <w:t xml:space="preserve"> </w:t>
        </w:r>
      </w:ins>
      <w:del w:id="2021" w:author="Yves Houtevels" w:date="2024-06-24T11:14:00Z" w16du:dateUtc="2024-06-24T09:14:00Z">
        <w:r w:rsidR="00156381" w:rsidRPr="00F226F2" w:rsidDel="00797930">
          <w:delText>&lt;Link to domain architecture document – information flows section&gt;</w:delText>
        </w:r>
      </w:del>
    </w:p>
    <w:p w14:paraId="7153A29B" w14:textId="70FF08AC" w:rsidR="00156381" w:rsidRPr="00F226F2" w:rsidRDefault="00527A71" w:rsidP="008458A2">
      <w:pPr>
        <w:rPr>
          <w:ins w:id="2022" w:author="Yves Houtevels" w:date="2024-06-24T11:14:00Z" w16du:dateUtc="2024-06-24T09:14:00Z"/>
        </w:rPr>
      </w:pPr>
      <w:proofErr w:type="gramStart"/>
      <w:r w:rsidRPr="00F226F2">
        <w:t>Owner :</w:t>
      </w:r>
      <w:proofErr w:type="gramEnd"/>
      <w:r w:rsidRPr="00F226F2">
        <w:t xml:space="preserve"> Enterprise Architecture Team</w:t>
      </w:r>
    </w:p>
    <w:p w14:paraId="6B0DB762" w14:textId="1F7C63C4" w:rsidR="00797930" w:rsidRPr="00F226F2" w:rsidDel="00797930" w:rsidRDefault="00797930" w:rsidP="008458A2">
      <w:pPr>
        <w:rPr>
          <w:del w:id="2023" w:author="Yves Houtevels" w:date="2024-06-24T11:14:00Z" w16du:dateUtc="2024-06-24T09:14:00Z"/>
        </w:rPr>
      </w:pPr>
    </w:p>
    <w:p w14:paraId="1904CA50" w14:textId="77777777" w:rsidR="00527A71" w:rsidRPr="00F226F2" w:rsidRDefault="00527A71" w:rsidP="008458A2">
      <w:pPr>
        <w:rPr>
          <w:lang w:eastAsia="ko-KR"/>
        </w:rPr>
      </w:pPr>
    </w:p>
    <w:p w14:paraId="3AC1ADA8" w14:textId="53192D97" w:rsidR="00B15168" w:rsidRPr="00F226F2" w:rsidRDefault="00B15168" w:rsidP="008458A2">
      <w:pPr>
        <w:pStyle w:val="Heading2"/>
      </w:pPr>
      <w:bookmarkStart w:id="2024" w:name="_Toc178778316"/>
      <w:r w:rsidRPr="00F226F2">
        <w:t>Integration Scenarios</w:t>
      </w:r>
      <w:ins w:id="2025" w:author="Yves Houtevels" w:date="2024-07-31T14:07:00Z" w16du:dateUtc="2024-07-31T12:07:00Z">
        <w:r w:rsidR="00576946" w:rsidRPr="00F226F2">
          <w:t xml:space="preserve"> for FlexFlex</w:t>
        </w:r>
      </w:ins>
      <w:bookmarkEnd w:id="2024"/>
    </w:p>
    <w:p w14:paraId="6F282216" w14:textId="1E17CE6D" w:rsidR="00CB7125" w:rsidRPr="00F226F2" w:rsidRDefault="00DD0665" w:rsidP="008458A2">
      <w:r w:rsidRPr="00F226F2">
        <w:t xml:space="preserve">This section provides </w:t>
      </w:r>
      <w:r w:rsidR="004D0DC4" w:rsidRPr="00F226F2">
        <w:t xml:space="preserve">a complete list, </w:t>
      </w:r>
      <w:r w:rsidR="00E344F2" w:rsidRPr="00F226F2">
        <w:t>description,</w:t>
      </w:r>
      <w:r w:rsidR="004D0DC4" w:rsidRPr="00F226F2">
        <w:t xml:space="preserve"> and details of integration scenarios </w:t>
      </w:r>
      <w:r w:rsidR="00E63F5D" w:rsidRPr="00F226F2">
        <w:t xml:space="preserve">between applications </w:t>
      </w:r>
      <w:r w:rsidR="00A25831" w:rsidRPr="00F226F2">
        <w:t>(</w:t>
      </w:r>
      <w:r w:rsidR="00E63F5D" w:rsidRPr="00F226F2">
        <w:t>technical level</w:t>
      </w:r>
      <w:r w:rsidR="00A25831" w:rsidRPr="00F226F2">
        <w:t>)</w:t>
      </w:r>
      <w:r w:rsidR="00E63F5D" w:rsidRPr="00F226F2">
        <w:t xml:space="preserve"> and</w:t>
      </w:r>
      <w:r w:rsidR="00880865" w:rsidRPr="00F226F2">
        <w:t xml:space="preserve"> highlight of the </w:t>
      </w:r>
      <w:r w:rsidR="00E63F5D" w:rsidRPr="00F226F2">
        <w:t xml:space="preserve">impacted or new </w:t>
      </w:r>
      <w:r w:rsidR="00880865" w:rsidRPr="00F226F2">
        <w:t xml:space="preserve">integration scenarios as from this version. </w:t>
      </w:r>
      <w:r w:rsidR="001B33BE" w:rsidRPr="00F226F2">
        <w:t xml:space="preserve"> </w:t>
      </w:r>
    </w:p>
    <w:p w14:paraId="711B824B" w14:textId="42DA4809" w:rsidR="033590ED" w:rsidRPr="00F226F2" w:rsidRDefault="033590ED" w:rsidP="06B40DD4">
      <w:pPr>
        <w:pStyle w:val="Heading3"/>
      </w:pPr>
      <w:r w:rsidRPr="00F226F2">
        <w:t>Direct Sales Subscription</w:t>
      </w:r>
    </w:p>
    <w:p w14:paraId="0F3C6E6E" w14:textId="63A23727" w:rsidR="033590ED" w:rsidRPr="00F226F2" w:rsidRDefault="033590ED" w:rsidP="240C4AFB">
      <w:r w:rsidRPr="00F226F2">
        <w:t>A new subscription is contracted in Salesforce: Boomi synchronizes the co</w:t>
      </w:r>
      <w:r w:rsidR="733A9453" w:rsidRPr="00F226F2">
        <w:t xml:space="preserve">ntract and subscriptions with </w:t>
      </w:r>
      <w:del w:id="2026" w:author="Yves Houtevels" w:date="2024-07-03T09:35:00Z" w16du:dateUtc="2024-07-03T07:35:00Z">
        <w:r w:rsidR="733A9453" w:rsidRPr="00F226F2" w:rsidDel="007D217B">
          <w:delText xml:space="preserve">Revenera </w:delText>
        </w:r>
      </w:del>
      <w:ins w:id="2027" w:author="Yves Houtevels" w:date="2024-07-03T09:35:00Z" w16du:dateUtc="2024-07-03T07:35:00Z">
        <w:r w:rsidR="007D217B" w:rsidRPr="00F226F2">
          <w:t xml:space="preserve">FNO </w:t>
        </w:r>
      </w:ins>
      <w:r w:rsidR="733A9453" w:rsidRPr="00F226F2">
        <w:t>to create a new entitlement</w:t>
      </w:r>
      <w:r w:rsidR="5D83C7BE" w:rsidRPr="00F226F2">
        <w:t>. The relationship to Salesforce is as follow</w:t>
      </w:r>
      <w:r w:rsidR="26A037C1" w:rsidRPr="00F226F2">
        <w:t>s</w:t>
      </w:r>
      <w:r w:rsidR="5D83C7BE" w:rsidRPr="00F226F2">
        <w:t>:</w:t>
      </w:r>
    </w:p>
    <w:p w14:paraId="7FB87027" w14:textId="5896458A" w:rsidR="5D83C7BE" w:rsidRPr="00F226F2" w:rsidRDefault="3C2827AC" w:rsidP="3E25FF6F">
      <w:pPr>
        <w:pStyle w:val="ListParagraph"/>
        <w:numPr>
          <w:ilvl w:val="0"/>
          <w:numId w:val="23"/>
        </w:numPr>
        <w:rPr>
          <w:b/>
          <w:bCs/>
          <w:color w:val="C08A0D" w:themeColor="accent1" w:themeShade="BF"/>
        </w:rPr>
      </w:pPr>
      <w:r w:rsidRPr="00F226F2">
        <w:rPr>
          <w:rFonts w:asciiTheme="minorHAnsi" w:eastAsiaTheme="minorEastAsia" w:hAnsiTheme="minorHAnsi" w:cstheme="minorBidi"/>
        </w:rPr>
        <w:t>SF</w:t>
      </w:r>
      <w:r w:rsidRPr="00F226F2">
        <w:t xml:space="preserve">O </w:t>
      </w:r>
      <w:r w:rsidRPr="00F226F2">
        <w:rPr>
          <w:b/>
          <w:bCs/>
          <w:color w:val="C08A0D" w:themeColor="accent1" w:themeShade="BF"/>
        </w:rPr>
        <w:t xml:space="preserve">Contract </w:t>
      </w:r>
      <w:r w:rsidRPr="00F226F2">
        <w:t xml:space="preserve">maps to an </w:t>
      </w:r>
      <w:r w:rsidRPr="00F226F2">
        <w:rPr>
          <w:rFonts w:asciiTheme="minorHAnsi" w:eastAsiaTheme="minorEastAsia" w:hAnsiTheme="minorHAnsi" w:cstheme="minorBidi"/>
          <w:b/>
          <w:bCs/>
          <w:color w:val="C08A0D" w:themeColor="accent1" w:themeShade="BF"/>
        </w:rPr>
        <w:t>Entitlement</w:t>
      </w:r>
    </w:p>
    <w:p w14:paraId="0D3CBF62" w14:textId="77FC3759" w:rsidR="5D83C7BE" w:rsidRPr="00F226F2" w:rsidRDefault="5D83C7BE" w:rsidP="3E25FF6F">
      <w:pPr>
        <w:pStyle w:val="ListParagraph"/>
        <w:numPr>
          <w:ilvl w:val="0"/>
          <w:numId w:val="23"/>
        </w:numPr>
        <w:rPr>
          <w:b/>
          <w:bCs/>
          <w:color w:val="C08A0D" w:themeColor="accent1" w:themeShade="BF"/>
        </w:rPr>
      </w:pPr>
      <w:r w:rsidRPr="00F226F2">
        <w:t xml:space="preserve">SFO </w:t>
      </w:r>
      <w:r w:rsidRPr="00F226F2">
        <w:rPr>
          <w:rFonts w:asciiTheme="minorHAnsi" w:eastAsiaTheme="minorEastAsia" w:hAnsiTheme="minorHAnsi" w:cstheme="minorBidi"/>
          <w:b/>
          <w:bCs/>
          <w:color w:val="C08A0D" w:themeColor="accent1" w:themeShade="BF"/>
        </w:rPr>
        <w:t>Subscription</w:t>
      </w:r>
      <w:r w:rsidRPr="00F226F2">
        <w:t xml:space="preserve"> maps to an </w:t>
      </w:r>
      <w:r w:rsidRPr="00F226F2">
        <w:rPr>
          <w:rFonts w:asciiTheme="minorHAnsi" w:eastAsiaTheme="minorEastAsia" w:hAnsiTheme="minorHAnsi" w:cstheme="minorBidi"/>
          <w:b/>
          <w:bCs/>
          <w:color w:val="C08A0D" w:themeColor="accent1" w:themeShade="BF"/>
        </w:rPr>
        <w:t>Entitlement Line Item</w:t>
      </w:r>
    </w:p>
    <w:p w14:paraId="7BCC1880" w14:textId="20B504C4" w:rsidR="5D83C7BE" w:rsidRPr="00F226F2" w:rsidRDefault="5D83C7BE" w:rsidP="3E25FF6F">
      <w:pPr>
        <w:pStyle w:val="ListParagraph"/>
        <w:numPr>
          <w:ilvl w:val="0"/>
          <w:numId w:val="23"/>
        </w:numPr>
        <w:rPr>
          <w:b/>
          <w:bCs/>
          <w:color w:val="C08A0D" w:themeColor="accent1" w:themeShade="BF"/>
        </w:rPr>
      </w:pPr>
      <w:r w:rsidRPr="00F226F2">
        <w:t>License type (</w:t>
      </w:r>
      <w:r w:rsidRPr="00F226F2">
        <w:rPr>
          <w:rFonts w:asciiTheme="minorHAnsi" w:eastAsiaTheme="minorEastAsia" w:hAnsiTheme="minorHAnsi" w:cstheme="minorBidi"/>
          <w:b/>
          <w:bCs/>
          <w:color w:val="C08A0D" w:themeColor="accent1" w:themeShade="BF"/>
        </w:rPr>
        <w:t>Local</w:t>
      </w:r>
      <w:r w:rsidRPr="00F226F2">
        <w:t xml:space="preserve"> or </w:t>
      </w:r>
      <w:r w:rsidRPr="00F226F2">
        <w:rPr>
          <w:rFonts w:asciiTheme="minorHAnsi" w:eastAsiaTheme="minorEastAsia" w:hAnsiTheme="minorHAnsi" w:cstheme="minorBidi"/>
          <w:b/>
          <w:bCs/>
          <w:color w:val="C08A0D" w:themeColor="accent1" w:themeShade="BF"/>
        </w:rPr>
        <w:t>Floating</w:t>
      </w:r>
      <w:r w:rsidRPr="00F226F2">
        <w:t xml:space="preserve">) is captured in </w:t>
      </w:r>
      <w:r w:rsidR="464F4397" w:rsidRPr="00F226F2">
        <w:t xml:space="preserve">the </w:t>
      </w:r>
      <w:r w:rsidRPr="00F226F2">
        <w:rPr>
          <w:rFonts w:asciiTheme="minorHAnsi" w:eastAsiaTheme="minorEastAsia" w:hAnsiTheme="minorHAnsi" w:cstheme="minorBidi"/>
          <w:b/>
          <w:bCs/>
          <w:color w:val="C08A0D" w:themeColor="accent1" w:themeShade="BF"/>
        </w:rPr>
        <w:t>License Model Attribute</w:t>
      </w:r>
      <w:r w:rsidR="715D3813" w:rsidRPr="00F226F2">
        <w:t xml:space="preserve">: </w:t>
      </w:r>
      <w:r w:rsidR="715D3813" w:rsidRPr="00F226F2">
        <w:rPr>
          <w:rFonts w:asciiTheme="minorHAnsi" w:eastAsiaTheme="minorEastAsia" w:hAnsiTheme="minorHAnsi" w:cstheme="minorBidi"/>
          <w:b/>
          <w:bCs/>
          <w:color w:val="C08A0D" w:themeColor="accent1" w:themeShade="BF"/>
        </w:rPr>
        <w:t>LICENSE_MODEL</w:t>
      </w:r>
    </w:p>
    <w:p w14:paraId="1D3F9BEB" w14:textId="36E43529" w:rsidR="0671B045" w:rsidRPr="00F226F2" w:rsidRDefault="3BD97FBB">
      <w:r w:rsidRPr="00F226F2">
        <w:t xml:space="preserve">The integration uses the Revenera Entitlement Order web service: see &lt;???&gt; </w:t>
      </w:r>
      <w:commentRangeStart w:id="2028"/>
      <w:r w:rsidRPr="00F226F2">
        <w:t>for</w:t>
      </w:r>
      <w:commentRangeEnd w:id="2028"/>
      <w:r w:rsidR="0066778A" w:rsidRPr="00F226F2">
        <w:rPr>
          <w:rStyle w:val="CommentReference"/>
        </w:rPr>
        <w:commentReference w:id="2028"/>
      </w:r>
      <w:r w:rsidRPr="00F226F2">
        <w:t xml:space="preserve"> details.</w:t>
      </w:r>
    </w:p>
    <w:p w14:paraId="54FF8FEF" w14:textId="5FF68120" w:rsidR="689C175B" w:rsidRPr="00F226F2" w:rsidRDefault="689C175B" w:rsidP="00E42D58">
      <w:pPr>
        <w:pStyle w:val="Heading4"/>
      </w:pPr>
      <w:r w:rsidRPr="00F226F2">
        <w:t>Entitlement</w:t>
      </w:r>
    </w:p>
    <w:tbl>
      <w:tblPr>
        <w:tblStyle w:val="ListTable3-Accent2"/>
        <w:tblW w:w="0" w:type="auto"/>
        <w:tblBorders>
          <w:insideH w:val="single" w:sz="6" w:space="0" w:color="0084C8" w:themeColor="accent2"/>
          <w:insideV w:val="single" w:sz="6" w:space="0" w:color="0084C8" w:themeColor="accent2"/>
        </w:tblBorders>
        <w:tblLook w:val="06A0" w:firstRow="1" w:lastRow="0" w:firstColumn="1" w:lastColumn="0" w:noHBand="1" w:noVBand="1"/>
      </w:tblPr>
      <w:tblGrid>
        <w:gridCol w:w="2265"/>
        <w:gridCol w:w="2265"/>
      </w:tblGrid>
      <w:tr w:rsidR="41E3FE20" w:rsidRPr="00F226F2" w14:paraId="3371B7FF" w14:textId="77777777" w:rsidTr="0003779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65" w:type="dxa"/>
            <w:tcBorders>
              <w:bottom w:val="none" w:sz="0" w:space="0" w:color="auto"/>
              <w:right w:val="none" w:sz="0" w:space="0" w:color="auto"/>
            </w:tcBorders>
          </w:tcPr>
          <w:p w14:paraId="590A3225" w14:textId="3A1592C3" w:rsidR="41E3FE20" w:rsidRPr="00F226F2" w:rsidRDefault="003B2F3D" w:rsidP="00112F43">
            <w:pPr>
              <w:spacing w:before="40" w:after="40"/>
              <w:rPr>
                <w:sz w:val="20"/>
                <w:szCs w:val="20"/>
              </w:rPr>
            </w:pPr>
            <w:r w:rsidRPr="00F226F2">
              <w:rPr>
                <w:sz w:val="20"/>
                <w:szCs w:val="20"/>
              </w:rPr>
              <w:t>Field</w:t>
            </w:r>
          </w:p>
        </w:tc>
        <w:tc>
          <w:tcPr>
            <w:tcW w:w="2265" w:type="dxa"/>
          </w:tcPr>
          <w:p w14:paraId="2F25AE30" w14:textId="67CDB1D9" w:rsidR="41E3FE20" w:rsidRPr="00F226F2" w:rsidRDefault="41E3FE20" w:rsidP="00112F43">
            <w:pPr>
              <w:spacing w:before="40" w:after="40"/>
              <w:cnfStyle w:val="100000000000" w:firstRow="1" w:lastRow="0" w:firstColumn="0" w:lastColumn="0" w:oddVBand="0" w:evenVBand="0" w:oddHBand="0" w:evenHBand="0" w:firstRowFirstColumn="0" w:firstRowLastColumn="0" w:lastRowFirstColumn="0" w:lastRowLastColumn="0"/>
              <w:rPr>
                <w:sz w:val="20"/>
                <w:szCs w:val="20"/>
              </w:rPr>
            </w:pPr>
            <w:r w:rsidRPr="00F226F2">
              <w:rPr>
                <w:sz w:val="20"/>
                <w:szCs w:val="20"/>
              </w:rPr>
              <w:t>Description</w:t>
            </w:r>
          </w:p>
        </w:tc>
      </w:tr>
      <w:tr w:rsidR="41E3FE20" w:rsidRPr="00F226F2" w14:paraId="4E114E1E"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75773E31" w14:textId="002C5599" w:rsidR="41E3FE20" w:rsidRPr="00F226F2" w:rsidRDefault="41E3FE20" w:rsidP="00112F43">
            <w:pPr>
              <w:spacing w:before="40" w:after="40"/>
              <w:rPr>
                <w:rFonts w:ascii="Aptos Mono" w:hAnsi="Aptos Mono"/>
                <w:sz w:val="18"/>
                <w:szCs w:val="18"/>
              </w:rPr>
            </w:pPr>
            <w:r w:rsidRPr="00F226F2">
              <w:rPr>
                <w:rFonts w:ascii="Aptos Mono" w:hAnsi="Aptos Mono"/>
                <w:sz w:val="18"/>
                <w:szCs w:val="18"/>
              </w:rPr>
              <w:t>ID</w:t>
            </w:r>
          </w:p>
        </w:tc>
        <w:tc>
          <w:tcPr>
            <w:tcW w:w="2265" w:type="dxa"/>
          </w:tcPr>
          <w:p w14:paraId="71ECA371" w14:textId="56986DE0" w:rsidR="41E3FE20" w:rsidRPr="00F226F2" w:rsidRDefault="41E3FE20" w:rsidP="00112F43">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Autogenerated</w:t>
            </w:r>
          </w:p>
        </w:tc>
      </w:tr>
    </w:tbl>
    <w:p w14:paraId="6D17F4D4" w14:textId="1BC9E41D" w:rsidR="41E3FE20" w:rsidRPr="00F226F2" w:rsidRDefault="41E3FE20"/>
    <w:p w14:paraId="2E95DE58" w14:textId="5A174044" w:rsidR="64B808A0" w:rsidRPr="00F226F2" w:rsidRDefault="64B808A0" w:rsidP="00E42D58">
      <w:pPr>
        <w:pStyle w:val="Heading4"/>
      </w:pPr>
      <w:r w:rsidRPr="00F226F2">
        <w:t>Line Items</w:t>
      </w:r>
    </w:p>
    <w:tbl>
      <w:tblPr>
        <w:tblStyle w:val="ListTable3-Accent2"/>
        <w:tblW w:w="6232" w:type="dxa"/>
        <w:tblBorders>
          <w:insideH w:val="single" w:sz="6" w:space="0" w:color="0084C8" w:themeColor="accent2"/>
          <w:insideV w:val="single" w:sz="6" w:space="0" w:color="0084C8" w:themeColor="accent2"/>
        </w:tblBorders>
        <w:tblLook w:val="06A0" w:firstRow="1" w:lastRow="0" w:firstColumn="1" w:lastColumn="0" w:noHBand="1" w:noVBand="1"/>
      </w:tblPr>
      <w:tblGrid>
        <w:gridCol w:w="2265"/>
        <w:gridCol w:w="3967"/>
      </w:tblGrid>
      <w:tr w:rsidR="41E3FE20" w:rsidRPr="00F226F2" w14:paraId="1FD94F99" w14:textId="77777777" w:rsidTr="0003779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65" w:type="dxa"/>
            <w:tcBorders>
              <w:bottom w:val="none" w:sz="0" w:space="0" w:color="auto"/>
              <w:right w:val="none" w:sz="0" w:space="0" w:color="auto"/>
            </w:tcBorders>
          </w:tcPr>
          <w:p w14:paraId="1A965FFE" w14:textId="7B5E9C24" w:rsidR="41E3FE20" w:rsidRPr="00F226F2" w:rsidRDefault="003B2F3D" w:rsidP="0003779D">
            <w:pPr>
              <w:spacing w:before="40" w:after="40"/>
              <w:rPr>
                <w:sz w:val="20"/>
                <w:szCs w:val="20"/>
              </w:rPr>
            </w:pPr>
            <w:r w:rsidRPr="00F226F2">
              <w:rPr>
                <w:sz w:val="20"/>
                <w:szCs w:val="20"/>
              </w:rPr>
              <w:t>Field</w:t>
            </w:r>
          </w:p>
        </w:tc>
        <w:tc>
          <w:tcPr>
            <w:tcW w:w="3967" w:type="dxa"/>
          </w:tcPr>
          <w:p w14:paraId="0A42500B" w14:textId="67CDB1D9" w:rsidR="41E3FE20" w:rsidRPr="00F226F2" w:rsidRDefault="41E3FE20" w:rsidP="0003779D">
            <w:pPr>
              <w:spacing w:before="40" w:after="40"/>
              <w:cnfStyle w:val="100000000000" w:firstRow="1" w:lastRow="0" w:firstColumn="0" w:lastColumn="0" w:oddVBand="0" w:evenVBand="0" w:oddHBand="0" w:evenHBand="0" w:firstRowFirstColumn="0" w:firstRowLastColumn="0" w:lastRowFirstColumn="0" w:lastRowLastColumn="0"/>
              <w:rPr>
                <w:sz w:val="20"/>
                <w:szCs w:val="20"/>
              </w:rPr>
            </w:pPr>
            <w:r w:rsidRPr="00F226F2">
              <w:rPr>
                <w:sz w:val="20"/>
                <w:szCs w:val="20"/>
              </w:rPr>
              <w:t>Description</w:t>
            </w:r>
          </w:p>
        </w:tc>
      </w:tr>
      <w:tr w:rsidR="41E3FE20" w:rsidRPr="00F226F2" w14:paraId="3027D3CA"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43866BEB" w14:textId="002C5599" w:rsidR="41E3FE20" w:rsidRPr="00F226F2" w:rsidRDefault="41E3FE20" w:rsidP="0003779D">
            <w:pPr>
              <w:spacing w:before="40" w:after="40"/>
              <w:rPr>
                <w:rFonts w:ascii="Aptos Mono" w:hAnsi="Aptos Mono"/>
                <w:sz w:val="18"/>
                <w:szCs w:val="18"/>
              </w:rPr>
            </w:pPr>
            <w:r w:rsidRPr="00F226F2">
              <w:rPr>
                <w:rFonts w:ascii="Aptos Mono" w:hAnsi="Aptos Mono"/>
                <w:sz w:val="18"/>
                <w:szCs w:val="18"/>
              </w:rPr>
              <w:t>ID</w:t>
            </w:r>
          </w:p>
        </w:tc>
        <w:tc>
          <w:tcPr>
            <w:tcW w:w="3967" w:type="dxa"/>
          </w:tcPr>
          <w:p w14:paraId="6E23C24C" w14:textId="56986DE0" w:rsidR="41E3FE20" w:rsidRPr="00F226F2" w:rsidRDefault="41E3FE20" w:rsidP="0003779D">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Autogenerated</w:t>
            </w:r>
          </w:p>
        </w:tc>
      </w:tr>
      <w:tr w:rsidR="41E3FE20" w:rsidRPr="00F226F2" w14:paraId="52DE7B78"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479BD7BD" w14:textId="2B70AEFB" w:rsidR="0B04D82F" w:rsidRPr="00F226F2" w:rsidRDefault="0B04D82F" w:rsidP="0003779D">
            <w:pPr>
              <w:spacing w:before="40" w:after="40"/>
              <w:rPr>
                <w:rFonts w:ascii="Aptos Mono" w:hAnsi="Aptos Mono"/>
                <w:sz w:val="18"/>
                <w:szCs w:val="18"/>
              </w:rPr>
            </w:pPr>
            <w:r w:rsidRPr="00F226F2">
              <w:rPr>
                <w:rFonts w:ascii="Aptos Mono" w:hAnsi="Aptos Mono"/>
                <w:sz w:val="18"/>
                <w:szCs w:val="18"/>
              </w:rPr>
              <w:t>Part Number</w:t>
            </w:r>
          </w:p>
        </w:tc>
        <w:tc>
          <w:tcPr>
            <w:tcW w:w="3967" w:type="dxa"/>
          </w:tcPr>
          <w:p w14:paraId="015D4562" w14:textId="7ADD5DA2" w:rsidR="0B04D82F" w:rsidRPr="00F226F2" w:rsidRDefault="0B04D82F" w:rsidP="0003779D">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SFO product code</w:t>
            </w:r>
          </w:p>
        </w:tc>
      </w:tr>
      <w:tr w:rsidR="36EB8203" w:rsidRPr="00F226F2" w14:paraId="7EEF3DBE"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067A1453" w14:textId="01C589F0" w:rsidR="2D067046" w:rsidRPr="00F226F2" w:rsidRDefault="2D067046" w:rsidP="0003779D">
            <w:pPr>
              <w:spacing w:before="40" w:after="40"/>
              <w:rPr>
                <w:rFonts w:ascii="Aptos Mono" w:hAnsi="Aptos Mono"/>
                <w:sz w:val="18"/>
                <w:szCs w:val="18"/>
              </w:rPr>
            </w:pPr>
            <w:r w:rsidRPr="00F226F2">
              <w:rPr>
                <w:rFonts w:ascii="Aptos Mono" w:hAnsi="Aptos Mono"/>
                <w:sz w:val="18"/>
                <w:szCs w:val="18"/>
              </w:rPr>
              <w:t>Product Name</w:t>
            </w:r>
          </w:p>
        </w:tc>
        <w:tc>
          <w:tcPr>
            <w:tcW w:w="3967" w:type="dxa"/>
          </w:tcPr>
          <w:p w14:paraId="6E8F8986" w14:textId="66B36436" w:rsidR="2D067046" w:rsidRPr="00F226F2" w:rsidRDefault="2D067046" w:rsidP="0003779D">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36EB8203" w:rsidRPr="00F226F2" w14:paraId="1521BF9C"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3447EE4B" w14:textId="507013DD" w:rsidR="36EB8203" w:rsidRPr="00F226F2" w:rsidRDefault="2D067046" w:rsidP="0003779D">
            <w:pPr>
              <w:spacing w:before="40" w:after="40"/>
              <w:rPr>
                <w:rFonts w:ascii="Aptos Mono" w:hAnsi="Aptos Mono"/>
                <w:sz w:val="18"/>
                <w:szCs w:val="18"/>
              </w:rPr>
            </w:pPr>
            <w:r w:rsidRPr="00F226F2">
              <w:rPr>
                <w:rFonts w:ascii="Aptos Mono" w:hAnsi="Aptos Mono"/>
                <w:sz w:val="18"/>
                <w:szCs w:val="18"/>
              </w:rPr>
              <w:t>Product Version</w:t>
            </w:r>
          </w:p>
        </w:tc>
        <w:tc>
          <w:tcPr>
            <w:tcW w:w="3967" w:type="dxa"/>
          </w:tcPr>
          <w:p w14:paraId="03C63B1E" w14:textId="4F8AE459" w:rsidR="36EB8203" w:rsidRPr="00F226F2" w:rsidRDefault="2D067046" w:rsidP="0003779D">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7D5CE053" w:rsidRPr="00F226F2" w14:paraId="243D21A3"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04DF9E7A" w14:textId="7F18BB70" w:rsidR="2D067046" w:rsidRPr="00F226F2" w:rsidRDefault="2D067046" w:rsidP="0003779D">
            <w:pPr>
              <w:spacing w:before="40" w:after="40"/>
              <w:rPr>
                <w:rFonts w:ascii="Aptos Mono" w:hAnsi="Aptos Mono"/>
                <w:sz w:val="18"/>
                <w:szCs w:val="18"/>
              </w:rPr>
            </w:pPr>
            <w:r w:rsidRPr="00F226F2">
              <w:rPr>
                <w:rFonts w:ascii="Aptos Mono" w:hAnsi="Aptos Mono"/>
                <w:sz w:val="18"/>
                <w:szCs w:val="18"/>
              </w:rPr>
              <w:t>License Model</w:t>
            </w:r>
          </w:p>
        </w:tc>
        <w:tc>
          <w:tcPr>
            <w:tcW w:w="3967" w:type="dxa"/>
          </w:tcPr>
          <w:p w14:paraId="598F44C0" w14:textId="14F31BC8" w:rsidR="2D067046" w:rsidRPr="00F226F2" w:rsidRDefault="2D067046" w:rsidP="0003779D">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7D5CE053" w:rsidRPr="00F226F2" w14:paraId="06CAFCC7"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5436250E" w14:textId="0C4FDB67" w:rsidR="7D5CE053" w:rsidRPr="00F226F2" w:rsidRDefault="000E13E1" w:rsidP="0003779D">
            <w:pPr>
              <w:spacing w:before="40" w:after="40"/>
              <w:rPr>
                <w:sz w:val="18"/>
                <w:szCs w:val="18"/>
              </w:rPr>
            </w:pPr>
            <w:r w:rsidRPr="00F226F2">
              <w:rPr>
                <w:sz w:val="18"/>
                <w:szCs w:val="18"/>
              </w:rPr>
              <w:t>Start Date</w:t>
            </w:r>
          </w:p>
        </w:tc>
        <w:tc>
          <w:tcPr>
            <w:tcW w:w="3967" w:type="dxa"/>
          </w:tcPr>
          <w:p w14:paraId="5A0A1E6C" w14:textId="77777777" w:rsidR="00DB56CF" w:rsidRPr="00F226F2" w:rsidRDefault="00DB56CF" w:rsidP="0003779D">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Depending on payment status in SFO:</w:t>
            </w:r>
          </w:p>
          <w:p w14:paraId="629056AA" w14:textId="22442522" w:rsidR="00770838" w:rsidRPr="00F226F2" w:rsidRDefault="00A20AF6" w:rsidP="00DB56CF">
            <w:pPr>
              <w:pStyle w:val="ListParagraph"/>
              <w:numPr>
                <w:ilvl w:val="0"/>
                <w:numId w:val="25"/>
              </w:num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 xml:space="preserve">Unpaid: </w:t>
            </w:r>
            <w:r w:rsidR="00DB56CF" w:rsidRPr="00F226F2">
              <w:rPr>
                <w:sz w:val="20"/>
                <w:szCs w:val="20"/>
              </w:rPr>
              <w:t>Payment</w:t>
            </w:r>
            <w:r w:rsidR="00642CFF" w:rsidRPr="00F226F2">
              <w:rPr>
                <w:sz w:val="20"/>
                <w:szCs w:val="20"/>
              </w:rPr>
              <w:t xml:space="preserve"> Term </w:t>
            </w:r>
            <w:r w:rsidR="00770838" w:rsidRPr="00F226F2">
              <w:rPr>
                <w:sz w:val="20"/>
                <w:szCs w:val="20"/>
              </w:rPr>
              <w:t>expiration</w:t>
            </w:r>
          </w:p>
          <w:p w14:paraId="61A7F3A5" w14:textId="4D6E8922" w:rsidR="7D5CE053" w:rsidRPr="00F226F2" w:rsidRDefault="00C01270" w:rsidP="00DB56CF">
            <w:pPr>
              <w:pStyle w:val="ListParagraph"/>
              <w:numPr>
                <w:ilvl w:val="0"/>
                <w:numId w:val="25"/>
              </w:num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 xml:space="preserve">Paid: </w:t>
            </w:r>
            <w:r w:rsidR="000E13E1" w:rsidRPr="00F226F2">
              <w:rPr>
                <w:sz w:val="20"/>
                <w:szCs w:val="20"/>
              </w:rPr>
              <w:t>Contract start date</w:t>
            </w:r>
          </w:p>
        </w:tc>
      </w:tr>
      <w:tr w:rsidR="000E13E1" w:rsidRPr="00F226F2" w14:paraId="608AC8D3"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12776C24" w14:textId="1BF4A26B" w:rsidR="000E13E1" w:rsidRPr="00F226F2" w:rsidRDefault="000E13E1" w:rsidP="0003779D">
            <w:pPr>
              <w:spacing w:before="40" w:after="40"/>
              <w:rPr>
                <w:sz w:val="18"/>
                <w:szCs w:val="18"/>
              </w:rPr>
            </w:pPr>
            <w:r w:rsidRPr="00F226F2">
              <w:rPr>
                <w:sz w:val="18"/>
                <w:szCs w:val="18"/>
              </w:rPr>
              <w:t>Expiration Date</w:t>
            </w:r>
          </w:p>
        </w:tc>
        <w:tc>
          <w:tcPr>
            <w:tcW w:w="3967" w:type="dxa"/>
          </w:tcPr>
          <w:p w14:paraId="0A7C6065" w14:textId="6A1A271F" w:rsidR="000E13E1" w:rsidRPr="00F226F2" w:rsidRDefault="000E13E1" w:rsidP="0003779D">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SFO Contract end date</w:t>
            </w:r>
          </w:p>
        </w:tc>
      </w:tr>
      <w:tr w:rsidR="000E13E1" w:rsidRPr="00F226F2" w14:paraId="5A514ED8"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7BCD9DAC" w14:textId="2CC987DE" w:rsidR="000E13E1" w:rsidRPr="00F226F2" w:rsidRDefault="000E13E1" w:rsidP="0003779D">
            <w:pPr>
              <w:spacing w:before="40" w:after="40"/>
              <w:rPr>
                <w:sz w:val="18"/>
                <w:szCs w:val="18"/>
              </w:rPr>
            </w:pPr>
            <w:r w:rsidRPr="00F226F2">
              <w:rPr>
                <w:sz w:val="18"/>
                <w:szCs w:val="18"/>
              </w:rPr>
              <w:t>Version Date</w:t>
            </w:r>
          </w:p>
        </w:tc>
        <w:tc>
          <w:tcPr>
            <w:tcW w:w="3967" w:type="dxa"/>
          </w:tcPr>
          <w:p w14:paraId="1A26B743" w14:textId="36D700D5" w:rsidR="000E13E1" w:rsidRPr="00F226F2" w:rsidRDefault="000E13E1" w:rsidP="0003779D">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SFO Contract end date</w:t>
            </w:r>
          </w:p>
        </w:tc>
      </w:tr>
      <w:tr w:rsidR="00BC21EF" w:rsidRPr="00F226F2" w14:paraId="4D400550" w14:textId="77777777" w:rsidTr="0003779D">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78088A13" w14:textId="04585D9D" w:rsidR="00BC21EF" w:rsidRPr="00F226F2" w:rsidRDefault="00BC21EF" w:rsidP="0003779D">
            <w:pPr>
              <w:spacing w:before="40" w:after="40"/>
              <w:rPr>
                <w:sz w:val="18"/>
                <w:szCs w:val="18"/>
              </w:rPr>
            </w:pPr>
            <w:r w:rsidRPr="00F226F2">
              <w:rPr>
                <w:sz w:val="18"/>
                <w:szCs w:val="18"/>
              </w:rPr>
              <w:t>LICENS</w:t>
            </w:r>
            <w:r w:rsidR="004C1871" w:rsidRPr="00F226F2">
              <w:rPr>
                <w:sz w:val="18"/>
                <w:szCs w:val="18"/>
              </w:rPr>
              <w:t>E</w:t>
            </w:r>
            <w:r w:rsidRPr="00F226F2">
              <w:rPr>
                <w:sz w:val="18"/>
                <w:szCs w:val="18"/>
              </w:rPr>
              <w:t>_MODEL</w:t>
            </w:r>
          </w:p>
        </w:tc>
        <w:tc>
          <w:tcPr>
            <w:tcW w:w="3967" w:type="dxa"/>
          </w:tcPr>
          <w:p w14:paraId="7AA5FF4C" w14:textId="125901D6" w:rsidR="00BC21EF" w:rsidRPr="00F226F2" w:rsidRDefault="004C1871" w:rsidP="0003779D">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SFO License Type</w:t>
            </w:r>
          </w:p>
        </w:tc>
      </w:tr>
    </w:tbl>
    <w:p w14:paraId="566F5C13" w14:textId="40E3C7EB" w:rsidR="41E3FE20" w:rsidRPr="00F226F2" w:rsidRDefault="00DC21F8" w:rsidP="00D76546">
      <w:pPr>
        <w:pStyle w:val="Heading4"/>
      </w:pPr>
      <w:r w:rsidRPr="00F226F2">
        <w:t>Amendments</w:t>
      </w:r>
    </w:p>
    <w:p w14:paraId="0391C62F" w14:textId="5010B442" w:rsidR="007708F5" w:rsidRPr="00F226F2" w:rsidRDefault="00195FCE" w:rsidP="007708F5">
      <w:pPr>
        <w:keepNext/>
        <w:keepLines/>
      </w:pPr>
      <w:r w:rsidRPr="00F226F2">
        <w:t>Contract amendment</w:t>
      </w:r>
      <w:r w:rsidR="00F06483" w:rsidRPr="00F226F2">
        <w:t>s</w:t>
      </w:r>
      <w:r w:rsidRPr="00F226F2">
        <w:t xml:space="preserve"> in SFO</w:t>
      </w:r>
      <w:r w:rsidR="00427A6B" w:rsidRPr="00F226F2">
        <w:t xml:space="preserve"> are synchronized with </w:t>
      </w:r>
      <w:del w:id="2029" w:author="Yves Houtevels" w:date="2024-07-03T09:37:00Z" w16du:dateUtc="2024-07-03T07:37:00Z">
        <w:r w:rsidR="00427A6B" w:rsidRPr="00F226F2" w:rsidDel="00915377">
          <w:delText>Revenera</w:delText>
        </w:r>
        <w:r w:rsidR="00EE528F" w:rsidRPr="00F226F2" w:rsidDel="00915377">
          <w:delText xml:space="preserve"> </w:delText>
        </w:r>
      </w:del>
      <w:ins w:id="2030" w:author="Yves Houtevels" w:date="2024-07-03T09:37:00Z" w16du:dateUtc="2024-07-03T07:37:00Z">
        <w:r w:rsidR="00915377" w:rsidRPr="00F226F2">
          <w:t xml:space="preserve">FNO </w:t>
        </w:r>
      </w:ins>
      <w:r w:rsidR="00EE528F" w:rsidRPr="00F226F2">
        <w:t xml:space="preserve">but there are some </w:t>
      </w:r>
      <w:r w:rsidR="00385251" w:rsidRPr="00F226F2">
        <w:t>complications</w:t>
      </w:r>
      <w:r w:rsidR="009B2D69" w:rsidRPr="00F226F2">
        <w:t xml:space="preserve"> </w:t>
      </w:r>
      <w:r w:rsidR="00385251" w:rsidRPr="00F226F2">
        <w:t>owing</w:t>
      </w:r>
      <w:r w:rsidR="009B2D69" w:rsidRPr="00F226F2">
        <w:t xml:space="preserve"> to </w:t>
      </w:r>
      <w:r w:rsidR="00385251" w:rsidRPr="00F226F2">
        <w:t xml:space="preserve">potentially </w:t>
      </w:r>
      <w:r w:rsidR="009B2D69" w:rsidRPr="00F226F2">
        <w:t xml:space="preserve">negative subscription quantities </w:t>
      </w:r>
      <w:r w:rsidR="00385251" w:rsidRPr="00F226F2">
        <w:t>in</w:t>
      </w:r>
      <w:r w:rsidR="009B2D69" w:rsidRPr="00F226F2">
        <w:t xml:space="preserve"> SFO</w:t>
      </w:r>
      <w:r w:rsidR="00F06483" w:rsidRPr="00F226F2">
        <w:t xml:space="preserve"> and</w:t>
      </w:r>
      <w:r w:rsidR="00DB5A28" w:rsidRPr="00F226F2">
        <w:t xml:space="preserve"> </w:t>
      </w:r>
      <w:r w:rsidR="007708F5" w:rsidRPr="00F226F2">
        <w:t xml:space="preserve">data model </w:t>
      </w:r>
      <w:r w:rsidR="00DB5A28" w:rsidRPr="00F226F2">
        <w:t xml:space="preserve">restrictions in </w:t>
      </w:r>
      <w:del w:id="2031" w:author="Yves Houtevels" w:date="2024-07-03T09:37:00Z" w16du:dateUtc="2024-07-03T07:37:00Z">
        <w:r w:rsidR="00DB5A28" w:rsidRPr="00F226F2" w:rsidDel="00221E4F">
          <w:delText>Revenera.</w:delText>
        </w:r>
      </w:del>
      <w:ins w:id="2032" w:author="Yves Houtevels" w:date="2024-07-03T09:37:00Z" w16du:dateUtc="2024-07-03T07:37:00Z">
        <w:r w:rsidR="00221E4F" w:rsidRPr="00F226F2">
          <w:t>FNO.</w:t>
        </w:r>
      </w:ins>
    </w:p>
    <w:tbl>
      <w:tblPr>
        <w:tblStyle w:val="ListTable3-Accent2"/>
        <w:tblW w:w="0" w:type="auto"/>
        <w:tblBorders>
          <w:insideH w:val="single" w:sz="6" w:space="0" w:color="0084C8" w:themeColor="accent2"/>
          <w:insideV w:val="single" w:sz="6" w:space="0" w:color="0084C8" w:themeColor="accent2"/>
        </w:tblBorders>
        <w:tblLook w:val="06A0" w:firstRow="1" w:lastRow="0" w:firstColumn="1" w:lastColumn="0" w:noHBand="1" w:noVBand="1"/>
      </w:tblPr>
      <w:tblGrid>
        <w:gridCol w:w="2159"/>
        <w:gridCol w:w="6901"/>
      </w:tblGrid>
      <w:tr w:rsidR="00EB5BC0" w:rsidRPr="00F226F2" w14:paraId="707B7219" w14:textId="77777777" w:rsidTr="00A4739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tcPr>
          <w:p w14:paraId="0A6C9853" w14:textId="0ADD89A2" w:rsidR="007708F5" w:rsidRPr="00F226F2" w:rsidRDefault="007708F5" w:rsidP="00B63CEC">
            <w:pPr>
              <w:spacing w:before="40" w:after="40"/>
              <w:rPr>
                <w:sz w:val="20"/>
                <w:szCs w:val="20"/>
              </w:rPr>
            </w:pPr>
            <w:r w:rsidRPr="00F226F2">
              <w:rPr>
                <w:sz w:val="20"/>
                <w:szCs w:val="20"/>
              </w:rPr>
              <w:t>SFO Action</w:t>
            </w:r>
          </w:p>
        </w:tc>
        <w:tc>
          <w:tcPr>
            <w:tcW w:w="0" w:type="auto"/>
          </w:tcPr>
          <w:p w14:paraId="031C51D1" w14:textId="6A90CC4F" w:rsidR="007708F5" w:rsidRPr="00F226F2" w:rsidRDefault="007708F5" w:rsidP="00B63CEC">
            <w:pPr>
              <w:spacing w:before="40" w:after="40"/>
              <w:cnfStyle w:val="100000000000" w:firstRow="1" w:lastRow="0" w:firstColumn="0" w:lastColumn="0" w:oddVBand="0" w:evenVBand="0" w:oddHBand="0" w:evenHBand="0" w:firstRowFirstColumn="0" w:firstRowLastColumn="0" w:lastRowFirstColumn="0" w:lastRowLastColumn="0"/>
              <w:rPr>
                <w:sz w:val="20"/>
                <w:szCs w:val="20"/>
              </w:rPr>
            </w:pPr>
            <w:r w:rsidRPr="00F226F2">
              <w:rPr>
                <w:sz w:val="20"/>
                <w:szCs w:val="20"/>
              </w:rPr>
              <w:t>Revenera</w:t>
            </w:r>
          </w:p>
        </w:tc>
      </w:tr>
      <w:tr w:rsidR="00EB5BC0" w:rsidRPr="00F226F2" w14:paraId="0F2006F9" w14:textId="77777777" w:rsidTr="00A47397">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4AD52B9C" w14:textId="7B890B4E" w:rsidR="007708F5" w:rsidRPr="00F226F2" w:rsidRDefault="00901CBE" w:rsidP="000734A6">
            <w:pPr>
              <w:spacing w:before="40" w:after="40"/>
              <w:jc w:val="left"/>
              <w:rPr>
                <w:b w:val="0"/>
                <w:bCs w:val="0"/>
                <w:sz w:val="20"/>
                <w:szCs w:val="20"/>
              </w:rPr>
            </w:pPr>
            <w:r w:rsidRPr="00F226F2">
              <w:rPr>
                <w:b w:val="0"/>
                <w:bCs w:val="0"/>
                <w:sz w:val="20"/>
                <w:szCs w:val="20"/>
              </w:rPr>
              <w:t>Existing SFO subscription quanti</w:t>
            </w:r>
            <w:r w:rsidR="00A47397" w:rsidRPr="00F226F2">
              <w:rPr>
                <w:b w:val="0"/>
                <w:bCs w:val="0"/>
                <w:sz w:val="20"/>
                <w:szCs w:val="20"/>
              </w:rPr>
              <w:t>ty is reduced</w:t>
            </w:r>
            <w:r w:rsidR="005C2749" w:rsidRPr="00F226F2">
              <w:rPr>
                <w:b w:val="0"/>
                <w:bCs w:val="0"/>
                <w:sz w:val="20"/>
                <w:szCs w:val="20"/>
              </w:rPr>
              <w:t xml:space="preserve"> but remains positive</w:t>
            </w:r>
          </w:p>
        </w:tc>
        <w:tc>
          <w:tcPr>
            <w:tcW w:w="0" w:type="auto"/>
          </w:tcPr>
          <w:p w14:paraId="19318A55" w14:textId="1CED5830" w:rsidR="00825716" w:rsidRPr="00F226F2" w:rsidRDefault="003F22BC" w:rsidP="00825716">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The l</w:t>
            </w:r>
            <w:r w:rsidR="00C50BAA" w:rsidRPr="00F226F2">
              <w:rPr>
                <w:sz w:val="20"/>
                <w:szCs w:val="20"/>
              </w:rPr>
              <w:t>ine-Item</w:t>
            </w:r>
            <w:r w:rsidR="00665C58" w:rsidRPr="00F226F2">
              <w:rPr>
                <w:sz w:val="20"/>
                <w:szCs w:val="20"/>
              </w:rPr>
              <w:t xml:space="preserve"> quantity </w:t>
            </w:r>
            <w:r w:rsidRPr="00F226F2">
              <w:rPr>
                <w:sz w:val="20"/>
                <w:szCs w:val="20"/>
              </w:rPr>
              <w:t>in</w:t>
            </w:r>
            <w:del w:id="2033" w:author="Yves Houtevels" w:date="2024-07-03T09:38:00Z" w16du:dateUtc="2024-07-03T07:38:00Z">
              <w:r w:rsidRPr="00F226F2" w:rsidDel="00592D8B">
                <w:rPr>
                  <w:sz w:val="20"/>
                  <w:szCs w:val="20"/>
                </w:rPr>
                <w:delText xml:space="preserve"> Revenera</w:delText>
              </w:r>
            </w:del>
            <w:ins w:id="2034" w:author="Yves Houtevels" w:date="2024-07-03T09:38:00Z" w16du:dateUtc="2024-07-03T07:38:00Z">
              <w:r w:rsidR="00592D8B" w:rsidRPr="00F226F2">
                <w:rPr>
                  <w:sz w:val="20"/>
                  <w:szCs w:val="20"/>
                </w:rPr>
                <w:t xml:space="preserve"> FNO</w:t>
              </w:r>
            </w:ins>
            <w:r w:rsidRPr="00F226F2">
              <w:rPr>
                <w:sz w:val="20"/>
                <w:szCs w:val="20"/>
              </w:rPr>
              <w:t xml:space="preserve"> </w:t>
            </w:r>
            <w:r w:rsidR="00665C58" w:rsidRPr="00F226F2">
              <w:rPr>
                <w:sz w:val="20"/>
                <w:szCs w:val="20"/>
              </w:rPr>
              <w:t xml:space="preserve">is </w:t>
            </w:r>
            <w:r w:rsidR="002A0A20" w:rsidRPr="00F226F2">
              <w:rPr>
                <w:sz w:val="20"/>
                <w:szCs w:val="20"/>
              </w:rPr>
              <w:t xml:space="preserve">reset to the sum of the </w:t>
            </w:r>
            <w:r w:rsidR="00D84807" w:rsidRPr="00F226F2">
              <w:rPr>
                <w:sz w:val="20"/>
                <w:szCs w:val="20"/>
              </w:rPr>
              <w:t>subscription</w:t>
            </w:r>
            <w:r w:rsidR="00C50BAA" w:rsidRPr="00F226F2">
              <w:rPr>
                <w:sz w:val="20"/>
                <w:szCs w:val="20"/>
              </w:rPr>
              <w:t xml:space="preserve"> quantities in SFO</w:t>
            </w:r>
            <w:r w:rsidR="00AA35DA" w:rsidRPr="00F226F2">
              <w:rPr>
                <w:sz w:val="20"/>
                <w:szCs w:val="20"/>
              </w:rPr>
              <w:t>.</w:t>
            </w:r>
            <w:r w:rsidR="007578BD" w:rsidRPr="00F226F2">
              <w:rPr>
                <w:sz w:val="20"/>
                <w:szCs w:val="20"/>
              </w:rPr>
              <w:t xml:space="preserve"> </w:t>
            </w:r>
            <w:r w:rsidR="00AA35DA" w:rsidRPr="00F226F2">
              <w:rPr>
                <w:sz w:val="20"/>
                <w:szCs w:val="20"/>
              </w:rPr>
              <w:t>B</w:t>
            </w:r>
            <w:r w:rsidR="007578BD" w:rsidRPr="00F226F2">
              <w:rPr>
                <w:sz w:val="20"/>
                <w:szCs w:val="20"/>
              </w:rPr>
              <w:t>ecause</w:t>
            </w:r>
            <w:r w:rsidR="00FD6764" w:rsidRPr="00F226F2">
              <w:rPr>
                <w:sz w:val="20"/>
                <w:szCs w:val="20"/>
              </w:rPr>
              <w:t>…</w:t>
            </w:r>
          </w:p>
          <w:p w14:paraId="7DC71CAA" w14:textId="77777777" w:rsidR="00791A48" w:rsidRPr="00F226F2" w:rsidRDefault="007B6100" w:rsidP="00784359">
            <w:pPr>
              <w:pStyle w:val="ListParagraph"/>
              <w:numPr>
                <w:ilvl w:val="0"/>
                <w:numId w:val="29"/>
              </w:num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 xml:space="preserve">FNO web services allow the </w:t>
            </w:r>
            <w:r w:rsidR="003F22BC" w:rsidRPr="00F226F2">
              <w:rPr>
                <w:sz w:val="20"/>
                <w:szCs w:val="20"/>
              </w:rPr>
              <w:t xml:space="preserve">line-item </w:t>
            </w:r>
            <w:r w:rsidRPr="00F226F2">
              <w:rPr>
                <w:sz w:val="20"/>
                <w:szCs w:val="20"/>
              </w:rPr>
              <w:t>quantity to be set below the number of activated licenses</w:t>
            </w:r>
            <w:r w:rsidR="00791A48" w:rsidRPr="00F226F2">
              <w:rPr>
                <w:sz w:val="20"/>
                <w:szCs w:val="20"/>
              </w:rPr>
              <w:t xml:space="preserve">: this is </w:t>
            </w:r>
            <w:r w:rsidR="009E0799" w:rsidRPr="00F226F2">
              <w:rPr>
                <w:sz w:val="20"/>
                <w:szCs w:val="20"/>
              </w:rPr>
              <w:t>something the UI does not permit</w:t>
            </w:r>
          </w:p>
          <w:p w14:paraId="0D89E3A1" w14:textId="5AA5A777" w:rsidR="00FD6764" w:rsidRPr="00F226F2" w:rsidRDefault="007A0114" w:rsidP="00FD6764">
            <w:pPr>
              <w:pStyle w:val="ListParagraph"/>
              <w:numPr>
                <w:ilvl w:val="0"/>
                <w:numId w:val="29"/>
              </w:num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Revenera</w:t>
            </w:r>
            <w:r w:rsidR="003F22BC" w:rsidRPr="00F226F2">
              <w:rPr>
                <w:sz w:val="20"/>
                <w:szCs w:val="20"/>
              </w:rPr>
              <w:t xml:space="preserve"> </w:t>
            </w:r>
            <w:r w:rsidR="00784359" w:rsidRPr="00F226F2">
              <w:rPr>
                <w:sz w:val="20"/>
                <w:szCs w:val="20"/>
              </w:rPr>
              <w:t>does</w:t>
            </w:r>
            <w:r w:rsidR="003F22BC" w:rsidRPr="00F226F2">
              <w:rPr>
                <w:sz w:val="20"/>
                <w:szCs w:val="20"/>
              </w:rPr>
              <w:t xml:space="preserve"> not manage the total license count when devices</w:t>
            </w:r>
            <w:r w:rsidR="00C53453" w:rsidRPr="00F226F2">
              <w:rPr>
                <w:sz w:val="20"/>
                <w:szCs w:val="20"/>
              </w:rPr>
              <w:t>,</w:t>
            </w:r>
            <w:r w:rsidR="003F22BC" w:rsidRPr="00F226F2">
              <w:rPr>
                <w:sz w:val="20"/>
                <w:szCs w:val="20"/>
              </w:rPr>
              <w:t xml:space="preserve"> </w:t>
            </w:r>
            <w:r w:rsidR="00FD6764" w:rsidRPr="00F226F2">
              <w:rPr>
                <w:sz w:val="20"/>
                <w:szCs w:val="20"/>
              </w:rPr>
              <w:t>with previously activated licenses</w:t>
            </w:r>
            <w:r w:rsidR="00C53453" w:rsidRPr="00F226F2">
              <w:rPr>
                <w:sz w:val="20"/>
                <w:szCs w:val="20"/>
              </w:rPr>
              <w:t xml:space="preserve">, </w:t>
            </w:r>
            <w:r w:rsidR="003F22BC" w:rsidRPr="00F226F2">
              <w:rPr>
                <w:sz w:val="20"/>
                <w:szCs w:val="20"/>
              </w:rPr>
              <w:t>call home</w:t>
            </w:r>
          </w:p>
          <w:p w14:paraId="1248ABFA" w14:textId="2E4511CF" w:rsidR="007708F5" w:rsidRPr="00F226F2" w:rsidRDefault="00FD6764" w:rsidP="00FD6764">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w:t>
            </w:r>
            <w:r w:rsidR="007B6100" w:rsidRPr="00F226F2">
              <w:rPr>
                <w:sz w:val="20"/>
                <w:szCs w:val="20"/>
              </w:rPr>
              <w:t>the line-item</w:t>
            </w:r>
            <w:r w:rsidRPr="00F226F2">
              <w:rPr>
                <w:sz w:val="20"/>
                <w:szCs w:val="20"/>
              </w:rPr>
              <w:t xml:space="preserve"> </w:t>
            </w:r>
            <w:r w:rsidR="007B6100" w:rsidRPr="00F226F2">
              <w:rPr>
                <w:sz w:val="20"/>
                <w:szCs w:val="20"/>
              </w:rPr>
              <w:t xml:space="preserve">will be removed from all </w:t>
            </w:r>
            <w:commentRangeStart w:id="2035"/>
            <w:commentRangeStart w:id="2036"/>
            <w:r w:rsidR="007B6100" w:rsidRPr="00F226F2">
              <w:rPr>
                <w:sz w:val="20"/>
                <w:szCs w:val="20"/>
              </w:rPr>
              <w:t>devices</w:t>
            </w:r>
            <w:commentRangeEnd w:id="2035"/>
            <w:r w:rsidR="008B4BD7" w:rsidRPr="00F226F2">
              <w:rPr>
                <w:rStyle w:val="CommentReference"/>
              </w:rPr>
              <w:commentReference w:id="2035"/>
            </w:r>
            <w:commentRangeEnd w:id="2036"/>
            <w:r w:rsidR="00883926" w:rsidRPr="00F226F2">
              <w:rPr>
                <w:rStyle w:val="CommentReference"/>
              </w:rPr>
              <w:commentReference w:id="2036"/>
            </w:r>
            <w:r w:rsidR="002F5F16" w:rsidRPr="00F226F2">
              <w:rPr>
                <w:sz w:val="20"/>
                <w:szCs w:val="20"/>
              </w:rPr>
              <w:t>: this should not include license servers</w:t>
            </w:r>
            <w:r w:rsidR="00867337" w:rsidRPr="00F226F2">
              <w:rPr>
                <w:sz w:val="20"/>
                <w:szCs w:val="20"/>
              </w:rPr>
              <w:t xml:space="preserve"> where the Revenera does manage total line-item quantity</w:t>
            </w:r>
            <w:r w:rsidR="00CD4551" w:rsidRPr="00F226F2">
              <w:rPr>
                <w:sz w:val="20"/>
                <w:szCs w:val="20"/>
              </w:rPr>
              <w:t>.</w:t>
            </w:r>
          </w:p>
          <w:p w14:paraId="6EF6DA42" w14:textId="21DFB22A" w:rsidR="00CD4551" w:rsidRPr="00F226F2" w:rsidRDefault="003D1176" w:rsidP="00FD6764">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Customers</w:t>
            </w:r>
            <w:r w:rsidR="00CD4551" w:rsidRPr="00F226F2">
              <w:rPr>
                <w:sz w:val="20"/>
                <w:szCs w:val="20"/>
              </w:rPr>
              <w:t xml:space="preserve"> will nee</w:t>
            </w:r>
            <w:r w:rsidRPr="00F226F2">
              <w:rPr>
                <w:sz w:val="20"/>
                <w:szCs w:val="20"/>
              </w:rPr>
              <w:t>d</w:t>
            </w:r>
            <w:r w:rsidR="00CD4551" w:rsidRPr="00F226F2">
              <w:rPr>
                <w:sz w:val="20"/>
                <w:szCs w:val="20"/>
              </w:rPr>
              <w:t xml:space="preserve"> to </w:t>
            </w:r>
            <w:r w:rsidRPr="00F226F2">
              <w:rPr>
                <w:sz w:val="20"/>
                <w:szCs w:val="20"/>
              </w:rPr>
              <w:t>reactivate</w:t>
            </w:r>
            <w:r w:rsidR="00CD4551" w:rsidRPr="00F226F2">
              <w:rPr>
                <w:sz w:val="20"/>
                <w:szCs w:val="20"/>
              </w:rPr>
              <w:t xml:space="preserve"> the</w:t>
            </w:r>
            <w:r w:rsidR="008F304B" w:rsidRPr="00F226F2">
              <w:rPr>
                <w:sz w:val="20"/>
                <w:szCs w:val="20"/>
              </w:rPr>
              <w:t xml:space="preserve"> line item on</w:t>
            </w:r>
            <w:r w:rsidRPr="00F226F2">
              <w:rPr>
                <w:sz w:val="20"/>
                <w:szCs w:val="20"/>
              </w:rPr>
              <w:t xml:space="preserve"> devices</w:t>
            </w:r>
            <w:r w:rsidR="007E5397" w:rsidRPr="00F226F2">
              <w:rPr>
                <w:sz w:val="20"/>
                <w:szCs w:val="20"/>
              </w:rPr>
              <w:t>: the new line-item quantity will be respected in this scenario.</w:t>
            </w:r>
            <w:r w:rsidR="008F304B" w:rsidRPr="00F226F2">
              <w:rPr>
                <w:sz w:val="20"/>
                <w:szCs w:val="20"/>
              </w:rPr>
              <w:t xml:space="preserve"> </w:t>
            </w:r>
          </w:p>
        </w:tc>
      </w:tr>
      <w:tr w:rsidR="00EB5BC0" w:rsidRPr="00F226F2" w14:paraId="05880157" w14:textId="77777777" w:rsidTr="00A47397">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5AB82EA2" w14:textId="745ACB30" w:rsidR="007708F5" w:rsidRPr="00F226F2" w:rsidRDefault="00C50BAA" w:rsidP="000734A6">
            <w:pPr>
              <w:spacing w:before="40" w:after="40"/>
              <w:jc w:val="left"/>
              <w:rPr>
                <w:b w:val="0"/>
                <w:bCs w:val="0"/>
                <w:sz w:val="20"/>
                <w:szCs w:val="20"/>
              </w:rPr>
            </w:pPr>
            <w:r w:rsidRPr="00F226F2">
              <w:rPr>
                <w:b w:val="0"/>
                <w:bCs w:val="0"/>
                <w:sz w:val="20"/>
                <w:szCs w:val="20"/>
              </w:rPr>
              <w:t>Existing SFO subscription is removed</w:t>
            </w:r>
          </w:p>
        </w:tc>
        <w:tc>
          <w:tcPr>
            <w:tcW w:w="0" w:type="auto"/>
          </w:tcPr>
          <w:p w14:paraId="66E1F52F" w14:textId="32238A10" w:rsidR="007708F5" w:rsidRPr="00F226F2" w:rsidRDefault="009A67FD"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 xml:space="preserve">The line-item </w:t>
            </w:r>
            <w:r w:rsidR="00822B58" w:rsidRPr="00F226F2">
              <w:rPr>
                <w:sz w:val="20"/>
                <w:szCs w:val="20"/>
              </w:rPr>
              <w:t xml:space="preserve">state </w:t>
            </w:r>
            <w:r w:rsidRPr="00F226F2">
              <w:rPr>
                <w:sz w:val="20"/>
                <w:szCs w:val="20"/>
              </w:rPr>
              <w:t>in Revenera is</w:t>
            </w:r>
            <w:r w:rsidR="00822B58" w:rsidRPr="00F226F2">
              <w:rPr>
                <w:sz w:val="20"/>
                <w:szCs w:val="20"/>
              </w:rPr>
              <w:t xml:space="preserve"> set to OBSOLETE and the line item-removed from all devices where it has been activated previously.</w:t>
            </w:r>
            <w:r w:rsidR="008D117A" w:rsidRPr="00F226F2">
              <w:rPr>
                <w:sz w:val="20"/>
                <w:szCs w:val="20"/>
              </w:rPr>
              <w:t xml:space="preserve"> Again, Revenera </w:t>
            </w:r>
            <w:r w:rsidR="002720EC" w:rsidRPr="00F226F2">
              <w:rPr>
                <w:sz w:val="20"/>
                <w:szCs w:val="20"/>
              </w:rPr>
              <w:t xml:space="preserve">does not remove </w:t>
            </w:r>
            <w:r w:rsidR="00DB4D3A" w:rsidRPr="00F226F2">
              <w:rPr>
                <w:sz w:val="20"/>
                <w:szCs w:val="20"/>
              </w:rPr>
              <w:t xml:space="preserve">activated </w:t>
            </w:r>
            <w:r w:rsidR="002720EC" w:rsidRPr="00F226F2">
              <w:rPr>
                <w:sz w:val="20"/>
                <w:szCs w:val="20"/>
              </w:rPr>
              <w:t>licenses from devices when they call home</w:t>
            </w:r>
            <w:r w:rsidR="00EB5BC0" w:rsidRPr="00F226F2">
              <w:rPr>
                <w:sz w:val="20"/>
                <w:szCs w:val="20"/>
              </w:rPr>
              <w:t xml:space="preserve">, event when the line-item state is </w:t>
            </w:r>
            <w:commentRangeStart w:id="2037"/>
            <w:commentRangeStart w:id="2038"/>
            <w:commentRangeStart w:id="2039"/>
            <w:r w:rsidR="00EB5BC0" w:rsidRPr="00F226F2">
              <w:rPr>
                <w:sz w:val="20"/>
                <w:szCs w:val="20"/>
              </w:rPr>
              <w:t>OBSOLETE</w:t>
            </w:r>
            <w:commentRangeEnd w:id="2037"/>
            <w:r w:rsidR="00C23D6F" w:rsidRPr="00F226F2">
              <w:rPr>
                <w:rStyle w:val="CommentReference"/>
              </w:rPr>
              <w:commentReference w:id="2037"/>
            </w:r>
            <w:commentRangeEnd w:id="2038"/>
            <w:r w:rsidR="00883926" w:rsidRPr="00F226F2">
              <w:rPr>
                <w:rStyle w:val="CommentReference"/>
              </w:rPr>
              <w:commentReference w:id="2038"/>
            </w:r>
            <w:commentRangeEnd w:id="2039"/>
            <w:r w:rsidR="00D864DE" w:rsidRPr="00F226F2">
              <w:rPr>
                <w:rStyle w:val="CommentReference"/>
              </w:rPr>
              <w:commentReference w:id="2039"/>
            </w:r>
            <w:r w:rsidR="00EB5BC0" w:rsidRPr="00F226F2">
              <w:rPr>
                <w:sz w:val="20"/>
                <w:szCs w:val="20"/>
              </w:rPr>
              <w:t>.</w:t>
            </w:r>
          </w:p>
        </w:tc>
      </w:tr>
      <w:tr w:rsidR="00EB5BC0" w:rsidRPr="00F226F2" w14:paraId="4C6C3362" w14:textId="77777777" w:rsidTr="00A47397">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4DA82459" w14:textId="61964959" w:rsidR="007708F5" w:rsidRPr="00F226F2" w:rsidRDefault="000734A6" w:rsidP="000734A6">
            <w:pPr>
              <w:spacing w:before="40" w:after="40"/>
              <w:jc w:val="left"/>
              <w:rPr>
                <w:b w:val="0"/>
                <w:bCs w:val="0"/>
                <w:sz w:val="20"/>
                <w:szCs w:val="20"/>
              </w:rPr>
            </w:pPr>
            <w:r w:rsidRPr="00F226F2">
              <w:rPr>
                <w:b w:val="0"/>
                <w:bCs w:val="0"/>
                <w:sz w:val="20"/>
                <w:szCs w:val="20"/>
              </w:rPr>
              <w:t>Existing SFO subscription quantity is increased.</w:t>
            </w:r>
          </w:p>
        </w:tc>
        <w:tc>
          <w:tcPr>
            <w:tcW w:w="0" w:type="auto"/>
          </w:tcPr>
          <w:p w14:paraId="46873795" w14:textId="75015F52" w:rsidR="007708F5" w:rsidRPr="00F226F2" w:rsidRDefault="000734A6"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 xml:space="preserve">The line-Item quantity in </w:t>
            </w:r>
            <w:del w:id="2040" w:author="Yves Houtevels" w:date="2024-07-03T09:43:00Z" w16du:dateUtc="2024-07-03T07:43:00Z">
              <w:r w:rsidRPr="00F226F2" w:rsidDel="007B1DBB">
                <w:rPr>
                  <w:sz w:val="20"/>
                  <w:szCs w:val="20"/>
                </w:rPr>
                <w:delText xml:space="preserve">Revenera </w:delText>
              </w:r>
            </w:del>
            <w:ins w:id="2041" w:author="Yves Houtevels" w:date="2024-07-03T09:43:00Z" w16du:dateUtc="2024-07-03T07:43:00Z">
              <w:r w:rsidR="007B1DBB" w:rsidRPr="00F226F2">
                <w:rPr>
                  <w:sz w:val="20"/>
                  <w:szCs w:val="20"/>
                </w:rPr>
                <w:t xml:space="preserve">FNO </w:t>
              </w:r>
            </w:ins>
            <w:r w:rsidRPr="00F226F2">
              <w:rPr>
                <w:sz w:val="20"/>
                <w:szCs w:val="20"/>
              </w:rPr>
              <w:t>is reset to the sum of the subscription quantities in SFO</w:t>
            </w:r>
          </w:p>
        </w:tc>
      </w:tr>
      <w:tr w:rsidR="00EB5BC0" w:rsidRPr="00F226F2" w14:paraId="032354A2" w14:textId="77777777" w:rsidTr="00A47397">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6DFC11C9" w14:textId="78B649EB" w:rsidR="007708F5" w:rsidRPr="00F226F2" w:rsidRDefault="002E2A2A" w:rsidP="000734A6">
            <w:pPr>
              <w:spacing w:before="40" w:after="40"/>
              <w:jc w:val="left"/>
              <w:rPr>
                <w:b w:val="0"/>
                <w:bCs w:val="0"/>
                <w:sz w:val="20"/>
                <w:szCs w:val="20"/>
              </w:rPr>
            </w:pPr>
            <w:r w:rsidRPr="00F226F2">
              <w:rPr>
                <w:b w:val="0"/>
                <w:bCs w:val="0"/>
                <w:sz w:val="20"/>
                <w:szCs w:val="20"/>
              </w:rPr>
              <w:t>New SFO subscription is</w:t>
            </w:r>
            <w:r w:rsidR="00C20DB6" w:rsidRPr="00F226F2">
              <w:rPr>
                <w:b w:val="0"/>
                <w:bCs w:val="0"/>
                <w:sz w:val="20"/>
                <w:szCs w:val="20"/>
              </w:rPr>
              <w:t xml:space="preserve"> added</w:t>
            </w:r>
          </w:p>
        </w:tc>
        <w:tc>
          <w:tcPr>
            <w:tcW w:w="0" w:type="auto"/>
          </w:tcPr>
          <w:p w14:paraId="7A434E64" w14:textId="792C5741" w:rsidR="007708F5" w:rsidRPr="00F226F2" w:rsidRDefault="00C20DB6"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New line-item is created in Revenera.</w:t>
            </w:r>
          </w:p>
        </w:tc>
      </w:tr>
    </w:tbl>
    <w:p w14:paraId="1753C3F8" w14:textId="77777777" w:rsidR="007708F5" w:rsidRPr="00F226F2" w:rsidRDefault="007708F5" w:rsidP="00D76546">
      <w:pPr>
        <w:keepNext/>
        <w:keepLines/>
      </w:pPr>
    </w:p>
    <w:p w14:paraId="28E57A46" w14:textId="21399D0F" w:rsidR="033590ED" w:rsidRPr="00F226F2" w:rsidRDefault="033590ED" w:rsidP="00DB5A04">
      <w:pPr>
        <w:pStyle w:val="Heading3"/>
      </w:pPr>
      <w:r w:rsidRPr="00F226F2">
        <w:t>Indirect Sales Subscription</w:t>
      </w:r>
    </w:p>
    <w:p w14:paraId="4A195DF4" w14:textId="1DF1F95D" w:rsidR="00DB5A04" w:rsidRPr="00F226F2" w:rsidRDefault="00DB5A04" w:rsidP="19DD6475">
      <w:r w:rsidRPr="00F226F2">
        <w:t>TB</w:t>
      </w:r>
      <w:ins w:id="2042" w:author="Yves Houtevels" w:date="2024-07-31T14:09:00Z" w16du:dateUtc="2024-07-31T12:09:00Z">
        <w:r w:rsidR="001E38F3" w:rsidRPr="00F226F2">
          <w:t>D</w:t>
        </w:r>
      </w:ins>
      <w:del w:id="2043" w:author="Yves Houtevels" w:date="2024-07-31T14:09:00Z" w16du:dateUtc="2024-07-31T12:09:00Z">
        <w:r w:rsidRPr="00F226F2" w:rsidDel="001E38F3">
          <w:delText>C</w:delText>
        </w:r>
      </w:del>
    </w:p>
    <w:p w14:paraId="26D2FD50" w14:textId="6F641C7C" w:rsidR="033590ED" w:rsidRPr="00F226F2" w:rsidRDefault="033590ED" w:rsidP="00DB5A04">
      <w:pPr>
        <w:pStyle w:val="Heading3"/>
      </w:pPr>
      <w:r w:rsidRPr="00F226F2">
        <w:t>Non-revenue (Voucher)</w:t>
      </w:r>
    </w:p>
    <w:p w14:paraId="4597B890" w14:textId="77777777" w:rsidR="00B47BB4" w:rsidRPr="00F226F2" w:rsidRDefault="00026672" w:rsidP="006404B0">
      <w:r w:rsidRPr="00F226F2">
        <w:t>Vouchers</w:t>
      </w:r>
      <w:r w:rsidR="003154AA" w:rsidRPr="00F226F2">
        <w:t xml:space="preserve"> </w:t>
      </w:r>
      <w:r w:rsidR="00EA54D1" w:rsidRPr="00F226F2">
        <w:t>follow the Flex</w:t>
      </w:r>
      <w:del w:id="2044" w:author="Yves Houtevels" w:date="2024-07-31T14:11:00Z" w16du:dateUtc="2024-07-31T12:11:00Z">
        <w:r w:rsidR="00EA54D1" w:rsidRPr="00F226F2" w:rsidDel="00151B4A">
          <w:delText>-</w:delText>
        </w:r>
      </w:del>
      <w:r w:rsidR="00EA54D1" w:rsidRPr="00F226F2">
        <w:t>Mat</w:t>
      </w:r>
      <w:r w:rsidR="00E76224" w:rsidRPr="00F226F2">
        <w:t xml:space="preserve"> </w:t>
      </w:r>
      <w:del w:id="2045" w:author="Yves Houtevels" w:date="2024-07-31T14:11:00Z" w16du:dateUtc="2024-07-31T12:11:00Z">
        <w:r w:rsidR="00E76224" w:rsidRPr="00F226F2" w:rsidDel="00151B4A">
          <w:delText xml:space="preserve">model </w:delText>
        </w:r>
      </w:del>
      <w:r w:rsidR="00E76224" w:rsidRPr="00F226F2">
        <w:t xml:space="preserve">and </w:t>
      </w:r>
      <w:r w:rsidR="00B47BB4" w:rsidRPr="00F226F2">
        <w:t>are of two types:</w:t>
      </w:r>
    </w:p>
    <w:p w14:paraId="74E37D12" w14:textId="5E8A9F9E" w:rsidR="005707E8" w:rsidRPr="00F226F2" w:rsidRDefault="00B47BB4" w:rsidP="002E784C">
      <w:pPr>
        <w:pStyle w:val="ListParagraph"/>
        <w:numPr>
          <w:ilvl w:val="0"/>
          <w:numId w:val="23"/>
        </w:numPr>
      </w:pPr>
      <w:r w:rsidRPr="00F226F2">
        <w:rPr>
          <w:b/>
          <w:bCs/>
          <w:color w:val="C08A0D" w:themeColor="accent1" w:themeShade="BF"/>
        </w:rPr>
        <w:t>FIXED</w:t>
      </w:r>
      <w:r w:rsidRPr="00F226F2">
        <w:t xml:space="preserve"> – the start and expiration dates are fixed</w:t>
      </w:r>
      <w:r w:rsidR="00DD6571" w:rsidRPr="00F226F2">
        <w:t>: like normal subscriptions</w:t>
      </w:r>
      <w:r w:rsidR="00CE065B" w:rsidRPr="00F226F2">
        <w:t xml:space="preserve"> but without any payment period.</w:t>
      </w:r>
    </w:p>
    <w:p w14:paraId="00DD6B38" w14:textId="1C89FB3D" w:rsidR="00452FFF" w:rsidRPr="00F226F2" w:rsidRDefault="005707E8" w:rsidP="002E784C">
      <w:pPr>
        <w:pStyle w:val="ListParagraph"/>
        <w:numPr>
          <w:ilvl w:val="0"/>
          <w:numId w:val="23"/>
        </w:numPr>
      </w:pPr>
      <w:r w:rsidRPr="00F226F2">
        <w:rPr>
          <w:b/>
          <w:bCs/>
          <w:color w:val="C08A0D" w:themeColor="accent1" w:themeShade="BF"/>
        </w:rPr>
        <w:t>VARIABLE</w:t>
      </w:r>
      <w:r w:rsidRPr="00F226F2">
        <w:t xml:space="preserve"> – the start date </w:t>
      </w:r>
      <w:r w:rsidR="00FD7CD6" w:rsidRPr="00F226F2">
        <w:t xml:space="preserve">will be the activation date of the </w:t>
      </w:r>
      <w:r w:rsidR="00003D90" w:rsidRPr="00F226F2">
        <w:t>line-</w:t>
      </w:r>
      <w:proofErr w:type="gramStart"/>
      <w:r w:rsidR="00003D90" w:rsidRPr="00F226F2">
        <w:t>item</w:t>
      </w:r>
      <w:proofErr w:type="gramEnd"/>
      <w:r w:rsidR="00CE065B" w:rsidRPr="00F226F2">
        <w:t xml:space="preserve"> but activation is constrained by the validity end date.</w:t>
      </w:r>
    </w:p>
    <w:p w14:paraId="48C71908" w14:textId="4B6262D9" w:rsidR="006404B0" w:rsidRPr="00F226F2" w:rsidRDefault="00A807EE" w:rsidP="00CA37E8">
      <w:pPr>
        <w:rPr>
          <w:b/>
          <w:bCs/>
          <w:color w:val="C08A0D" w:themeColor="accent1" w:themeShade="BF"/>
        </w:rPr>
      </w:pPr>
      <w:r w:rsidRPr="00F226F2">
        <w:t xml:space="preserve">Because </w:t>
      </w:r>
      <w:del w:id="2046" w:author="Yves Houtevels" w:date="2024-07-03T09:46:00Z" w16du:dateUtc="2024-07-03T07:46:00Z">
        <w:r w:rsidRPr="00F226F2" w:rsidDel="005307F4">
          <w:delText xml:space="preserve">Revenera </w:delText>
        </w:r>
      </w:del>
      <w:ins w:id="2047" w:author="Yves Houtevels" w:date="2024-07-03T09:46:00Z" w16du:dateUtc="2024-07-03T07:46:00Z">
        <w:r w:rsidR="005307F4" w:rsidRPr="00F226F2">
          <w:t xml:space="preserve">FNO </w:t>
        </w:r>
      </w:ins>
      <w:r w:rsidRPr="00F226F2">
        <w:t>entitlements to not have expiration date</w:t>
      </w:r>
      <w:r w:rsidR="00CE065B" w:rsidRPr="00F226F2">
        <w:t>s</w:t>
      </w:r>
      <w:r w:rsidR="00950C97" w:rsidRPr="00F226F2">
        <w:t xml:space="preserve">, </w:t>
      </w:r>
      <w:r w:rsidR="00990059" w:rsidRPr="00F226F2">
        <w:t xml:space="preserve">duration-based line-items </w:t>
      </w:r>
      <w:r w:rsidR="002A71F8" w:rsidRPr="00F226F2">
        <w:t>may</w:t>
      </w:r>
      <w:r w:rsidR="002C3A22" w:rsidRPr="00F226F2">
        <w:t xml:space="preserve"> be </w:t>
      </w:r>
      <w:r w:rsidR="002176D3" w:rsidRPr="00F226F2">
        <w:t>activated</w:t>
      </w:r>
      <w:r w:rsidR="002C3A22" w:rsidRPr="00F226F2">
        <w:t xml:space="preserve"> at any</w:t>
      </w:r>
      <w:r w:rsidRPr="00F226F2">
        <w:t xml:space="preserve"> </w:t>
      </w:r>
      <w:r w:rsidR="00CA37E8" w:rsidRPr="00F226F2">
        <w:t>point</w:t>
      </w:r>
      <w:r w:rsidR="006C3C0B" w:rsidRPr="00F226F2">
        <w:t xml:space="preserve">; </w:t>
      </w:r>
      <w:ins w:id="2048" w:author="Yves Houtevels" w:date="2024-07-31T14:12:00Z" w16du:dateUtc="2024-07-31T12:12:00Z">
        <w:r w:rsidR="00927C9A" w:rsidRPr="00F226F2">
          <w:t>Via integration (</w:t>
        </w:r>
      </w:ins>
      <w:r w:rsidR="00872C57" w:rsidRPr="00F226F2">
        <w:t>Boomi</w:t>
      </w:r>
      <w:ins w:id="2049" w:author="Yves Houtevels" w:date="2024-07-31T14:12:00Z" w16du:dateUtc="2024-07-31T12:12:00Z">
        <w:r w:rsidR="00927C9A" w:rsidRPr="00F226F2">
          <w:t>)</w:t>
        </w:r>
      </w:ins>
      <w:r w:rsidR="00872C57" w:rsidRPr="00F226F2">
        <w:t xml:space="preserve"> </w:t>
      </w:r>
      <w:del w:id="2050" w:author="Yves Houtevels" w:date="2024-07-31T14:12:00Z" w16du:dateUtc="2024-07-31T12:12:00Z">
        <w:r w:rsidR="00872C57" w:rsidRPr="00F226F2" w:rsidDel="00462359">
          <w:delText xml:space="preserve">will need to OBSOLETE </w:delText>
        </w:r>
      </w:del>
      <w:r w:rsidR="00872C57" w:rsidRPr="00F226F2">
        <w:t xml:space="preserve">the voucher </w:t>
      </w:r>
      <w:r w:rsidR="00C13E1F" w:rsidRPr="00F226F2">
        <w:t>line-item</w:t>
      </w:r>
      <w:ins w:id="2051" w:author="Yves Houtevels" w:date="2024-07-31T14:12:00Z" w16du:dateUtc="2024-07-31T12:12:00Z">
        <w:r w:rsidR="00462359" w:rsidRPr="00F226F2">
          <w:t xml:space="preserve"> will be set to Obsolete</w:t>
        </w:r>
      </w:ins>
      <w:r w:rsidR="005840DD" w:rsidRPr="00F226F2">
        <w:t xml:space="preserve"> once </w:t>
      </w:r>
      <w:r w:rsidR="008C25A5" w:rsidRPr="00F226F2">
        <w:t xml:space="preserve">the validity end date has passed to prevent the </w:t>
      </w:r>
      <w:r w:rsidR="002E784C" w:rsidRPr="00F226F2">
        <w:t>voucher</w:t>
      </w:r>
      <w:r w:rsidR="008C25A5" w:rsidRPr="00F226F2">
        <w:t xml:space="preserve"> being activated</w:t>
      </w:r>
      <w:r w:rsidR="008A14C6" w:rsidRPr="00F226F2">
        <w:t xml:space="preserve"> after this date. </w:t>
      </w:r>
    </w:p>
    <w:p w14:paraId="1918311C" w14:textId="77777777" w:rsidR="006404B0" w:rsidRPr="00F226F2" w:rsidRDefault="006404B0" w:rsidP="006404B0">
      <w:r w:rsidRPr="00F226F2">
        <w:t xml:space="preserve">The integration uses the Revenera Entitlement Order web service: see &lt;???&gt; </w:t>
      </w:r>
      <w:commentRangeStart w:id="2052"/>
      <w:r w:rsidRPr="00F226F2">
        <w:t>for</w:t>
      </w:r>
      <w:commentRangeEnd w:id="2052"/>
      <w:r w:rsidR="00462359" w:rsidRPr="00F226F2">
        <w:rPr>
          <w:rStyle w:val="CommentReference"/>
        </w:rPr>
        <w:commentReference w:id="2052"/>
      </w:r>
      <w:r w:rsidRPr="00F226F2">
        <w:t xml:space="preserve"> details.</w:t>
      </w:r>
    </w:p>
    <w:p w14:paraId="5020B38C" w14:textId="77777777" w:rsidR="006404B0" w:rsidRPr="00F226F2" w:rsidRDefault="006404B0" w:rsidP="006404B0">
      <w:pPr>
        <w:pStyle w:val="Heading4"/>
      </w:pPr>
      <w:r w:rsidRPr="00F226F2">
        <w:t>Entitlement</w:t>
      </w:r>
    </w:p>
    <w:tbl>
      <w:tblPr>
        <w:tblStyle w:val="ListTable3-Accent2"/>
        <w:tblW w:w="0" w:type="auto"/>
        <w:tblBorders>
          <w:insideH w:val="single" w:sz="6" w:space="0" w:color="0084C8" w:themeColor="accent2"/>
          <w:insideV w:val="single" w:sz="6" w:space="0" w:color="0084C8" w:themeColor="accent2"/>
        </w:tblBorders>
        <w:tblLook w:val="06A0" w:firstRow="1" w:lastRow="0" w:firstColumn="1" w:lastColumn="0" w:noHBand="1" w:noVBand="1"/>
      </w:tblPr>
      <w:tblGrid>
        <w:gridCol w:w="2265"/>
        <w:gridCol w:w="2265"/>
      </w:tblGrid>
      <w:tr w:rsidR="006404B0" w:rsidRPr="00F226F2" w14:paraId="20C82B47" w14:textId="77777777" w:rsidTr="00B63CE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65" w:type="dxa"/>
            <w:tcBorders>
              <w:bottom w:val="none" w:sz="0" w:space="0" w:color="auto"/>
              <w:right w:val="none" w:sz="0" w:space="0" w:color="auto"/>
            </w:tcBorders>
          </w:tcPr>
          <w:p w14:paraId="1194DA6E" w14:textId="77777777" w:rsidR="006404B0" w:rsidRPr="00F226F2" w:rsidRDefault="006404B0" w:rsidP="00B63CEC">
            <w:pPr>
              <w:spacing w:before="40" w:after="40"/>
              <w:rPr>
                <w:sz w:val="20"/>
                <w:szCs w:val="20"/>
              </w:rPr>
            </w:pPr>
            <w:r w:rsidRPr="00F226F2">
              <w:rPr>
                <w:sz w:val="20"/>
                <w:szCs w:val="20"/>
              </w:rPr>
              <w:t>Field</w:t>
            </w:r>
          </w:p>
        </w:tc>
        <w:tc>
          <w:tcPr>
            <w:tcW w:w="2265" w:type="dxa"/>
          </w:tcPr>
          <w:p w14:paraId="168C55E7" w14:textId="77777777" w:rsidR="006404B0" w:rsidRPr="00F226F2" w:rsidRDefault="006404B0" w:rsidP="00B63CEC">
            <w:pPr>
              <w:spacing w:before="40" w:after="40"/>
              <w:cnfStyle w:val="100000000000" w:firstRow="1" w:lastRow="0" w:firstColumn="0" w:lastColumn="0" w:oddVBand="0" w:evenVBand="0" w:oddHBand="0" w:evenHBand="0" w:firstRowFirstColumn="0" w:firstRowLastColumn="0" w:lastRowFirstColumn="0" w:lastRowLastColumn="0"/>
              <w:rPr>
                <w:sz w:val="20"/>
                <w:szCs w:val="20"/>
              </w:rPr>
            </w:pPr>
            <w:r w:rsidRPr="00F226F2">
              <w:rPr>
                <w:sz w:val="20"/>
                <w:szCs w:val="20"/>
              </w:rPr>
              <w:t>Description</w:t>
            </w:r>
          </w:p>
        </w:tc>
      </w:tr>
      <w:tr w:rsidR="006404B0" w:rsidRPr="00F226F2" w14:paraId="6D625C4F"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3A310AA6" w14:textId="77777777" w:rsidR="006404B0" w:rsidRPr="00F226F2" w:rsidRDefault="006404B0" w:rsidP="00B63CEC">
            <w:pPr>
              <w:spacing w:before="40" w:after="40"/>
              <w:rPr>
                <w:rFonts w:ascii="Aptos Mono" w:hAnsi="Aptos Mono"/>
                <w:sz w:val="18"/>
                <w:szCs w:val="18"/>
              </w:rPr>
            </w:pPr>
            <w:r w:rsidRPr="00F226F2">
              <w:rPr>
                <w:rFonts w:ascii="Aptos Mono" w:hAnsi="Aptos Mono"/>
                <w:sz w:val="18"/>
                <w:szCs w:val="18"/>
              </w:rPr>
              <w:t>ID</w:t>
            </w:r>
          </w:p>
        </w:tc>
        <w:tc>
          <w:tcPr>
            <w:tcW w:w="2265" w:type="dxa"/>
          </w:tcPr>
          <w:p w14:paraId="06726391" w14:textId="77777777" w:rsidR="006404B0" w:rsidRPr="00F226F2" w:rsidRDefault="006404B0"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Autogenerated</w:t>
            </w:r>
          </w:p>
        </w:tc>
      </w:tr>
    </w:tbl>
    <w:p w14:paraId="717C2A19" w14:textId="77777777" w:rsidR="006404B0" w:rsidRPr="00F226F2" w:rsidRDefault="006404B0" w:rsidP="006404B0"/>
    <w:p w14:paraId="4367F466" w14:textId="1341C537" w:rsidR="006404B0" w:rsidRPr="00F226F2" w:rsidRDefault="00CA37E8" w:rsidP="006404B0">
      <w:pPr>
        <w:pStyle w:val="Heading4"/>
      </w:pPr>
      <w:r w:rsidRPr="00F226F2">
        <w:t xml:space="preserve">Fixed Voucher </w:t>
      </w:r>
      <w:r w:rsidR="006404B0" w:rsidRPr="00F226F2">
        <w:t>Line Items</w:t>
      </w:r>
    </w:p>
    <w:tbl>
      <w:tblPr>
        <w:tblStyle w:val="ListTable3-Accent2"/>
        <w:tblW w:w="6232" w:type="dxa"/>
        <w:tblBorders>
          <w:insideH w:val="single" w:sz="6" w:space="0" w:color="0084C8" w:themeColor="accent2"/>
          <w:insideV w:val="single" w:sz="6" w:space="0" w:color="0084C8" w:themeColor="accent2"/>
        </w:tblBorders>
        <w:tblLook w:val="06A0" w:firstRow="1" w:lastRow="0" w:firstColumn="1" w:lastColumn="0" w:noHBand="1" w:noVBand="1"/>
      </w:tblPr>
      <w:tblGrid>
        <w:gridCol w:w="2265"/>
        <w:gridCol w:w="3967"/>
      </w:tblGrid>
      <w:tr w:rsidR="006404B0" w:rsidRPr="00F226F2" w14:paraId="1A61D10B" w14:textId="77777777" w:rsidTr="00B63CE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65" w:type="dxa"/>
            <w:tcBorders>
              <w:bottom w:val="none" w:sz="0" w:space="0" w:color="auto"/>
              <w:right w:val="none" w:sz="0" w:space="0" w:color="auto"/>
            </w:tcBorders>
          </w:tcPr>
          <w:p w14:paraId="0617B584" w14:textId="77777777" w:rsidR="006404B0" w:rsidRPr="00F226F2" w:rsidRDefault="006404B0" w:rsidP="00B63CEC">
            <w:pPr>
              <w:spacing w:before="40" w:after="40"/>
              <w:rPr>
                <w:sz w:val="20"/>
                <w:szCs w:val="20"/>
              </w:rPr>
            </w:pPr>
            <w:r w:rsidRPr="00F226F2">
              <w:rPr>
                <w:sz w:val="20"/>
                <w:szCs w:val="20"/>
              </w:rPr>
              <w:t>Field</w:t>
            </w:r>
          </w:p>
        </w:tc>
        <w:tc>
          <w:tcPr>
            <w:tcW w:w="3967" w:type="dxa"/>
          </w:tcPr>
          <w:p w14:paraId="569B2EDE" w14:textId="77777777" w:rsidR="006404B0" w:rsidRPr="00F226F2" w:rsidRDefault="006404B0" w:rsidP="00B63CEC">
            <w:pPr>
              <w:spacing w:before="40" w:after="40"/>
              <w:cnfStyle w:val="100000000000" w:firstRow="1" w:lastRow="0" w:firstColumn="0" w:lastColumn="0" w:oddVBand="0" w:evenVBand="0" w:oddHBand="0" w:evenHBand="0" w:firstRowFirstColumn="0" w:firstRowLastColumn="0" w:lastRowFirstColumn="0" w:lastRowLastColumn="0"/>
              <w:rPr>
                <w:sz w:val="20"/>
                <w:szCs w:val="20"/>
              </w:rPr>
            </w:pPr>
            <w:r w:rsidRPr="00F226F2">
              <w:rPr>
                <w:sz w:val="20"/>
                <w:szCs w:val="20"/>
              </w:rPr>
              <w:t>Description</w:t>
            </w:r>
          </w:p>
        </w:tc>
      </w:tr>
      <w:tr w:rsidR="006404B0" w:rsidRPr="00F226F2" w14:paraId="2F68A0B7"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359D5708" w14:textId="77777777" w:rsidR="006404B0" w:rsidRPr="00F226F2" w:rsidRDefault="006404B0" w:rsidP="00B63CEC">
            <w:pPr>
              <w:spacing w:before="40" w:after="40"/>
              <w:rPr>
                <w:rFonts w:ascii="Aptos Mono" w:hAnsi="Aptos Mono"/>
                <w:sz w:val="18"/>
                <w:szCs w:val="18"/>
              </w:rPr>
            </w:pPr>
            <w:r w:rsidRPr="00F226F2">
              <w:rPr>
                <w:rFonts w:ascii="Aptos Mono" w:hAnsi="Aptos Mono"/>
                <w:sz w:val="18"/>
                <w:szCs w:val="18"/>
              </w:rPr>
              <w:t>ID</w:t>
            </w:r>
          </w:p>
        </w:tc>
        <w:tc>
          <w:tcPr>
            <w:tcW w:w="3967" w:type="dxa"/>
          </w:tcPr>
          <w:p w14:paraId="7020A50C" w14:textId="77777777" w:rsidR="006404B0" w:rsidRPr="00F226F2" w:rsidRDefault="006404B0"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Autogenerated</w:t>
            </w:r>
          </w:p>
        </w:tc>
      </w:tr>
      <w:tr w:rsidR="006404B0" w:rsidRPr="00F226F2" w14:paraId="7BC9A520"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5BEA60EC" w14:textId="77777777" w:rsidR="006404B0" w:rsidRPr="00F226F2" w:rsidRDefault="006404B0" w:rsidP="00B63CEC">
            <w:pPr>
              <w:spacing w:before="40" w:after="40"/>
              <w:rPr>
                <w:rFonts w:ascii="Aptos Mono" w:hAnsi="Aptos Mono"/>
                <w:sz w:val="18"/>
                <w:szCs w:val="18"/>
              </w:rPr>
            </w:pPr>
            <w:r w:rsidRPr="00F226F2">
              <w:rPr>
                <w:rFonts w:ascii="Aptos Mono" w:hAnsi="Aptos Mono"/>
                <w:sz w:val="18"/>
                <w:szCs w:val="18"/>
              </w:rPr>
              <w:t>Part Number</w:t>
            </w:r>
          </w:p>
        </w:tc>
        <w:tc>
          <w:tcPr>
            <w:tcW w:w="3967" w:type="dxa"/>
          </w:tcPr>
          <w:p w14:paraId="499532C6" w14:textId="77777777" w:rsidR="006404B0" w:rsidRPr="00F226F2" w:rsidRDefault="006404B0"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SFO product code</w:t>
            </w:r>
          </w:p>
        </w:tc>
      </w:tr>
      <w:tr w:rsidR="006404B0" w:rsidRPr="00F226F2" w14:paraId="197A15A9"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01D0BC9B" w14:textId="77777777" w:rsidR="006404B0" w:rsidRPr="00F226F2" w:rsidRDefault="006404B0" w:rsidP="00B63CEC">
            <w:pPr>
              <w:spacing w:before="40" w:after="40"/>
              <w:rPr>
                <w:rFonts w:ascii="Aptos Mono" w:hAnsi="Aptos Mono"/>
                <w:sz w:val="18"/>
                <w:szCs w:val="18"/>
              </w:rPr>
            </w:pPr>
            <w:r w:rsidRPr="00F226F2">
              <w:rPr>
                <w:rFonts w:ascii="Aptos Mono" w:hAnsi="Aptos Mono"/>
                <w:sz w:val="18"/>
                <w:szCs w:val="18"/>
              </w:rPr>
              <w:t>Product Name</w:t>
            </w:r>
          </w:p>
        </w:tc>
        <w:tc>
          <w:tcPr>
            <w:tcW w:w="3967" w:type="dxa"/>
          </w:tcPr>
          <w:p w14:paraId="3FE04313" w14:textId="77777777" w:rsidR="006404B0" w:rsidRPr="00F226F2" w:rsidRDefault="006404B0" w:rsidP="00B63CEC">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006404B0" w:rsidRPr="00F226F2" w14:paraId="679CA90F"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7B9DB222" w14:textId="77777777" w:rsidR="006404B0" w:rsidRPr="00F226F2" w:rsidRDefault="006404B0" w:rsidP="00B63CEC">
            <w:pPr>
              <w:spacing w:before="40" w:after="40"/>
              <w:rPr>
                <w:rFonts w:ascii="Aptos Mono" w:hAnsi="Aptos Mono"/>
                <w:sz w:val="18"/>
                <w:szCs w:val="18"/>
              </w:rPr>
            </w:pPr>
            <w:r w:rsidRPr="00F226F2">
              <w:rPr>
                <w:rFonts w:ascii="Aptos Mono" w:hAnsi="Aptos Mono"/>
                <w:sz w:val="18"/>
                <w:szCs w:val="18"/>
              </w:rPr>
              <w:t>Product Version</w:t>
            </w:r>
          </w:p>
        </w:tc>
        <w:tc>
          <w:tcPr>
            <w:tcW w:w="3967" w:type="dxa"/>
          </w:tcPr>
          <w:p w14:paraId="6BC7B5F7" w14:textId="77777777" w:rsidR="006404B0" w:rsidRPr="00F226F2" w:rsidRDefault="006404B0" w:rsidP="00B63CEC">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006404B0" w:rsidRPr="00F226F2" w14:paraId="7E76AABA"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000E86AF" w14:textId="77777777" w:rsidR="006404B0" w:rsidRPr="00F226F2" w:rsidRDefault="006404B0" w:rsidP="00B63CEC">
            <w:pPr>
              <w:spacing w:before="40" w:after="40"/>
              <w:rPr>
                <w:rFonts w:ascii="Aptos Mono" w:hAnsi="Aptos Mono"/>
                <w:sz w:val="18"/>
                <w:szCs w:val="18"/>
              </w:rPr>
            </w:pPr>
            <w:r w:rsidRPr="00F226F2">
              <w:rPr>
                <w:rFonts w:ascii="Aptos Mono" w:hAnsi="Aptos Mono"/>
                <w:sz w:val="18"/>
                <w:szCs w:val="18"/>
              </w:rPr>
              <w:t>License Model</w:t>
            </w:r>
          </w:p>
        </w:tc>
        <w:tc>
          <w:tcPr>
            <w:tcW w:w="3967" w:type="dxa"/>
          </w:tcPr>
          <w:p w14:paraId="4851A012" w14:textId="77777777" w:rsidR="006404B0" w:rsidRPr="00F226F2" w:rsidRDefault="006404B0" w:rsidP="00B63CEC">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006404B0" w:rsidRPr="00F226F2" w14:paraId="66E6C46D"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2980A765" w14:textId="77777777" w:rsidR="006404B0" w:rsidRPr="00F226F2" w:rsidRDefault="006404B0" w:rsidP="00B63CEC">
            <w:pPr>
              <w:spacing w:before="40" w:after="40"/>
              <w:rPr>
                <w:sz w:val="18"/>
                <w:szCs w:val="18"/>
              </w:rPr>
            </w:pPr>
            <w:r w:rsidRPr="00F226F2">
              <w:rPr>
                <w:sz w:val="18"/>
                <w:szCs w:val="18"/>
              </w:rPr>
              <w:t>Start Date</w:t>
            </w:r>
          </w:p>
        </w:tc>
        <w:tc>
          <w:tcPr>
            <w:tcW w:w="3967" w:type="dxa"/>
          </w:tcPr>
          <w:p w14:paraId="162D6776" w14:textId="5E762BB3" w:rsidR="006404B0" w:rsidRPr="00F226F2" w:rsidRDefault="0053774A" w:rsidP="004E4EB1">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Voucher start date</w:t>
            </w:r>
          </w:p>
        </w:tc>
      </w:tr>
      <w:tr w:rsidR="0053774A" w:rsidRPr="00F226F2" w14:paraId="002AB632"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3E0A6A08" w14:textId="77777777" w:rsidR="0053774A" w:rsidRPr="00F226F2" w:rsidRDefault="0053774A" w:rsidP="0053774A">
            <w:pPr>
              <w:spacing w:before="40" w:after="40"/>
              <w:rPr>
                <w:sz w:val="18"/>
                <w:szCs w:val="18"/>
              </w:rPr>
            </w:pPr>
            <w:r w:rsidRPr="00F226F2">
              <w:rPr>
                <w:sz w:val="18"/>
                <w:szCs w:val="18"/>
              </w:rPr>
              <w:t>Expiration Date</w:t>
            </w:r>
          </w:p>
        </w:tc>
        <w:tc>
          <w:tcPr>
            <w:tcW w:w="3967" w:type="dxa"/>
          </w:tcPr>
          <w:p w14:paraId="309285FB" w14:textId="6B127776" w:rsidR="0053774A" w:rsidRPr="00F226F2" w:rsidRDefault="0053774A" w:rsidP="0053774A">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Voucher end date</w:t>
            </w:r>
          </w:p>
        </w:tc>
      </w:tr>
      <w:tr w:rsidR="0053774A" w:rsidRPr="00F226F2" w14:paraId="574751D5"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019C3EA3" w14:textId="77777777" w:rsidR="0053774A" w:rsidRPr="00F226F2" w:rsidRDefault="0053774A" w:rsidP="0053774A">
            <w:pPr>
              <w:spacing w:before="40" w:after="40"/>
              <w:rPr>
                <w:sz w:val="18"/>
                <w:szCs w:val="18"/>
              </w:rPr>
            </w:pPr>
            <w:r w:rsidRPr="00F226F2">
              <w:rPr>
                <w:sz w:val="18"/>
                <w:szCs w:val="18"/>
              </w:rPr>
              <w:t>Version Date</w:t>
            </w:r>
          </w:p>
        </w:tc>
        <w:tc>
          <w:tcPr>
            <w:tcW w:w="3967" w:type="dxa"/>
          </w:tcPr>
          <w:p w14:paraId="621B959B" w14:textId="2B46E48B" w:rsidR="0053774A" w:rsidRPr="00F226F2" w:rsidRDefault="0053774A" w:rsidP="0053774A">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Voucher start date</w:t>
            </w:r>
          </w:p>
        </w:tc>
      </w:tr>
      <w:tr w:rsidR="0053774A" w:rsidRPr="00F226F2" w14:paraId="114ABB91"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661B3477" w14:textId="77777777" w:rsidR="0053774A" w:rsidRPr="00F226F2" w:rsidRDefault="0053774A" w:rsidP="0053774A">
            <w:pPr>
              <w:spacing w:before="40" w:after="40"/>
              <w:rPr>
                <w:sz w:val="18"/>
                <w:szCs w:val="18"/>
              </w:rPr>
            </w:pPr>
            <w:r w:rsidRPr="00F226F2">
              <w:rPr>
                <w:sz w:val="18"/>
                <w:szCs w:val="18"/>
              </w:rPr>
              <w:t>LICENSE_MODEL</w:t>
            </w:r>
          </w:p>
        </w:tc>
        <w:tc>
          <w:tcPr>
            <w:tcW w:w="3967" w:type="dxa"/>
          </w:tcPr>
          <w:p w14:paraId="3CB89C23" w14:textId="2F5544C2" w:rsidR="0053774A" w:rsidRPr="00F226F2" w:rsidRDefault="0053774A" w:rsidP="0053774A">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Voucher License Type</w:t>
            </w:r>
          </w:p>
        </w:tc>
      </w:tr>
    </w:tbl>
    <w:p w14:paraId="6DD148DF" w14:textId="16C7EF2C" w:rsidR="00CA37E8" w:rsidRPr="00F226F2" w:rsidRDefault="00CA37E8" w:rsidP="00CA37E8">
      <w:pPr>
        <w:pStyle w:val="Heading4"/>
      </w:pPr>
      <w:r w:rsidRPr="00F226F2">
        <w:t>Variable Voucher Line Items</w:t>
      </w:r>
    </w:p>
    <w:tbl>
      <w:tblPr>
        <w:tblStyle w:val="ListTable3-Accent2"/>
        <w:tblW w:w="6232" w:type="dxa"/>
        <w:tblBorders>
          <w:insideH w:val="single" w:sz="6" w:space="0" w:color="0084C8" w:themeColor="accent2"/>
          <w:insideV w:val="single" w:sz="6" w:space="0" w:color="0084C8" w:themeColor="accent2"/>
        </w:tblBorders>
        <w:tblLook w:val="06A0" w:firstRow="1" w:lastRow="0" w:firstColumn="1" w:lastColumn="0" w:noHBand="1" w:noVBand="1"/>
      </w:tblPr>
      <w:tblGrid>
        <w:gridCol w:w="2265"/>
        <w:gridCol w:w="3967"/>
      </w:tblGrid>
      <w:tr w:rsidR="00CA37E8" w:rsidRPr="00F226F2" w14:paraId="79B18219" w14:textId="77777777" w:rsidTr="00B63CE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65" w:type="dxa"/>
            <w:tcBorders>
              <w:bottom w:val="none" w:sz="0" w:space="0" w:color="auto"/>
              <w:right w:val="none" w:sz="0" w:space="0" w:color="auto"/>
            </w:tcBorders>
          </w:tcPr>
          <w:p w14:paraId="10E574F2" w14:textId="77777777" w:rsidR="00CA37E8" w:rsidRPr="00F226F2" w:rsidRDefault="00CA37E8" w:rsidP="00B63CEC">
            <w:pPr>
              <w:spacing w:before="40" w:after="40"/>
              <w:rPr>
                <w:sz w:val="20"/>
                <w:szCs w:val="20"/>
              </w:rPr>
            </w:pPr>
            <w:r w:rsidRPr="00F226F2">
              <w:rPr>
                <w:sz w:val="20"/>
                <w:szCs w:val="20"/>
              </w:rPr>
              <w:t>Field</w:t>
            </w:r>
          </w:p>
        </w:tc>
        <w:tc>
          <w:tcPr>
            <w:tcW w:w="3967" w:type="dxa"/>
          </w:tcPr>
          <w:p w14:paraId="4DC42AF9" w14:textId="77777777" w:rsidR="00CA37E8" w:rsidRPr="00F226F2" w:rsidRDefault="00CA37E8" w:rsidP="00B63CEC">
            <w:pPr>
              <w:spacing w:before="40" w:after="40"/>
              <w:cnfStyle w:val="100000000000" w:firstRow="1" w:lastRow="0" w:firstColumn="0" w:lastColumn="0" w:oddVBand="0" w:evenVBand="0" w:oddHBand="0" w:evenHBand="0" w:firstRowFirstColumn="0" w:firstRowLastColumn="0" w:lastRowFirstColumn="0" w:lastRowLastColumn="0"/>
              <w:rPr>
                <w:sz w:val="20"/>
                <w:szCs w:val="20"/>
              </w:rPr>
            </w:pPr>
            <w:r w:rsidRPr="00F226F2">
              <w:rPr>
                <w:sz w:val="20"/>
                <w:szCs w:val="20"/>
              </w:rPr>
              <w:t>Description</w:t>
            </w:r>
          </w:p>
        </w:tc>
      </w:tr>
      <w:tr w:rsidR="00CA37E8" w:rsidRPr="00F226F2" w14:paraId="65A5C3F5"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29D8EBA6" w14:textId="77777777" w:rsidR="00CA37E8" w:rsidRPr="00F226F2" w:rsidRDefault="00CA37E8" w:rsidP="00B63CEC">
            <w:pPr>
              <w:spacing w:before="40" w:after="40"/>
              <w:rPr>
                <w:rFonts w:ascii="Aptos Mono" w:hAnsi="Aptos Mono"/>
                <w:sz w:val="18"/>
                <w:szCs w:val="18"/>
              </w:rPr>
            </w:pPr>
            <w:r w:rsidRPr="00F226F2">
              <w:rPr>
                <w:rFonts w:ascii="Aptos Mono" w:hAnsi="Aptos Mono"/>
                <w:sz w:val="18"/>
                <w:szCs w:val="18"/>
              </w:rPr>
              <w:t>ID</w:t>
            </w:r>
          </w:p>
        </w:tc>
        <w:tc>
          <w:tcPr>
            <w:tcW w:w="3967" w:type="dxa"/>
          </w:tcPr>
          <w:p w14:paraId="01D50ECF" w14:textId="77777777" w:rsidR="00CA37E8" w:rsidRPr="00F226F2" w:rsidRDefault="00CA37E8"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Autogenerated</w:t>
            </w:r>
          </w:p>
        </w:tc>
      </w:tr>
      <w:tr w:rsidR="00CA37E8" w:rsidRPr="00F226F2" w14:paraId="7C4A1847"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235B8704" w14:textId="77777777" w:rsidR="00CA37E8" w:rsidRPr="00F226F2" w:rsidRDefault="00CA37E8" w:rsidP="00B63CEC">
            <w:pPr>
              <w:spacing w:before="40" w:after="40"/>
              <w:rPr>
                <w:rFonts w:ascii="Aptos Mono" w:hAnsi="Aptos Mono"/>
                <w:sz w:val="18"/>
                <w:szCs w:val="18"/>
              </w:rPr>
            </w:pPr>
            <w:r w:rsidRPr="00F226F2">
              <w:rPr>
                <w:rFonts w:ascii="Aptos Mono" w:hAnsi="Aptos Mono"/>
                <w:sz w:val="18"/>
                <w:szCs w:val="18"/>
              </w:rPr>
              <w:t>Part Number</w:t>
            </w:r>
          </w:p>
        </w:tc>
        <w:tc>
          <w:tcPr>
            <w:tcW w:w="3967" w:type="dxa"/>
          </w:tcPr>
          <w:p w14:paraId="09577C59" w14:textId="77777777" w:rsidR="00CA37E8" w:rsidRPr="00F226F2" w:rsidRDefault="00CA37E8" w:rsidP="00B63CEC">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SFO product code</w:t>
            </w:r>
          </w:p>
        </w:tc>
      </w:tr>
      <w:tr w:rsidR="00CA37E8" w:rsidRPr="00F226F2" w14:paraId="3F1F9735"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4192539B" w14:textId="77777777" w:rsidR="00CA37E8" w:rsidRPr="00F226F2" w:rsidRDefault="00CA37E8" w:rsidP="00B63CEC">
            <w:pPr>
              <w:spacing w:before="40" w:after="40"/>
              <w:rPr>
                <w:rFonts w:ascii="Aptos Mono" w:hAnsi="Aptos Mono"/>
                <w:sz w:val="18"/>
                <w:szCs w:val="18"/>
              </w:rPr>
            </w:pPr>
            <w:r w:rsidRPr="00F226F2">
              <w:rPr>
                <w:rFonts w:ascii="Aptos Mono" w:hAnsi="Aptos Mono"/>
                <w:sz w:val="18"/>
                <w:szCs w:val="18"/>
              </w:rPr>
              <w:t>Product Name</w:t>
            </w:r>
          </w:p>
        </w:tc>
        <w:tc>
          <w:tcPr>
            <w:tcW w:w="3967" w:type="dxa"/>
          </w:tcPr>
          <w:p w14:paraId="259E25DF" w14:textId="77777777" w:rsidR="00CA37E8" w:rsidRPr="00F226F2" w:rsidRDefault="00CA37E8" w:rsidP="00B63CEC">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00CA37E8" w:rsidRPr="00F226F2" w14:paraId="2D9FF5EE"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39F892C3" w14:textId="77777777" w:rsidR="00CA37E8" w:rsidRPr="00F226F2" w:rsidRDefault="00CA37E8" w:rsidP="00B63CEC">
            <w:pPr>
              <w:spacing w:before="40" w:after="40"/>
              <w:rPr>
                <w:rFonts w:ascii="Aptos Mono" w:hAnsi="Aptos Mono"/>
                <w:sz w:val="18"/>
                <w:szCs w:val="18"/>
              </w:rPr>
            </w:pPr>
            <w:r w:rsidRPr="00F226F2">
              <w:rPr>
                <w:rFonts w:ascii="Aptos Mono" w:hAnsi="Aptos Mono"/>
                <w:sz w:val="18"/>
                <w:szCs w:val="18"/>
              </w:rPr>
              <w:t>Product Version</w:t>
            </w:r>
          </w:p>
        </w:tc>
        <w:tc>
          <w:tcPr>
            <w:tcW w:w="3967" w:type="dxa"/>
          </w:tcPr>
          <w:p w14:paraId="102319C3" w14:textId="77777777" w:rsidR="00CA37E8" w:rsidRPr="00F226F2" w:rsidRDefault="00CA37E8" w:rsidP="00B63CEC">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00CA37E8" w:rsidRPr="00F226F2" w14:paraId="27C7EB70"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6CAA65C1" w14:textId="77777777" w:rsidR="00CA37E8" w:rsidRPr="00F226F2" w:rsidRDefault="00CA37E8" w:rsidP="00B63CEC">
            <w:pPr>
              <w:spacing w:before="40" w:after="40"/>
              <w:rPr>
                <w:rFonts w:ascii="Aptos Mono" w:hAnsi="Aptos Mono"/>
                <w:sz w:val="18"/>
                <w:szCs w:val="18"/>
              </w:rPr>
            </w:pPr>
            <w:r w:rsidRPr="00F226F2">
              <w:rPr>
                <w:rFonts w:ascii="Aptos Mono" w:hAnsi="Aptos Mono"/>
                <w:sz w:val="18"/>
                <w:szCs w:val="18"/>
              </w:rPr>
              <w:t>License Model</w:t>
            </w:r>
          </w:p>
        </w:tc>
        <w:tc>
          <w:tcPr>
            <w:tcW w:w="3967" w:type="dxa"/>
          </w:tcPr>
          <w:p w14:paraId="600E8317" w14:textId="77777777" w:rsidR="00CA37E8" w:rsidRPr="00F226F2" w:rsidRDefault="00CA37E8" w:rsidP="00B63CEC">
            <w:pPr>
              <w:spacing w:before="40" w:after="40"/>
              <w:cnfStyle w:val="000000000000" w:firstRow="0" w:lastRow="0" w:firstColumn="0" w:lastColumn="0" w:oddVBand="0" w:evenVBand="0" w:oddHBand="0" w:evenHBand="0" w:firstRowFirstColumn="0" w:firstRowLastColumn="0" w:lastRowFirstColumn="0" w:lastRowLastColumn="0"/>
              <w:rPr>
                <w:i/>
                <w:iCs/>
                <w:sz w:val="20"/>
                <w:szCs w:val="20"/>
              </w:rPr>
            </w:pPr>
            <w:r w:rsidRPr="00F226F2">
              <w:rPr>
                <w:i/>
                <w:iCs/>
                <w:sz w:val="20"/>
                <w:szCs w:val="20"/>
              </w:rPr>
              <w:t>Derived from Revenera part number</w:t>
            </w:r>
          </w:p>
        </w:tc>
      </w:tr>
      <w:tr w:rsidR="00CA37E8" w:rsidRPr="00F226F2" w14:paraId="362ED902"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14:paraId="3B9FF89C" w14:textId="77777777" w:rsidR="00CA37E8" w:rsidRPr="00F226F2" w:rsidRDefault="00CA37E8" w:rsidP="00B63CEC">
            <w:pPr>
              <w:spacing w:before="40" w:after="40"/>
              <w:rPr>
                <w:sz w:val="18"/>
                <w:szCs w:val="18"/>
              </w:rPr>
            </w:pPr>
            <w:r w:rsidRPr="00F226F2">
              <w:rPr>
                <w:sz w:val="18"/>
                <w:szCs w:val="18"/>
              </w:rPr>
              <w:t>Start Date</w:t>
            </w:r>
          </w:p>
        </w:tc>
        <w:tc>
          <w:tcPr>
            <w:tcW w:w="3967" w:type="dxa"/>
          </w:tcPr>
          <w:p w14:paraId="0F4A731D" w14:textId="21456CD0" w:rsidR="00CA37E8" w:rsidRPr="00F226F2" w:rsidRDefault="00CA37E8" w:rsidP="00CA37E8">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Use the activation date</w:t>
            </w:r>
          </w:p>
        </w:tc>
      </w:tr>
      <w:tr w:rsidR="00CA37E8" w:rsidRPr="00F226F2" w14:paraId="57FAA3D7"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49251F02" w14:textId="1019CCA0" w:rsidR="00CA37E8" w:rsidRPr="00F226F2" w:rsidRDefault="00CA37E8" w:rsidP="00B63CEC">
            <w:pPr>
              <w:spacing w:before="40" w:after="40"/>
              <w:rPr>
                <w:sz w:val="18"/>
                <w:szCs w:val="18"/>
              </w:rPr>
            </w:pPr>
            <w:r w:rsidRPr="00F226F2">
              <w:rPr>
                <w:sz w:val="18"/>
                <w:szCs w:val="18"/>
              </w:rPr>
              <w:t>Term</w:t>
            </w:r>
          </w:p>
        </w:tc>
        <w:tc>
          <w:tcPr>
            <w:tcW w:w="3967" w:type="dxa"/>
          </w:tcPr>
          <w:p w14:paraId="30235EDA" w14:textId="6614299C" w:rsidR="00CA37E8" w:rsidRPr="00F226F2" w:rsidRDefault="0053774A" w:rsidP="00CA37E8">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Voucher</w:t>
            </w:r>
            <w:r w:rsidR="00CA37E8" w:rsidRPr="00F226F2">
              <w:rPr>
                <w:sz w:val="20"/>
                <w:szCs w:val="20"/>
              </w:rPr>
              <w:t xml:space="preserve"> duration</w:t>
            </w:r>
          </w:p>
        </w:tc>
      </w:tr>
      <w:tr w:rsidR="00CA37E8" w:rsidRPr="00F226F2" w14:paraId="27C7826F"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3BE72387" w14:textId="1743A8CB" w:rsidR="00CA37E8" w:rsidRPr="00F226F2" w:rsidRDefault="00CA37E8" w:rsidP="00B63CEC">
            <w:pPr>
              <w:spacing w:before="40" w:after="40"/>
              <w:rPr>
                <w:sz w:val="18"/>
                <w:szCs w:val="18"/>
              </w:rPr>
            </w:pPr>
            <w:r w:rsidRPr="00F226F2">
              <w:rPr>
                <w:sz w:val="18"/>
                <w:szCs w:val="18"/>
              </w:rPr>
              <w:t>Term Units</w:t>
            </w:r>
          </w:p>
        </w:tc>
        <w:tc>
          <w:tcPr>
            <w:tcW w:w="3967" w:type="dxa"/>
          </w:tcPr>
          <w:p w14:paraId="2D4AC07F" w14:textId="1C2DA5BA" w:rsidR="00CA37E8" w:rsidRPr="00F226F2" w:rsidRDefault="0053774A" w:rsidP="00CA37E8">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 xml:space="preserve">Voucher </w:t>
            </w:r>
            <w:r w:rsidR="00CA37E8" w:rsidRPr="00F226F2">
              <w:rPr>
                <w:sz w:val="20"/>
                <w:szCs w:val="20"/>
              </w:rPr>
              <w:t>duration units</w:t>
            </w:r>
          </w:p>
        </w:tc>
      </w:tr>
      <w:tr w:rsidR="0053774A" w:rsidRPr="00F226F2" w14:paraId="7CE3200B"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6F9816AA" w14:textId="77777777" w:rsidR="0053774A" w:rsidRPr="00F226F2" w:rsidRDefault="0053774A" w:rsidP="0053774A">
            <w:pPr>
              <w:spacing w:before="40" w:after="40"/>
              <w:rPr>
                <w:sz w:val="18"/>
                <w:szCs w:val="18"/>
              </w:rPr>
            </w:pPr>
            <w:r w:rsidRPr="00F226F2">
              <w:rPr>
                <w:sz w:val="18"/>
                <w:szCs w:val="18"/>
              </w:rPr>
              <w:t>Version Date</w:t>
            </w:r>
          </w:p>
        </w:tc>
        <w:tc>
          <w:tcPr>
            <w:tcW w:w="3967" w:type="dxa"/>
          </w:tcPr>
          <w:p w14:paraId="38AA6B4C" w14:textId="6EED4FE2" w:rsidR="0053774A" w:rsidRPr="00F226F2" w:rsidRDefault="0053774A" w:rsidP="0053774A">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Voucher start date</w:t>
            </w:r>
          </w:p>
        </w:tc>
      </w:tr>
      <w:tr w:rsidR="0053774A" w:rsidRPr="00F226F2" w14:paraId="29F46B52" w14:textId="77777777" w:rsidTr="00B63CEC">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3051333E" w14:textId="77777777" w:rsidR="0053774A" w:rsidRPr="00F226F2" w:rsidRDefault="0053774A" w:rsidP="0053774A">
            <w:pPr>
              <w:spacing w:before="40" w:after="40"/>
              <w:rPr>
                <w:sz w:val="18"/>
                <w:szCs w:val="18"/>
              </w:rPr>
            </w:pPr>
            <w:r w:rsidRPr="00F226F2">
              <w:rPr>
                <w:sz w:val="18"/>
                <w:szCs w:val="18"/>
              </w:rPr>
              <w:t>LICENSE_MODEL</w:t>
            </w:r>
          </w:p>
        </w:tc>
        <w:tc>
          <w:tcPr>
            <w:tcW w:w="3967" w:type="dxa"/>
          </w:tcPr>
          <w:p w14:paraId="3627A512" w14:textId="2C51B3BD" w:rsidR="0053774A" w:rsidRPr="00F226F2" w:rsidRDefault="0053774A" w:rsidP="0053774A">
            <w:pPr>
              <w:spacing w:before="40" w:after="40"/>
              <w:cnfStyle w:val="000000000000" w:firstRow="0" w:lastRow="0" w:firstColumn="0" w:lastColumn="0" w:oddVBand="0" w:evenVBand="0" w:oddHBand="0" w:evenHBand="0" w:firstRowFirstColumn="0" w:firstRowLastColumn="0" w:lastRowFirstColumn="0" w:lastRowLastColumn="0"/>
              <w:rPr>
                <w:sz w:val="20"/>
                <w:szCs w:val="20"/>
              </w:rPr>
            </w:pPr>
            <w:r w:rsidRPr="00F226F2">
              <w:rPr>
                <w:sz w:val="20"/>
                <w:szCs w:val="20"/>
              </w:rPr>
              <w:t>Voucher License Type</w:t>
            </w:r>
          </w:p>
        </w:tc>
      </w:tr>
    </w:tbl>
    <w:p w14:paraId="265B43C5" w14:textId="733AF10A" w:rsidR="033590ED" w:rsidRPr="00F226F2" w:rsidRDefault="033590ED" w:rsidP="00DB5A04">
      <w:pPr>
        <w:pStyle w:val="Heading3"/>
      </w:pPr>
      <w:r w:rsidRPr="00F226F2">
        <w:t>Emergency License</w:t>
      </w:r>
    </w:p>
    <w:p w14:paraId="415BF84D" w14:textId="35E26A1D" w:rsidR="00DB5A04" w:rsidRPr="00F226F2" w:rsidRDefault="00DB5A04" w:rsidP="00DB5A04">
      <w:pPr>
        <w:rPr>
          <w:lang w:eastAsia="ko-KR"/>
        </w:rPr>
      </w:pPr>
      <w:r w:rsidRPr="00F226F2">
        <w:rPr>
          <w:lang w:eastAsia="ko-KR"/>
        </w:rPr>
        <w:t>TB</w:t>
      </w:r>
      <w:ins w:id="2053" w:author="Yves Houtevels" w:date="2024-07-31T14:14:00Z" w16du:dateUtc="2024-07-31T12:14:00Z">
        <w:r w:rsidR="004B0229" w:rsidRPr="00F226F2">
          <w:rPr>
            <w:lang w:eastAsia="ko-KR"/>
          </w:rPr>
          <w:t>D</w:t>
        </w:r>
      </w:ins>
      <w:del w:id="2054" w:author="Yves Houtevels" w:date="2024-07-31T14:14:00Z" w16du:dateUtc="2024-07-31T12:14:00Z">
        <w:r w:rsidRPr="00F226F2" w:rsidDel="004B0229">
          <w:rPr>
            <w:lang w:eastAsia="ko-KR"/>
          </w:rPr>
          <w:delText>C</w:delText>
        </w:r>
      </w:del>
    </w:p>
    <w:p w14:paraId="664F3D2C" w14:textId="77777777" w:rsidR="00113F6C" w:rsidRPr="00F226F2" w:rsidRDefault="00113F6C" w:rsidP="008458A2">
      <w:pPr>
        <w:pStyle w:val="Heading2"/>
        <w:rPr>
          <w:ins w:id="2055" w:author="Yves Houtevels" w:date="2024-07-31T14:14:00Z" w16du:dateUtc="2024-07-31T12:14:00Z"/>
        </w:rPr>
      </w:pPr>
      <w:bookmarkStart w:id="2056" w:name="_Toc178778317"/>
      <w:r w:rsidRPr="00F226F2">
        <w:t>Custom API</w:t>
      </w:r>
      <w:bookmarkEnd w:id="2056"/>
    </w:p>
    <w:p w14:paraId="18ABF5A5" w14:textId="0E1AB036" w:rsidR="00F0511E" w:rsidRPr="00F226F2" w:rsidRDefault="00F0511E">
      <w:pPr>
        <w:pPrChange w:id="2057" w:author="Yves Houtevels" w:date="2024-07-31T14:14:00Z" w16du:dateUtc="2024-07-31T12:14:00Z">
          <w:pPr>
            <w:pStyle w:val="Heading2"/>
          </w:pPr>
        </w:pPrChange>
      </w:pPr>
      <w:ins w:id="2058" w:author="Yves Houtevels" w:date="2024-07-31T14:14:00Z" w16du:dateUtc="2024-07-31T12:14:00Z">
        <w:r w:rsidRPr="00F226F2">
          <w:rPr>
            <w:lang w:eastAsia="ko-KR"/>
            <w:rPrChange w:id="2059" w:author="Julian Smith" w:date="2024-09-24T17:17:00Z" w16du:dateUtc="2024-09-24T16:17:00Z">
              <w:rPr/>
            </w:rPrChange>
          </w:rPr>
          <w:t>NA</w:t>
        </w:r>
      </w:ins>
    </w:p>
    <w:p w14:paraId="08EA9E20" w14:textId="77777777" w:rsidR="00113F6C" w:rsidRPr="00F226F2" w:rsidRDefault="00113F6C" w:rsidP="007923E1">
      <w:pPr>
        <w:pStyle w:val="Heading3"/>
      </w:pPr>
      <w:r w:rsidRPr="00F226F2">
        <w:t>Introduction</w:t>
      </w:r>
    </w:p>
    <w:p w14:paraId="2BC0DCA3" w14:textId="4AE860CE" w:rsidR="00113F6C" w:rsidRPr="00F226F2" w:rsidDel="00F0511E" w:rsidRDefault="00374FBB" w:rsidP="008458A2">
      <w:pPr>
        <w:rPr>
          <w:del w:id="2060" w:author="Yves Houtevels" w:date="2024-07-31T14:14:00Z" w16du:dateUtc="2024-07-31T12:14:00Z"/>
          <w:lang w:eastAsia="ko-KR"/>
        </w:rPr>
      </w:pPr>
      <w:del w:id="2061" w:author="Yves Houtevels" w:date="2024-07-31T14:14:00Z" w16du:dateUtc="2024-07-31T12:14:00Z">
        <w:r w:rsidRPr="00F226F2" w:rsidDel="00F0511E">
          <w:rPr>
            <w:lang w:eastAsia="ko-KR"/>
          </w:rPr>
          <w:delText>By c</w:delText>
        </w:r>
        <w:r w:rsidR="00C07CAF" w:rsidRPr="00F226F2" w:rsidDel="00F0511E">
          <w:rPr>
            <w:lang w:eastAsia="ko-KR"/>
          </w:rPr>
          <w:delText xml:space="preserve">ustom API </w:delText>
        </w:r>
        <w:r w:rsidRPr="00F226F2" w:rsidDel="00F0511E">
          <w:rPr>
            <w:lang w:eastAsia="ko-KR"/>
          </w:rPr>
          <w:delText xml:space="preserve">we mean here </w:delText>
        </w:r>
        <w:r w:rsidR="00C07CAF" w:rsidRPr="00F226F2" w:rsidDel="00F0511E">
          <w:rPr>
            <w:lang w:eastAsia="ko-KR"/>
          </w:rPr>
          <w:delText xml:space="preserve">the following : </w:delText>
        </w:r>
        <w:r w:rsidR="00113F6C" w:rsidRPr="00F226F2" w:rsidDel="00F0511E">
          <w:rPr>
            <w:lang w:eastAsia="ko-KR"/>
          </w:rPr>
          <w:delText>API</w:delText>
        </w:r>
        <w:r w:rsidR="00C07CAF" w:rsidRPr="00F226F2" w:rsidDel="00F0511E">
          <w:rPr>
            <w:lang w:eastAsia="ko-KR"/>
          </w:rPr>
          <w:delText>’s</w:delText>
        </w:r>
        <w:r w:rsidR="00113F6C" w:rsidRPr="00F226F2" w:rsidDel="00F0511E">
          <w:rPr>
            <w:lang w:eastAsia="ko-KR"/>
          </w:rPr>
          <w:delText xml:space="preserve"> that needs APEX code, not API that are generated automatically</w:delText>
        </w:r>
        <w:r w:rsidR="00260668" w:rsidRPr="00F226F2" w:rsidDel="00F0511E">
          <w:rPr>
            <w:lang w:eastAsia="ko-KR"/>
          </w:rPr>
          <w:delText xml:space="preserve"> by the salesforce platform </w:delText>
        </w:r>
        <w:r w:rsidR="00113F6C" w:rsidRPr="00F226F2" w:rsidDel="00F0511E">
          <w:rPr>
            <w:lang w:eastAsia="ko-KR"/>
          </w:rPr>
          <w:delText xml:space="preserve">for standard salesforce objects and custom </w:delText>
        </w:r>
        <w:r w:rsidR="007F5DDD" w:rsidRPr="00F226F2" w:rsidDel="00F0511E">
          <w:rPr>
            <w:lang w:eastAsia="ko-KR"/>
          </w:rPr>
          <w:delText xml:space="preserve">salesforce </w:delText>
        </w:r>
        <w:r w:rsidR="00113F6C" w:rsidRPr="00F226F2" w:rsidDel="00F0511E">
          <w:rPr>
            <w:lang w:eastAsia="ko-KR"/>
          </w:rPr>
          <w:delText>objects.</w:delText>
        </w:r>
      </w:del>
    </w:p>
    <w:p w14:paraId="20DD16BC" w14:textId="77777777" w:rsidR="00113F6C" w:rsidRPr="00F226F2" w:rsidRDefault="00113F6C" w:rsidP="008458A2">
      <w:pPr>
        <w:rPr>
          <w:lang w:eastAsia="ko-KR"/>
        </w:rPr>
      </w:pPr>
    </w:p>
    <w:p w14:paraId="5CBDE2A4" w14:textId="0AB1173B" w:rsidR="00113F6C" w:rsidRPr="00F226F2" w:rsidRDefault="00113F6C" w:rsidP="007923E1">
      <w:pPr>
        <w:pStyle w:val="Heading3"/>
      </w:pPr>
      <w:r w:rsidRPr="00F226F2">
        <w:t xml:space="preserve">New Custom API </w:t>
      </w:r>
    </w:p>
    <w:tbl>
      <w:tblPr>
        <w:tblStyle w:val="TableGrid"/>
        <w:tblW w:w="9061" w:type="dxa"/>
        <w:tblLook w:val="04A0" w:firstRow="1" w:lastRow="0" w:firstColumn="1" w:lastColumn="0" w:noHBand="0" w:noVBand="1"/>
      </w:tblPr>
      <w:tblGrid>
        <w:gridCol w:w="2956"/>
        <w:gridCol w:w="2956"/>
        <w:gridCol w:w="3149"/>
      </w:tblGrid>
      <w:tr w:rsidR="00113F6C" w:rsidRPr="00F226F2" w14:paraId="162D7613" w14:textId="77777777" w:rsidTr="00374FBB">
        <w:tc>
          <w:tcPr>
            <w:tcW w:w="2956" w:type="dxa"/>
          </w:tcPr>
          <w:p w14:paraId="7BAC9E31" w14:textId="2D04344A" w:rsidR="00113F6C" w:rsidRPr="00F226F2" w:rsidRDefault="00113F6C" w:rsidP="008458A2">
            <w:pPr>
              <w:rPr>
                <w:lang w:eastAsia="ko-KR"/>
              </w:rPr>
            </w:pPr>
            <w:r w:rsidRPr="00F226F2">
              <w:rPr>
                <w:lang w:eastAsia="ko-KR"/>
              </w:rPr>
              <w:t>Custom API name</w:t>
            </w:r>
          </w:p>
        </w:tc>
        <w:tc>
          <w:tcPr>
            <w:tcW w:w="2956" w:type="dxa"/>
          </w:tcPr>
          <w:p w14:paraId="283DBE3B" w14:textId="5376E8D1" w:rsidR="00113F6C" w:rsidRPr="00F226F2" w:rsidRDefault="00BC24FE" w:rsidP="008458A2">
            <w:pPr>
              <w:rPr>
                <w:rFonts w:eastAsia="Calibri" w:cs="Arial"/>
                <w:lang w:eastAsia="ko-KR"/>
              </w:rPr>
            </w:pPr>
            <w:r w:rsidRPr="00F226F2">
              <w:rPr>
                <w:lang w:eastAsia="ko-KR"/>
              </w:rPr>
              <w:t>Reasoning and Motivation</w:t>
            </w:r>
          </w:p>
        </w:tc>
        <w:tc>
          <w:tcPr>
            <w:tcW w:w="3149" w:type="dxa"/>
          </w:tcPr>
          <w:p w14:paraId="63B79DCC" w14:textId="078AB734" w:rsidR="00113F6C" w:rsidRPr="00F226F2" w:rsidRDefault="00BC24FE" w:rsidP="008458A2">
            <w:pPr>
              <w:rPr>
                <w:rFonts w:eastAsia="Calibri"/>
                <w:lang w:eastAsia="ko-KR"/>
              </w:rPr>
            </w:pPr>
            <w:r w:rsidRPr="00F226F2">
              <w:rPr>
                <w:rFonts w:eastAsia="Calibri"/>
                <w:lang w:eastAsia="ko-KR"/>
              </w:rPr>
              <w:t>Link to API description</w:t>
            </w:r>
          </w:p>
        </w:tc>
      </w:tr>
      <w:tr w:rsidR="00113F6C" w:rsidRPr="00F226F2" w14:paraId="48CB2C9F" w14:textId="77777777" w:rsidTr="00374FBB">
        <w:tc>
          <w:tcPr>
            <w:tcW w:w="2956" w:type="dxa"/>
          </w:tcPr>
          <w:p w14:paraId="69177E02" w14:textId="77777777" w:rsidR="00113F6C" w:rsidRPr="00F226F2" w:rsidRDefault="00113F6C" w:rsidP="008458A2">
            <w:pPr>
              <w:rPr>
                <w:lang w:eastAsia="ko-KR"/>
              </w:rPr>
            </w:pPr>
          </w:p>
        </w:tc>
        <w:tc>
          <w:tcPr>
            <w:tcW w:w="2956" w:type="dxa"/>
          </w:tcPr>
          <w:p w14:paraId="4549FB07" w14:textId="77777777" w:rsidR="00113F6C" w:rsidRPr="00F226F2" w:rsidRDefault="00113F6C" w:rsidP="008458A2">
            <w:pPr>
              <w:rPr>
                <w:rFonts w:eastAsia="Calibri"/>
                <w:lang w:eastAsia="ko-KR"/>
              </w:rPr>
            </w:pPr>
          </w:p>
        </w:tc>
        <w:tc>
          <w:tcPr>
            <w:tcW w:w="3149" w:type="dxa"/>
          </w:tcPr>
          <w:p w14:paraId="42300F63" w14:textId="77777777" w:rsidR="00113F6C" w:rsidRPr="00F226F2" w:rsidRDefault="00113F6C" w:rsidP="008458A2">
            <w:pPr>
              <w:rPr>
                <w:lang w:eastAsia="ko-KR"/>
              </w:rPr>
            </w:pPr>
          </w:p>
        </w:tc>
      </w:tr>
      <w:tr w:rsidR="00113F6C" w:rsidRPr="00F226F2" w14:paraId="3E3AD037" w14:textId="77777777" w:rsidTr="00374FBB">
        <w:tc>
          <w:tcPr>
            <w:tcW w:w="2956" w:type="dxa"/>
          </w:tcPr>
          <w:p w14:paraId="357B9991" w14:textId="77777777" w:rsidR="00113F6C" w:rsidRPr="00F226F2" w:rsidRDefault="00113F6C" w:rsidP="008458A2">
            <w:pPr>
              <w:rPr>
                <w:lang w:eastAsia="ko-KR"/>
              </w:rPr>
            </w:pPr>
          </w:p>
        </w:tc>
        <w:tc>
          <w:tcPr>
            <w:tcW w:w="2956" w:type="dxa"/>
          </w:tcPr>
          <w:p w14:paraId="61BF264B" w14:textId="77777777" w:rsidR="00113F6C" w:rsidRPr="00F226F2" w:rsidRDefault="00113F6C" w:rsidP="008458A2">
            <w:pPr>
              <w:rPr>
                <w:rFonts w:eastAsia="Calibri"/>
                <w:lang w:eastAsia="ko-KR"/>
              </w:rPr>
            </w:pPr>
          </w:p>
        </w:tc>
        <w:tc>
          <w:tcPr>
            <w:tcW w:w="3149" w:type="dxa"/>
          </w:tcPr>
          <w:p w14:paraId="7D2CE42F" w14:textId="77777777" w:rsidR="00113F6C" w:rsidRPr="00F226F2" w:rsidRDefault="00113F6C" w:rsidP="008458A2">
            <w:pPr>
              <w:rPr>
                <w:lang w:eastAsia="ko-KR"/>
              </w:rPr>
            </w:pPr>
          </w:p>
        </w:tc>
      </w:tr>
    </w:tbl>
    <w:p w14:paraId="7152B29B" w14:textId="2E592F6B" w:rsidR="00374FBB" w:rsidRPr="00F226F2" w:rsidRDefault="00374FBB" w:rsidP="008458A2"/>
    <w:p w14:paraId="2E7CE2AE" w14:textId="77777777" w:rsidR="00374FBB" w:rsidRPr="00F226F2" w:rsidRDefault="00374FBB" w:rsidP="008458A2">
      <w:r w:rsidRPr="00F226F2">
        <w:br w:type="page"/>
      </w:r>
    </w:p>
    <w:p w14:paraId="0C9AE257" w14:textId="77777777" w:rsidR="00113F6C" w:rsidRPr="00F226F2" w:rsidRDefault="00113F6C" w:rsidP="007923E1">
      <w:pPr>
        <w:pStyle w:val="Heading3"/>
      </w:pPr>
      <w:r w:rsidRPr="00F226F2">
        <w:t>Existing Custom API as from previous release</w:t>
      </w:r>
    </w:p>
    <w:tbl>
      <w:tblPr>
        <w:tblStyle w:val="TableGrid"/>
        <w:tblW w:w="9061" w:type="dxa"/>
        <w:tblLook w:val="04A0" w:firstRow="1" w:lastRow="0" w:firstColumn="1" w:lastColumn="0" w:noHBand="0" w:noVBand="1"/>
      </w:tblPr>
      <w:tblGrid>
        <w:gridCol w:w="2956"/>
        <w:gridCol w:w="2956"/>
        <w:gridCol w:w="3149"/>
      </w:tblGrid>
      <w:tr w:rsidR="00113F6C" w:rsidRPr="00F226F2" w14:paraId="1CF9CD5B" w14:textId="77777777" w:rsidTr="00374FBB">
        <w:tc>
          <w:tcPr>
            <w:tcW w:w="2956" w:type="dxa"/>
          </w:tcPr>
          <w:p w14:paraId="2CE9EB2A" w14:textId="1556B57B" w:rsidR="00113F6C" w:rsidRPr="00F226F2" w:rsidRDefault="00113F6C" w:rsidP="008458A2">
            <w:pPr>
              <w:rPr>
                <w:lang w:eastAsia="ko-KR"/>
              </w:rPr>
            </w:pPr>
            <w:r w:rsidRPr="00F226F2">
              <w:rPr>
                <w:lang w:eastAsia="ko-KR"/>
              </w:rPr>
              <w:t>Custom API Name</w:t>
            </w:r>
          </w:p>
        </w:tc>
        <w:tc>
          <w:tcPr>
            <w:tcW w:w="2956" w:type="dxa"/>
          </w:tcPr>
          <w:p w14:paraId="24EF6FA5" w14:textId="64B7F076" w:rsidR="00113F6C" w:rsidRPr="00F226F2" w:rsidRDefault="007C0A33" w:rsidP="008458A2">
            <w:pPr>
              <w:rPr>
                <w:rFonts w:eastAsia="Calibri" w:cs="Arial"/>
                <w:lang w:eastAsia="ko-KR"/>
              </w:rPr>
            </w:pPr>
            <w:r w:rsidRPr="00F226F2">
              <w:rPr>
                <w:lang w:eastAsia="ko-KR"/>
              </w:rPr>
              <w:t>Reasoning and Motivation</w:t>
            </w:r>
          </w:p>
        </w:tc>
        <w:tc>
          <w:tcPr>
            <w:tcW w:w="3149" w:type="dxa"/>
          </w:tcPr>
          <w:p w14:paraId="109AC810" w14:textId="2E09C2E0" w:rsidR="00113F6C" w:rsidRPr="00F226F2" w:rsidRDefault="007C0A33" w:rsidP="008458A2">
            <w:pPr>
              <w:rPr>
                <w:bCs/>
                <w:lang w:eastAsia="ko-KR"/>
              </w:rPr>
            </w:pPr>
            <w:r w:rsidRPr="00F226F2">
              <w:rPr>
                <w:rFonts w:eastAsia="Calibri"/>
                <w:lang w:eastAsia="ko-KR"/>
              </w:rPr>
              <w:t>Link to API description</w:t>
            </w:r>
          </w:p>
        </w:tc>
      </w:tr>
      <w:tr w:rsidR="00113F6C" w:rsidRPr="00F226F2" w14:paraId="2E675499" w14:textId="77777777" w:rsidTr="00374FBB">
        <w:tc>
          <w:tcPr>
            <w:tcW w:w="2956" w:type="dxa"/>
          </w:tcPr>
          <w:p w14:paraId="3647D0BC" w14:textId="77777777" w:rsidR="00113F6C" w:rsidRPr="00F226F2" w:rsidRDefault="00113F6C" w:rsidP="008458A2">
            <w:pPr>
              <w:rPr>
                <w:lang w:eastAsia="ko-KR"/>
              </w:rPr>
            </w:pPr>
          </w:p>
        </w:tc>
        <w:tc>
          <w:tcPr>
            <w:tcW w:w="2956" w:type="dxa"/>
          </w:tcPr>
          <w:p w14:paraId="7C1F8A5E" w14:textId="687E12E3" w:rsidR="00113F6C" w:rsidRPr="00F226F2" w:rsidRDefault="00113F6C" w:rsidP="008458A2">
            <w:pPr>
              <w:rPr>
                <w:rFonts w:eastAsia="Calibri"/>
                <w:lang w:eastAsia="ko-KR"/>
              </w:rPr>
            </w:pPr>
          </w:p>
        </w:tc>
        <w:tc>
          <w:tcPr>
            <w:tcW w:w="3149" w:type="dxa"/>
          </w:tcPr>
          <w:p w14:paraId="610C42B0" w14:textId="77777777" w:rsidR="00113F6C" w:rsidRPr="00F226F2" w:rsidRDefault="00113F6C" w:rsidP="008458A2">
            <w:pPr>
              <w:rPr>
                <w:lang w:eastAsia="ko-KR"/>
              </w:rPr>
            </w:pPr>
          </w:p>
        </w:tc>
      </w:tr>
      <w:tr w:rsidR="00113F6C" w:rsidRPr="00F226F2" w14:paraId="63FB20C8" w14:textId="77777777" w:rsidTr="00374FBB">
        <w:tc>
          <w:tcPr>
            <w:tcW w:w="2956" w:type="dxa"/>
          </w:tcPr>
          <w:p w14:paraId="4D253252" w14:textId="77777777" w:rsidR="00113F6C" w:rsidRPr="00F226F2" w:rsidRDefault="00113F6C" w:rsidP="008458A2">
            <w:pPr>
              <w:rPr>
                <w:lang w:eastAsia="ko-KR"/>
              </w:rPr>
            </w:pPr>
          </w:p>
        </w:tc>
        <w:tc>
          <w:tcPr>
            <w:tcW w:w="2956" w:type="dxa"/>
          </w:tcPr>
          <w:p w14:paraId="27084B3B" w14:textId="77777777" w:rsidR="00113F6C" w:rsidRPr="00F226F2" w:rsidRDefault="00113F6C" w:rsidP="008458A2">
            <w:pPr>
              <w:rPr>
                <w:rFonts w:eastAsia="Calibri"/>
                <w:lang w:eastAsia="ko-KR"/>
              </w:rPr>
            </w:pPr>
          </w:p>
        </w:tc>
        <w:tc>
          <w:tcPr>
            <w:tcW w:w="3149" w:type="dxa"/>
          </w:tcPr>
          <w:p w14:paraId="043AEF4D" w14:textId="77777777" w:rsidR="00113F6C" w:rsidRPr="00F226F2" w:rsidRDefault="00113F6C" w:rsidP="008458A2">
            <w:pPr>
              <w:rPr>
                <w:lang w:eastAsia="ko-KR"/>
              </w:rPr>
            </w:pPr>
          </w:p>
        </w:tc>
      </w:tr>
      <w:tr w:rsidR="00113F6C" w:rsidRPr="00F226F2" w14:paraId="78C26806" w14:textId="77777777" w:rsidTr="00374FBB">
        <w:tc>
          <w:tcPr>
            <w:tcW w:w="2956" w:type="dxa"/>
          </w:tcPr>
          <w:p w14:paraId="34258142" w14:textId="77777777" w:rsidR="00113F6C" w:rsidRPr="00F226F2" w:rsidRDefault="00113F6C" w:rsidP="008458A2">
            <w:pPr>
              <w:rPr>
                <w:lang w:eastAsia="ko-KR"/>
              </w:rPr>
            </w:pPr>
          </w:p>
        </w:tc>
        <w:tc>
          <w:tcPr>
            <w:tcW w:w="2956" w:type="dxa"/>
          </w:tcPr>
          <w:p w14:paraId="1DDC8A55" w14:textId="77777777" w:rsidR="00113F6C" w:rsidRPr="00F226F2" w:rsidRDefault="00113F6C" w:rsidP="008458A2">
            <w:pPr>
              <w:rPr>
                <w:rFonts w:eastAsia="Calibri"/>
                <w:lang w:eastAsia="ko-KR"/>
              </w:rPr>
            </w:pPr>
          </w:p>
        </w:tc>
        <w:tc>
          <w:tcPr>
            <w:tcW w:w="3149" w:type="dxa"/>
          </w:tcPr>
          <w:p w14:paraId="30B3B20D" w14:textId="77777777" w:rsidR="00113F6C" w:rsidRPr="00F226F2" w:rsidRDefault="00113F6C" w:rsidP="008458A2">
            <w:pPr>
              <w:rPr>
                <w:lang w:eastAsia="ko-KR"/>
              </w:rPr>
            </w:pPr>
          </w:p>
        </w:tc>
      </w:tr>
      <w:tr w:rsidR="00113F6C" w:rsidRPr="00F226F2" w14:paraId="08E7D4D4" w14:textId="77777777" w:rsidTr="00374FBB">
        <w:tc>
          <w:tcPr>
            <w:tcW w:w="2956" w:type="dxa"/>
          </w:tcPr>
          <w:p w14:paraId="551D9D13" w14:textId="77777777" w:rsidR="00113F6C" w:rsidRPr="00F226F2" w:rsidRDefault="00113F6C" w:rsidP="008458A2">
            <w:pPr>
              <w:rPr>
                <w:lang w:eastAsia="ko-KR"/>
              </w:rPr>
            </w:pPr>
          </w:p>
        </w:tc>
        <w:tc>
          <w:tcPr>
            <w:tcW w:w="2956" w:type="dxa"/>
          </w:tcPr>
          <w:p w14:paraId="6C1FB525" w14:textId="77777777" w:rsidR="00113F6C" w:rsidRPr="00F226F2" w:rsidRDefault="00113F6C" w:rsidP="008458A2">
            <w:pPr>
              <w:rPr>
                <w:rFonts w:eastAsia="Calibri"/>
                <w:lang w:eastAsia="ko-KR"/>
              </w:rPr>
            </w:pPr>
          </w:p>
        </w:tc>
        <w:tc>
          <w:tcPr>
            <w:tcW w:w="3149" w:type="dxa"/>
          </w:tcPr>
          <w:p w14:paraId="17754514" w14:textId="77777777" w:rsidR="00113F6C" w:rsidRPr="00F226F2" w:rsidRDefault="00113F6C" w:rsidP="008458A2">
            <w:pPr>
              <w:rPr>
                <w:lang w:eastAsia="ko-KR"/>
              </w:rPr>
            </w:pPr>
          </w:p>
        </w:tc>
      </w:tr>
      <w:tr w:rsidR="00113F6C" w:rsidRPr="00F226F2" w14:paraId="334C5EF2" w14:textId="77777777" w:rsidTr="00374FBB">
        <w:tc>
          <w:tcPr>
            <w:tcW w:w="2956" w:type="dxa"/>
          </w:tcPr>
          <w:p w14:paraId="40DC8436" w14:textId="77777777" w:rsidR="00113F6C" w:rsidRPr="00F226F2" w:rsidRDefault="00113F6C" w:rsidP="008458A2">
            <w:pPr>
              <w:rPr>
                <w:lang w:eastAsia="ko-KR"/>
              </w:rPr>
            </w:pPr>
          </w:p>
        </w:tc>
        <w:tc>
          <w:tcPr>
            <w:tcW w:w="2956" w:type="dxa"/>
          </w:tcPr>
          <w:p w14:paraId="66C8D21F" w14:textId="77777777" w:rsidR="00113F6C" w:rsidRPr="00F226F2" w:rsidRDefault="00113F6C" w:rsidP="008458A2">
            <w:pPr>
              <w:rPr>
                <w:rFonts w:eastAsia="Calibri"/>
                <w:lang w:eastAsia="ko-KR"/>
              </w:rPr>
            </w:pPr>
          </w:p>
        </w:tc>
        <w:tc>
          <w:tcPr>
            <w:tcW w:w="3149" w:type="dxa"/>
          </w:tcPr>
          <w:p w14:paraId="4131EC8B" w14:textId="77777777" w:rsidR="00113F6C" w:rsidRPr="00F226F2" w:rsidRDefault="00113F6C" w:rsidP="008458A2">
            <w:pPr>
              <w:rPr>
                <w:lang w:eastAsia="ko-KR"/>
              </w:rPr>
            </w:pPr>
          </w:p>
        </w:tc>
      </w:tr>
    </w:tbl>
    <w:p w14:paraId="7AC31318" w14:textId="24D73FE9" w:rsidR="005E0F64" w:rsidRPr="00F226F2" w:rsidRDefault="005E0F64" w:rsidP="008458A2">
      <w:r w:rsidRPr="00F226F2">
        <w:rPr>
          <w:highlight w:val="yellow"/>
        </w:rPr>
        <w:br w:type="page"/>
      </w:r>
    </w:p>
    <w:p w14:paraId="1C06C9CF" w14:textId="6BED966C" w:rsidR="00E56EB5" w:rsidRPr="00F226F2" w:rsidRDefault="00B866CE" w:rsidP="00B37582">
      <w:pPr>
        <w:pStyle w:val="Heading1"/>
      </w:pPr>
      <w:bookmarkStart w:id="2062" w:name="_Toc178778318"/>
      <w:r w:rsidRPr="00F226F2">
        <w:t>Data Security</w:t>
      </w:r>
      <w:bookmarkEnd w:id="2062"/>
    </w:p>
    <w:p w14:paraId="7D033500" w14:textId="04AF01B4" w:rsidR="002B4DAC" w:rsidRPr="00F226F2" w:rsidRDefault="24266FAA" w:rsidP="008458A2">
      <w:pPr>
        <w:rPr>
          <w:ins w:id="2063" w:author="Yves Houtevels" w:date="2024-07-03T11:15:00Z" w16du:dateUtc="2024-07-03T09:15:00Z"/>
          <w:lang w:eastAsia="ko-KR"/>
        </w:rPr>
      </w:pPr>
      <w:r w:rsidRPr="00F226F2">
        <w:rPr>
          <w:lang w:eastAsia="ko-KR"/>
        </w:rPr>
        <w:t xml:space="preserve">Not </w:t>
      </w:r>
      <w:commentRangeStart w:id="2064"/>
      <w:r w:rsidRPr="00F226F2">
        <w:rPr>
          <w:lang w:eastAsia="ko-KR"/>
        </w:rPr>
        <w:t>relevant</w:t>
      </w:r>
      <w:commentRangeEnd w:id="2064"/>
      <w:r w:rsidR="00CF504D" w:rsidRPr="00F226F2">
        <w:rPr>
          <w:rStyle w:val="CommentReference"/>
        </w:rPr>
        <w:commentReference w:id="2064"/>
      </w:r>
      <w:r w:rsidRPr="00F226F2">
        <w:rPr>
          <w:lang w:eastAsia="ko-KR"/>
        </w:rPr>
        <w:t>.</w:t>
      </w:r>
    </w:p>
    <w:p w14:paraId="27B01281" w14:textId="54EFE65C" w:rsidR="005800C3" w:rsidRPr="00F226F2" w:rsidRDefault="005800C3">
      <w:pPr>
        <w:spacing w:after="160" w:line="259" w:lineRule="auto"/>
        <w:jc w:val="left"/>
        <w:textAlignment w:val="auto"/>
        <w:rPr>
          <w:ins w:id="2065" w:author="Yves Houtevels" w:date="2024-07-03T11:15:00Z" w16du:dateUtc="2024-07-03T09:15:00Z"/>
          <w:lang w:eastAsia="ko-KR"/>
        </w:rPr>
      </w:pPr>
      <w:ins w:id="2066" w:author="Yves Houtevels" w:date="2024-07-03T11:15:00Z" w16du:dateUtc="2024-07-03T09:15:00Z">
        <w:r w:rsidRPr="00F226F2">
          <w:rPr>
            <w:lang w:eastAsia="ko-KR"/>
          </w:rPr>
          <w:br w:type="page"/>
        </w:r>
      </w:ins>
    </w:p>
    <w:p w14:paraId="12653815" w14:textId="0716153F" w:rsidR="008A07F1" w:rsidRPr="00F226F2" w:rsidRDefault="005800C3">
      <w:pPr>
        <w:pStyle w:val="Heading1"/>
        <w:rPr>
          <w:ins w:id="2067" w:author="Yves Houtevels" w:date="2024-07-03T11:15:00Z" w16du:dateUtc="2024-07-03T09:15:00Z"/>
        </w:rPr>
        <w:pPrChange w:id="2068" w:author="Yves Houtevels" w:date="2024-07-03T11:15:00Z" w16du:dateUtc="2024-07-03T09:15:00Z">
          <w:pPr/>
        </w:pPrChange>
      </w:pPr>
      <w:bookmarkStart w:id="2069" w:name="_Toc178778319"/>
      <w:ins w:id="2070" w:author="Yves Houtevels" w:date="2024-07-03T11:15:00Z" w16du:dateUtc="2024-07-03T09:15:00Z">
        <w:r w:rsidRPr="00F226F2">
          <w:t>Annex</w:t>
        </w:r>
        <w:bookmarkEnd w:id="2069"/>
      </w:ins>
    </w:p>
    <w:p w14:paraId="77760886" w14:textId="77777777" w:rsidR="005800C3" w:rsidRPr="00F226F2" w:rsidRDefault="005800C3" w:rsidP="008458A2">
      <w:pPr>
        <w:rPr>
          <w:ins w:id="2071" w:author="Yves Houtevels" w:date="2024-07-03T11:15:00Z" w16du:dateUtc="2024-07-03T09:15:00Z"/>
          <w:lang w:eastAsia="ko-KR"/>
        </w:rPr>
      </w:pPr>
    </w:p>
    <w:p w14:paraId="7E5B8490" w14:textId="56BE7684" w:rsidR="005800C3" w:rsidRPr="00F226F2" w:rsidRDefault="00E9199E" w:rsidP="00E9199E">
      <w:pPr>
        <w:pStyle w:val="Heading2"/>
        <w:rPr>
          <w:ins w:id="2072" w:author="Yves Houtevels" w:date="2024-07-31T14:16:00Z" w16du:dateUtc="2024-07-31T12:16:00Z"/>
        </w:rPr>
      </w:pPr>
      <w:bookmarkStart w:id="2073" w:name="_Toc178778320"/>
      <w:ins w:id="2074" w:author="Yves Houtevels" w:date="2024-07-03T11:15:00Z" w16du:dateUtc="2024-07-03T09:15:00Z">
        <w:r w:rsidRPr="00F226F2">
          <w:t>Data Model</w:t>
        </w:r>
      </w:ins>
      <w:ins w:id="2075" w:author="Yves Houtevels" w:date="2024-07-03T11:16:00Z" w16du:dateUtc="2024-07-03T09:16:00Z">
        <w:r w:rsidRPr="00F226F2">
          <w:t xml:space="preserve"> FNO</w:t>
        </w:r>
      </w:ins>
      <w:bookmarkEnd w:id="2073"/>
    </w:p>
    <w:p w14:paraId="2E2C8F1E" w14:textId="372518FD" w:rsidR="00E52734" w:rsidRPr="00F226F2" w:rsidRDefault="00E52734">
      <w:pPr>
        <w:rPr>
          <w:ins w:id="2076" w:author="Yves Houtevels" w:date="2024-07-03T11:16:00Z" w16du:dateUtc="2024-07-03T09:16:00Z"/>
        </w:rPr>
        <w:pPrChange w:id="2077" w:author="Yves Houtevels" w:date="2024-07-31T14:16:00Z" w16du:dateUtc="2024-07-31T12:16:00Z">
          <w:pPr>
            <w:pStyle w:val="Heading2"/>
          </w:pPr>
        </w:pPrChange>
      </w:pPr>
      <w:ins w:id="2078" w:author="Yves Houtevels" w:date="2024-07-31T14:16:00Z" w16du:dateUtc="2024-07-31T12:16:00Z">
        <w:r w:rsidRPr="00F226F2">
          <w:rPr>
            <w:lang w:eastAsia="ko-KR"/>
            <w:rPrChange w:id="2079" w:author="Julian Smith" w:date="2024-09-24T17:17:00Z" w16du:dateUtc="2024-09-24T16:17:00Z">
              <w:rPr/>
            </w:rPrChange>
          </w:rPr>
          <w:t xml:space="preserve">This chapter explain the general </w:t>
        </w:r>
        <w:proofErr w:type="spellStart"/>
        <w:r w:rsidRPr="00F226F2">
          <w:rPr>
            <w:lang w:eastAsia="ko-KR"/>
            <w:rPrChange w:id="2080" w:author="Julian Smith" w:date="2024-09-24T17:17:00Z" w16du:dateUtc="2024-09-24T16:17:00Z">
              <w:rPr/>
            </w:rPrChange>
          </w:rPr>
          <w:t>datamodel</w:t>
        </w:r>
        <w:proofErr w:type="spellEnd"/>
        <w:r w:rsidRPr="00F226F2">
          <w:rPr>
            <w:lang w:eastAsia="ko-KR"/>
            <w:rPrChange w:id="2081" w:author="Julian Smith" w:date="2024-09-24T17:17:00Z" w16du:dateUtc="2024-09-24T16:17:00Z">
              <w:rPr/>
            </w:rPrChange>
          </w:rPr>
          <w:t xml:space="preserve"> of FNO.</w:t>
        </w:r>
      </w:ins>
    </w:p>
    <w:p w14:paraId="6493CD8F" w14:textId="6214727C" w:rsidR="00E9199E" w:rsidRPr="00F226F2" w:rsidRDefault="00E9199E" w:rsidP="00E9199E">
      <w:pPr>
        <w:pStyle w:val="Heading3"/>
        <w:rPr>
          <w:ins w:id="2082" w:author="Yves Houtevels" w:date="2024-07-03T11:16:00Z" w16du:dateUtc="2024-07-03T09:16:00Z"/>
        </w:rPr>
      </w:pPr>
      <w:ins w:id="2083" w:author="Yves Houtevels" w:date="2024-07-03T11:16:00Z" w16du:dateUtc="2024-07-03T09:16:00Z">
        <w:r w:rsidRPr="00F226F2">
          <w:t>Lice</w:t>
        </w:r>
        <w:r w:rsidR="00DD02EC" w:rsidRPr="00F226F2">
          <w:t>nsing</w:t>
        </w:r>
      </w:ins>
    </w:p>
    <w:p w14:paraId="3BB1AA32" w14:textId="77777777" w:rsidR="001401EC" w:rsidRPr="00F226F2" w:rsidRDefault="001401EC" w:rsidP="001401EC">
      <w:pPr>
        <w:spacing w:after="160" w:line="259" w:lineRule="auto"/>
        <w:rPr>
          <w:ins w:id="2084" w:author="Yves Houtevels" w:date="2024-07-03T11:16:00Z" w16du:dateUtc="2024-07-03T09:16:00Z"/>
          <w:lang w:eastAsia="ko-KR"/>
        </w:rPr>
      </w:pPr>
      <w:ins w:id="2085" w:author="Yves Houtevels" w:date="2024-07-03T11:16:00Z" w16du:dateUtc="2024-07-03T09:16:00Z">
        <w:r w:rsidRPr="00F226F2">
          <w:t>The main entity attributes are described in the tables below</w:t>
        </w:r>
      </w:ins>
    </w:p>
    <w:p w14:paraId="29DB0241" w14:textId="77777777" w:rsidR="001401EC" w:rsidRPr="00F226F2" w:rsidRDefault="001401EC" w:rsidP="001401EC">
      <w:pPr>
        <w:spacing w:after="160" w:line="259" w:lineRule="auto"/>
        <w:rPr>
          <w:ins w:id="2086" w:author="Yves Houtevels" w:date="2024-07-03T11:16:00Z" w16du:dateUtc="2024-07-03T09:16:00Z"/>
          <w:lang w:eastAsia="ko-KR"/>
        </w:rPr>
      </w:pPr>
      <w:ins w:id="2087" w:author="Yves Houtevels" w:date="2024-07-03T11:16:00Z" w16du:dateUtc="2024-07-03T09:16:00Z">
        <w:r w:rsidRPr="00F226F2">
          <w:rPr>
            <w:noProof/>
          </w:rPr>
          <w:drawing>
            <wp:inline distT="0" distB="0" distL="0" distR="0" wp14:anchorId="21334E08" wp14:editId="484557A8">
              <wp:extent cx="5759450" cy="1735556"/>
              <wp:effectExtent l="0" t="0" r="0" b="0"/>
              <wp:docPr id="15" name="Picture 15" descr="https://documents.lucid.app/documents/dfe9011e-c8e5-408d-a513-6a886ce6ae53/pages/0_0?a=4719&amp;x=224&amp;y=102&amp;w=1337&amp;h=402&amp;store=1&amp;accept=image%2F*&amp;auth=LCA%2042bb0e2e5295470d1c88bb793bcf244701b54243-ts%3D16106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59450" cy="1735556"/>
                      </a:xfrm>
                      <a:prstGeom prst="rect">
                        <a:avLst/>
                      </a:prstGeom>
                    </pic:spPr>
                  </pic:pic>
                </a:graphicData>
              </a:graphic>
            </wp:inline>
          </w:drawing>
        </w:r>
      </w:ins>
    </w:p>
    <w:p w14:paraId="51F23308" w14:textId="77777777" w:rsidR="001401EC" w:rsidRPr="00F226F2" w:rsidRDefault="001401EC">
      <w:pPr>
        <w:pStyle w:val="Heading4"/>
        <w:rPr>
          <w:ins w:id="2088" w:author="Yves Houtevels" w:date="2024-07-03T11:16:00Z" w16du:dateUtc="2024-07-03T09:16:00Z"/>
        </w:rPr>
        <w:pPrChange w:id="2089" w:author="Yves Houtevels" w:date="2024-07-03T11:17:00Z" w16du:dateUtc="2024-07-03T09:17:00Z">
          <w:pPr>
            <w:pStyle w:val="Heading3"/>
          </w:pPr>
        </w:pPrChange>
      </w:pPr>
      <w:ins w:id="2090" w:author="Yves Houtevels" w:date="2024-07-03T11:16:00Z" w16du:dateUtc="2024-07-03T09:16:00Z">
        <w:r w:rsidRPr="00F226F2">
          <w:t>License Technology</w:t>
        </w:r>
      </w:ins>
    </w:p>
    <w:p w14:paraId="539C9551" w14:textId="77777777" w:rsidR="001401EC" w:rsidRPr="00F226F2" w:rsidRDefault="001401EC" w:rsidP="001401EC">
      <w:pPr>
        <w:rPr>
          <w:ins w:id="2091" w:author="Yves Houtevels" w:date="2024-07-03T11:16:00Z" w16du:dateUtc="2024-07-03T09:16:00Z"/>
        </w:rPr>
      </w:pPr>
      <w:ins w:id="2092" w:author="Yves Houtevels" w:date="2024-07-03T11:16:00Z" w16du:dateUtc="2024-07-03T09:16:00Z">
        <w:r w:rsidRPr="00F226F2">
          <w:t xml:space="preserve">License technology is the root entity in FNO and forms a major partition for license generators, license models and products. </w:t>
        </w:r>
      </w:ins>
    </w:p>
    <w:p w14:paraId="39193558" w14:textId="77777777" w:rsidR="001401EC" w:rsidRPr="00F226F2" w:rsidRDefault="001401EC" w:rsidP="001401EC">
      <w:pPr>
        <w:rPr>
          <w:ins w:id="2093" w:author="Yves Houtevels" w:date="2024-07-03T11:16:00Z" w16du:dateUtc="2024-07-03T09:16:00Z"/>
        </w:rPr>
      </w:pPr>
      <w:ins w:id="2094" w:author="Yves Houtevels" w:date="2024-07-03T11:16:00Z" w16du:dateUtc="2024-07-03T09:16:00Z">
        <w:r w:rsidRPr="00F226F2">
          <w:t>License Technology has the following attributes:</w:t>
        </w:r>
      </w:ins>
    </w:p>
    <w:tbl>
      <w:tblPr>
        <w:tblStyle w:val="GridTable4-Accent5"/>
        <w:tblW w:w="9634" w:type="dxa"/>
        <w:tblLook w:val="04A0" w:firstRow="1" w:lastRow="0" w:firstColumn="1" w:lastColumn="0" w:noHBand="0" w:noVBand="1"/>
      </w:tblPr>
      <w:tblGrid>
        <w:gridCol w:w="1066"/>
        <w:gridCol w:w="2071"/>
        <w:gridCol w:w="6497"/>
      </w:tblGrid>
      <w:tr w:rsidR="001401EC" w:rsidRPr="00F226F2" w14:paraId="1D067DDE" w14:textId="77777777" w:rsidTr="00B63CEC">
        <w:trPr>
          <w:cnfStyle w:val="100000000000" w:firstRow="1" w:lastRow="0" w:firstColumn="0" w:lastColumn="0" w:oddVBand="0" w:evenVBand="0" w:oddHBand="0" w:evenHBand="0" w:firstRowFirstColumn="0" w:firstRowLastColumn="0" w:lastRowFirstColumn="0" w:lastRowLastColumn="0"/>
          <w:cantSplit/>
          <w:tblHeader/>
          <w:ins w:id="2095" w:author="Yves Houtevels" w:date="2024-07-03T11:16:00Z"/>
        </w:trPr>
        <w:tc>
          <w:tcPr>
            <w:cnfStyle w:val="001000000000" w:firstRow="0" w:lastRow="0" w:firstColumn="1" w:lastColumn="0" w:oddVBand="0" w:evenVBand="0" w:oddHBand="0" w:evenHBand="0" w:firstRowFirstColumn="0" w:firstRowLastColumn="0" w:lastRowFirstColumn="0" w:lastRowLastColumn="0"/>
            <w:tcW w:w="0" w:type="dxa"/>
          </w:tcPr>
          <w:p w14:paraId="1720408C" w14:textId="77777777" w:rsidR="001401EC" w:rsidRPr="00F226F2" w:rsidRDefault="001401EC" w:rsidP="00B63CEC">
            <w:pPr>
              <w:rPr>
                <w:ins w:id="2096" w:author="Yves Houtevels" w:date="2024-07-03T11:16:00Z" w16du:dateUtc="2024-07-03T09:16:00Z"/>
              </w:rPr>
            </w:pPr>
            <w:ins w:id="2097" w:author="Yves Houtevels" w:date="2024-07-03T11:16:00Z" w16du:dateUtc="2024-07-03T09:16:00Z">
              <w:r w:rsidRPr="00F226F2">
                <w:t>Attribute</w:t>
              </w:r>
            </w:ins>
          </w:p>
        </w:tc>
        <w:tc>
          <w:tcPr>
            <w:tcW w:w="2055" w:type="dxa"/>
          </w:tcPr>
          <w:p w14:paraId="4B58EA97" w14:textId="77777777" w:rsidR="001401EC" w:rsidRPr="00F226F2" w:rsidRDefault="001401EC" w:rsidP="00B63CEC">
            <w:pPr>
              <w:cnfStyle w:val="100000000000" w:firstRow="1" w:lastRow="0" w:firstColumn="0" w:lastColumn="0" w:oddVBand="0" w:evenVBand="0" w:oddHBand="0" w:evenHBand="0" w:firstRowFirstColumn="0" w:firstRowLastColumn="0" w:lastRowFirstColumn="0" w:lastRowLastColumn="0"/>
              <w:rPr>
                <w:ins w:id="2098" w:author="Yves Houtevels" w:date="2024-07-03T11:16:00Z" w16du:dateUtc="2024-07-03T09:16:00Z"/>
              </w:rPr>
            </w:pPr>
            <w:ins w:id="2099" w:author="Yves Houtevels" w:date="2024-07-03T11:16:00Z" w16du:dateUtc="2024-07-03T09:16:00Z">
              <w:r w:rsidRPr="00F226F2">
                <w:t>Type</w:t>
              </w:r>
            </w:ins>
          </w:p>
        </w:tc>
        <w:tc>
          <w:tcPr>
            <w:tcW w:w="6446" w:type="dxa"/>
          </w:tcPr>
          <w:p w14:paraId="2D2C7162" w14:textId="77777777" w:rsidR="001401EC" w:rsidRPr="00F226F2" w:rsidRDefault="001401EC" w:rsidP="00B63CEC">
            <w:pPr>
              <w:cnfStyle w:val="100000000000" w:firstRow="1" w:lastRow="0" w:firstColumn="0" w:lastColumn="0" w:oddVBand="0" w:evenVBand="0" w:oddHBand="0" w:evenHBand="0" w:firstRowFirstColumn="0" w:firstRowLastColumn="0" w:lastRowFirstColumn="0" w:lastRowLastColumn="0"/>
              <w:rPr>
                <w:ins w:id="2100" w:author="Yves Houtevels" w:date="2024-07-03T11:16:00Z" w16du:dateUtc="2024-07-03T09:16:00Z"/>
              </w:rPr>
            </w:pPr>
            <w:ins w:id="2101" w:author="Yves Houtevels" w:date="2024-07-03T11:16:00Z" w16du:dateUtc="2024-07-03T09:16:00Z">
              <w:r w:rsidRPr="00F226F2">
                <w:t>Description</w:t>
              </w:r>
            </w:ins>
          </w:p>
        </w:tc>
      </w:tr>
      <w:tr w:rsidR="001401EC" w:rsidRPr="00F226F2" w14:paraId="19C8A6EC" w14:textId="77777777" w:rsidTr="00B63CEC">
        <w:trPr>
          <w:cnfStyle w:val="000000100000" w:firstRow="0" w:lastRow="0" w:firstColumn="0" w:lastColumn="0" w:oddVBand="0" w:evenVBand="0" w:oddHBand="1" w:evenHBand="0" w:firstRowFirstColumn="0" w:firstRowLastColumn="0" w:lastRowFirstColumn="0" w:lastRowLastColumn="0"/>
          <w:ins w:id="2102" w:author="Yves Houtevels" w:date="2024-07-03T11:16:00Z"/>
        </w:trPr>
        <w:tc>
          <w:tcPr>
            <w:cnfStyle w:val="001000000000" w:firstRow="0" w:lastRow="0" w:firstColumn="1" w:lastColumn="0" w:oddVBand="0" w:evenVBand="0" w:oddHBand="0" w:evenHBand="0" w:firstRowFirstColumn="0" w:firstRowLastColumn="0" w:lastRowFirstColumn="0" w:lastRowLastColumn="0"/>
            <w:tcW w:w="0" w:type="dxa"/>
          </w:tcPr>
          <w:p w14:paraId="1D176925" w14:textId="77777777" w:rsidR="001401EC" w:rsidRPr="00F226F2" w:rsidRDefault="001401EC" w:rsidP="00B63CEC">
            <w:pPr>
              <w:rPr>
                <w:ins w:id="2103" w:author="Yves Houtevels" w:date="2024-07-03T11:16:00Z" w16du:dateUtc="2024-07-03T09:16:00Z"/>
              </w:rPr>
            </w:pPr>
            <w:ins w:id="2104" w:author="Yves Houtevels" w:date="2024-07-03T11:16:00Z" w16du:dateUtc="2024-07-03T09:16:00Z">
              <w:r w:rsidRPr="00F226F2">
                <w:t>Name</w:t>
              </w:r>
            </w:ins>
          </w:p>
        </w:tc>
        <w:tc>
          <w:tcPr>
            <w:tcW w:w="2055" w:type="dxa"/>
          </w:tcPr>
          <w:p w14:paraId="26296C76"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05" w:author="Yves Houtevels" w:date="2024-07-03T11:16:00Z" w16du:dateUtc="2024-07-03T09:16:00Z"/>
              </w:rPr>
            </w:pPr>
            <w:ins w:id="2106" w:author="Yves Houtevels" w:date="2024-07-03T11:16:00Z" w16du:dateUtc="2024-07-03T09:16:00Z">
              <w:r w:rsidRPr="00F226F2">
                <w:t>String</w:t>
              </w:r>
            </w:ins>
          </w:p>
        </w:tc>
        <w:tc>
          <w:tcPr>
            <w:tcW w:w="6446" w:type="dxa"/>
          </w:tcPr>
          <w:p w14:paraId="1E32B14D"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07" w:author="Yves Houtevels" w:date="2024-07-03T11:16:00Z" w16du:dateUtc="2024-07-03T09:16:00Z"/>
              </w:rPr>
            </w:pPr>
            <w:ins w:id="2108" w:author="Yves Houtevels" w:date="2024-07-03T11:16:00Z" w16du:dateUtc="2024-07-03T09:16:00Z">
              <w:r w:rsidRPr="00F226F2">
                <w:t>Unique name</w:t>
              </w:r>
            </w:ins>
          </w:p>
        </w:tc>
      </w:tr>
      <w:tr w:rsidR="001401EC" w:rsidRPr="00F226F2" w14:paraId="03614BCF" w14:textId="77777777" w:rsidTr="00B63CEC">
        <w:trPr>
          <w:ins w:id="2109" w:author="Yves Houtevels" w:date="2024-07-03T11:16:00Z"/>
        </w:trPr>
        <w:tc>
          <w:tcPr>
            <w:cnfStyle w:val="001000000000" w:firstRow="0" w:lastRow="0" w:firstColumn="1" w:lastColumn="0" w:oddVBand="0" w:evenVBand="0" w:oddHBand="0" w:evenHBand="0" w:firstRowFirstColumn="0" w:firstRowLastColumn="0" w:lastRowFirstColumn="0" w:lastRowLastColumn="0"/>
            <w:tcW w:w="0" w:type="dxa"/>
            <w:vMerge w:val="restart"/>
          </w:tcPr>
          <w:p w14:paraId="41B87E4E" w14:textId="77777777" w:rsidR="001401EC" w:rsidRPr="00F226F2" w:rsidRDefault="001401EC" w:rsidP="00B63CEC">
            <w:pPr>
              <w:rPr>
                <w:ins w:id="2110" w:author="Yves Houtevels" w:date="2024-07-03T11:16:00Z" w16du:dateUtc="2024-07-03T09:16:00Z"/>
              </w:rPr>
            </w:pPr>
            <w:ins w:id="2111" w:author="Yves Houtevels" w:date="2024-07-03T11:16:00Z" w16du:dateUtc="2024-07-03T09:16:00Z">
              <w:r w:rsidRPr="00F226F2">
                <w:t>Type</w:t>
              </w:r>
            </w:ins>
          </w:p>
        </w:tc>
        <w:tc>
          <w:tcPr>
            <w:tcW w:w="2055" w:type="dxa"/>
          </w:tcPr>
          <w:p w14:paraId="5DD2569E"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12" w:author="Yves Houtevels" w:date="2024-07-03T11:16:00Z" w16du:dateUtc="2024-07-03T09:16:00Z"/>
              </w:rPr>
            </w:pPr>
            <w:ins w:id="2113" w:author="Yves Houtevels" w:date="2024-07-03T11:16:00Z" w16du:dateUtc="2024-07-03T09:16:00Z">
              <w:r w:rsidRPr="00F226F2">
                <w:t>FlexNet Licensing</w:t>
              </w:r>
            </w:ins>
          </w:p>
        </w:tc>
        <w:tc>
          <w:tcPr>
            <w:tcW w:w="6446" w:type="dxa"/>
          </w:tcPr>
          <w:p w14:paraId="6951D4E5"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14" w:author="Yves Houtevels" w:date="2024-07-03T11:16:00Z" w16du:dateUtc="2024-07-03T09:16:00Z"/>
              </w:rPr>
            </w:pPr>
            <w:ins w:id="2115" w:author="Yves Houtevels" w:date="2024-07-03T11:16:00Z" w16du:dateUtc="2024-07-03T09:16:00Z">
              <w:r w:rsidRPr="00F226F2">
                <w:t>Default for use with FNP and FNE toolkits.</w:t>
              </w:r>
            </w:ins>
          </w:p>
        </w:tc>
      </w:tr>
      <w:tr w:rsidR="001401EC" w:rsidRPr="00F226F2" w14:paraId="12DAF9ED" w14:textId="77777777" w:rsidTr="00B63CEC">
        <w:trPr>
          <w:cnfStyle w:val="000000100000" w:firstRow="0" w:lastRow="0" w:firstColumn="0" w:lastColumn="0" w:oddVBand="0" w:evenVBand="0" w:oddHBand="1" w:evenHBand="0" w:firstRowFirstColumn="0" w:firstRowLastColumn="0" w:lastRowFirstColumn="0" w:lastRowLastColumn="0"/>
          <w:ins w:id="2116" w:author="Yves Houtevels" w:date="2024-07-03T11:16:00Z"/>
        </w:trPr>
        <w:tc>
          <w:tcPr>
            <w:cnfStyle w:val="001000000000" w:firstRow="0" w:lastRow="0" w:firstColumn="1" w:lastColumn="0" w:oddVBand="0" w:evenVBand="0" w:oddHBand="0" w:evenHBand="0" w:firstRowFirstColumn="0" w:firstRowLastColumn="0" w:lastRowFirstColumn="0" w:lastRowLastColumn="0"/>
            <w:tcW w:w="1133" w:type="dxa"/>
            <w:vMerge/>
          </w:tcPr>
          <w:p w14:paraId="46A5E5EB" w14:textId="77777777" w:rsidR="001401EC" w:rsidRPr="00F226F2" w:rsidRDefault="001401EC" w:rsidP="00B63CEC">
            <w:pPr>
              <w:rPr>
                <w:ins w:id="2117" w:author="Yves Houtevels" w:date="2024-07-03T11:16:00Z" w16du:dateUtc="2024-07-03T09:16:00Z"/>
              </w:rPr>
            </w:pPr>
          </w:p>
        </w:tc>
        <w:tc>
          <w:tcPr>
            <w:tcW w:w="2055" w:type="dxa"/>
          </w:tcPr>
          <w:p w14:paraId="6572382B"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18" w:author="Yves Houtevels" w:date="2024-07-03T11:16:00Z" w16du:dateUtc="2024-07-03T09:16:00Z"/>
              </w:rPr>
            </w:pPr>
            <w:ins w:id="2119" w:author="Yves Houtevels" w:date="2024-07-03T11:16:00Z" w16du:dateUtc="2024-07-03T09:16:00Z">
              <w:r w:rsidRPr="00F226F2">
                <w:t>Manual </w:t>
              </w:r>
            </w:ins>
          </w:p>
        </w:tc>
        <w:tc>
          <w:tcPr>
            <w:tcW w:w="6446" w:type="dxa"/>
          </w:tcPr>
          <w:p w14:paraId="69E1B49E"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20" w:author="Yves Houtevels" w:date="2024-07-03T11:16:00Z" w16du:dateUtc="2024-07-03T09:16:00Z"/>
              </w:rPr>
            </w:pPr>
            <w:ins w:id="2121" w:author="Yves Houtevels" w:date="2024-07-03T11:16:00Z" w16du:dateUtc="2024-07-03T09:16:00Z">
              <w:r w:rsidRPr="00F226F2">
                <w:t>Licenses are generated using an external process and the license then uploaded to FNO</w:t>
              </w:r>
            </w:ins>
          </w:p>
        </w:tc>
      </w:tr>
      <w:tr w:rsidR="001401EC" w:rsidRPr="00F226F2" w14:paraId="6AFBAAB1" w14:textId="77777777" w:rsidTr="00B63CEC">
        <w:trPr>
          <w:ins w:id="2122" w:author="Yves Houtevels" w:date="2024-07-03T11:16:00Z"/>
        </w:trPr>
        <w:tc>
          <w:tcPr>
            <w:cnfStyle w:val="001000000000" w:firstRow="0" w:lastRow="0" w:firstColumn="1" w:lastColumn="0" w:oddVBand="0" w:evenVBand="0" w:oddHBand="0" w:evenHBand="0" w:firstRowFirstColumn="0" w:firstRowLastColumn="0" w:lastRowFirstColumn="0" w:lastRowLastColumn="0"/>
            <w:tcW w:w="1133" w:type="dxa"/>
            <w:vMerge/>
          </w:tcPr>
          <w:p w14:paraId="75B2BB7B" w14:textId="77777777" w:rsidR="001401EC" w:rsidRPr="00F226F2" w:rsidRDefault="001401EC" w:rsidP="00B63CEC">
            <w:pPr>
              <w:rPr>
                <w:ins w:id="2123" w:author="Yves Houtevels" w:date="2024-07-03T11:16:00Z" w16du:dateUtc="2024-07-03T09:16:00Z"/>
              </w:rPr>
            </w:pPr>
          </w:p>
        </w:tc>
        <w:tc>
          <w:tcPr>
            <w:tcW w:w="2055" w:type="dxa"/>
          </w:tcPr>
          <w:p w14:paraId="64CF5B56"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24" w:author="Yves Houtevels" w:date="2024-07-03T11:16:00Z" w16du:dateUtc="2024-07-03T09:16:00Z"/>
              </w:rPr>
            </w:pPr>
            <w:ins w:id="2125" w:author="Yves Houtevels" w:date="2024-07-03T11:16:00Z" w16du:dateUtc="2024-07-03T09:16:00Z">
              <w:r w:rsidRPr="00F226F2">
                <w:t>Hands-Free</w:t>
              </w:r>
            </w:ins>
          </w:p>
        </w:tc>
        <w:tc>
          <w:tcPr>
            <w:tcW w:w="6446" w:type="dxa"/>
          </w:tcPr>
          <w:p w14:paraId="01EFE39D"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26" w:author="Yves Houtevels" w:date="2024-07-03T11:16:00Z" w16du:dateUtc="2024-07-03T09:16:00Z"/>
              </w:rPr>
            </w:pPr>
            <w:ins w:id="2127" w:author="Yves Houtevels" w:date="2024-07-03T11:16:00Z" w16du:dateUtc="2024-07-03T09:16:00Z">
              <w:r w:rsidRPr="00F226F2">
                <w:t>Licenses are generated using an automated external process; the licenses are subsequently injected into FNO. E.g. Materialise internally developed license technology (</w:t>
              </w:r>
              <w:proofErr w:type="spellStart"/>
              <w:r w:rsidRPr="00F226F2">
                <w:t>MatSDK</w:t>
              </w:r>
              <w:proofErr w:type="spellEnd"/>
              <w:r w:rsidRPr="00F226F2">
                <w:t>).</w:t>
              </w:r>
            </w:ins>
          </w:p>
        </w:tc>
      </w:tr>
      <w:tr w:rsidR="001401EC" w:rsidRPr="00F226F2" w14:paraId="59605D80" w14:textId="77777777" w:rsidTr="00B63CEC">
        <w:trPr>
          <w:cnfStyle w:val="000000100000" w:firstRow="0" w:lastRow="0" w:firstColumn="0" w:lastColumn="0" w:oddVBand="0" w:evenVBand="0" w:oddHBand="1" w:evenHBand="0" w:firstRowFirstColumn="0" w:firstRowLastColumn="0" w:lastRowFirstColumn="0" w:lastRowLastColumn="0"/>
          <w:ins w:id="2128" w:author="Yves Houtevels" w:date="2024-07-03T11:16:00Z"/>
        </w:trPr>
        <w:tc>
          <w:tcPr>
            <w:cnfStyle w:val="001000000000" w:firstRow="0" w:lastRow="0" w:firstColumn="1" w:lastColumn="0" w:oddVBand="0" w:evenVBand="0" w:oddHBand="0" w:evenHBand="0" w:firstRowFirstColumn="0" w:firstRowLastColumn="0" w:lastRowFirstColumn="0" w:lastRowLastColumn="0"/>
            <w:tcW w:w="1133" w:type="dxa"/>
            <w:vMerge/>
          </w:tcPr>
          <w:p w14:paraId="53D02C08" w14:textId="77777777" w:rsidR="001401EC" w:rsidRPr="00F226F2" w:rsidRDefault="001401EC" w:rsidP="00B63CEC">
            <w:pPr>
              <w:rPr>
                <w:ins w:id="2129" w:author="Yves Houtevels" w:date="2024-07-03T11:16:00Z" w16du:dateUtc="2024-07-03T09:16:00Z"/>
              </w:rPr>
            </w:pPr>
          </w:p>
        </w:tc>
        <w:tc>
          <w:tcPr>
            <w:tcW w:w="2055" w:type="dxa"/>
          </w:tcPr>
          <w:p w14:paraId="743616AE"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30" w:author="Yves Houtevels" w:date="2024-07-03T11:16:00Z" w16du:dateUtc="2024-07-03T09:16:00Z"/>
              </w:rPr>
            </w:pPr>
            <w:ins w:id="2131" w:author="Yves Houtevels" w:date="2024-07-03T11:16:00Z" w16du:dateUtc="2024-07-03T09:16:00Z">
              <w:r w:rsidRPr="00F226F2">
                <w:t>Remote SOAP Service</w:t>
              </w:r>
            </w:ins>
          </w:p>
        </w:tc>
        <w:tc>
          <w:tcPr>
            <w:tcW w:w="6446" w:type="dxa"/>
          </w:tcPr>
          <w:p w14:paraId="5A110101"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32" w:author="Yves Houtevels" w:date="2024-07-03T11:16:00Z" w16du:dateUtc="2024-07-03T09:16:00Z"/>
              </w:rPr>
            </w:pPr>
            <w:ins w:id="2133" w:author="Yves Houtevels" w:date="2024-07-03T11:16:00Z" w16du:dateUtc="2024-07-03T09:16:00Z">
              <w:r w:rsidRPr="00F226F2">
                <w:t>Uses an external SOAP web service; this is a built-in process in FNO</w:t>
              </w:r>
            </w:ins>
          </w:p>
        </w:tc>
      </w:tr>
      <w:tr w:rsidR="001401EC" w:rsidRPr="00F226F2" w14:paraId="1883AFA1" w14:textId="77777777" w:rsidTr="00B63CEC">
        <w:trPr>
          <w:ins w:id="2134" w:author="Yves Houtevels" w:date="2024-07-03T11:16:00Z"/>
        </w:trPr>
        <w:tc>
          <w:tcPr>
            <w:cnfStyle w:val="001000000000" w:firstRow="0" w:lastRow="0" w:firstColumn="1" w:lastColumn="0" w:oddVBand="0" w:evenVBand="0" w:oddHBand="0" w:evenHBand="0" w:firstRowFirstColumn="0" w:firstRowLastColumn="0" w:lastRowFirstColumn="0" w:lastRowLastColumn="0"/>
            <w:tcW w:w="1133" w:type="dxa"/>
            <w:vMerge/>
          </w:tcPr>
          <w:p w14:paraId="60EFE50B" w14:textId="77777777" w:rsidR="001401EC" w:rsidRPr="00F226F2" w:rsidRDefault="001401EC" w:rsidP="00B63CEC">
            <w:pPr>
              <w:rPr>
                <w:ins w:id="2135" w:author="Yves Houtevels" w:date="2024-07-03T11:16:00Z" w16du:dateUtc="2024-07-03T09:16:00Z"/>
              </w:rPr>
            </w:pPr>
          </w:p>
        </w:tc>
        <w:tc>
          <w:tcPr>
            <w:tcW w:w="2055" w:type="dxa"/>
          </w:tcPr>
          <w:p w14:paraId="6E32C643"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36" w:author="Yves Houtevels" w:date="2024-07-03T11:16:00Z" w16du:dateUtc="2024-07-03T09:16:00Z"/>
              </w:rPr>
            </w:pPr>
            <w:ins w:id="2137" w:author="Yves Houtevels" w:date="2024-07-03T11:16:00Z" w16du:dateUtc="2024-07-03T09:16:00Z">
              <w:r w:rsidRPr="00F226F2">
                <w:t>Generator Interface</w:t>
              </w:r>
            </w:ins>
          </w:p>
        </w:tc>
        <w:tc>
          <w:tcPr>
            <w:tcW w:w="6446" w:type="dxa"/>
          </w:tcPr>
          <w:p w14:paraId="2CECEE6E"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38" w:author="Yves Houtevels" w:date="2024-07-03T11:16:00Z" w16du:dateUtc="2024-07-03T09:16:00Z"/>
              </w:rPr>
            </w:pPr>
            <w:ins w:id="2139" w:author="Yves Houtevels" w:date="2024-07-03T11:16:00Z" w16du:dateUtc="2024-07-03T09:16:00Z">
              <w:r w:rsidRPr="00F226F2">
                <w:t>Uses local Java extensions – not available in the cloud.</w:t>
              </w:r>
            </w:ins>
          </w:p>
        </w:tc>
      </w:tr>
      <w:tr w:rsidR="001401EC" w:rsidRPr="00F226F2" w14:paraId="06D0D953" w14:textId="77777777" w:rsidTr="00B63CEC">
        <w:trPr>
          <w:cnfStyle w:val="000000100000" w:firstRow="0" w:lastRow="0" w:firstColumn="0" w:lastColumn="0" w:oddVBand="0" w:evenVBand="0" w:oddHBand="1" w:evenHBand="0" w:firstRowFirstColumn="0" w:firstRowLastColumn="0" w:lastRowFirstColumn="0" w:lastRowLastColumn="0"/>
          <w:ins w:id="2140" w:author="Yves Houtevels" w:date="2024-07-03T11:16:00Z"/>
        </w:trPr>
        <w:tc>
          <w:tcPr>
            <w:cnfStyle w:val="001000000000" w:firstRow="0" w:lastRow="0" w:firstColumn="1" w:lastColumn="0" w:oddVBand="0" w:evenVBand="0" w:oddHBand="0" w:evenHBand="0" w:firstRowFirstColumn="0" w:firstRowLastColumn="0" w:lastRowFirstColumn="0" w:lastRowLastColumn="0"/>
            <w:tcW w:w="0" w:type="dxa"/>
          </w:tcPr>
          <w:p w14:paraId="0EF579C6" w14:textId="77777777" w:rsidR="001401EC" w:rsidRPr="00F226F2" w:rsidRDefault="001401EC" w:rsidP="00B63CEC">
            <w:pPr>
              <w:rPr>
                <w:ins w:id="2141" w:author="Yves Houtevels" w:date="2024-07-03T11:16:00Z" w16du:dateUtc="2024-07-03T09:16:00Z"/>
              </w:rPr>
            </w:pPr>
            <w:ins w:id="2142" w:author="Yves Houtevels" w:date="2024-07-03T11:16:00Z" w16du:dateUtc="2024-07-03T09:16:00Z">
              <w:r w:rsidRPr="00F226F2">
                <w:t>Counted</w:t>
              </w:r>
            </w:ins>
          </w:p>
        </w:tc>
        <w:tc>
          <w:tcPr>
            <w:tcW w:w="2055" w:type="dxa"/>
          </w:tcPr>
          <w:p w14:paraId="7A4D62F0"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43" w:author="Yves Houtevels" w:date="2024-07-03T11:16:00Z" w16du:dateUtc="2024-07-03T09:16:00Z"/>
              </w:rPr>
            </w:pPr>
            <w:ins w:id="2144" w:author="Yves Houtevels" w:date="2024-07-03T11:16:00Z" w16du:dateUtc="2024-07-03T09:16:00Z">
              <w:r w:rsidRPr="00F226F2">
                <w:t>Boolean</w:t>
              </w:r>
            </w:ins>
          </w:p>
        </w:tc>
        <w:tc>
          <w:tcPr>
            <w:tcW w:w="6446" w:type="dxa"/>
          </w:tcPr>
          <w:p w14:paraId="05D9925E"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45" w:author="Yves Houtevels" w:date="2024-07-03T11:16:00Z" w16du:dateUtc="2024-07-03T09:16:00Z"/>
              </w:rPr>
            </w:pPr>
            <w:ins w:id="2146" w:author="Yves Houtevels" w:date="2024-07-03T11:16:00Z" w16du:dateUtc="2024-07-03T09:16:00Z">
              <w:r w:rsidRPr="00F226F2">
                <w:t>Does this technology use counted licenses?</w:t>
              </w:r>
            </w:ins>
          </w:p>
        </w:tc>
      </w:tr>
    </w:tbl>
    <w:p w14:paraId="152DE8F9" w14:textId="77777777" w:rsidR="001401EC" w:rsidRPr="00F226F2" w:rsidRDefault="001401EC" w:rsidP="001401EC">
      <w:pPr>
        <w:rPr>
          <w:ins w:id="2147" w:author="Yves Houtevels" w:date="2024-07-03T11:16:00Z" w16du:dateUtc="2024-07-03T09:16:00Z"/>
          <w:lang w:eastAsia="ko-KR"/>
        </w:rPr>
      </w:pPr>
    </w:p>
    <w:p w14:paraId="1D4F4531" w14:textId="77777777" w:rsidR="001401EC" w:rsidRPr="00F226F2" w:rsidRDefault="001401EC" w:rsidP="001401EC">
      <w:pPr>
        <w:spacing w:before="120"/>
        <w:rPr>
          <w:ins w:id="2148" w:author="Yves Houtevels" w:date="2024-07-03T11:16:00Z" w16du:dateUtc="2024-07-03T09:16:00Z"/>
        </w:rPr>
      </w:pPr>
      <w:ins w:id="2149" w:author="Yves Houtevels" w:date="2024-07-03T11:16:00Z" w16du:dateUtc="2024-07-03T09:16:00Z">
        <w:r w:rsidRPr="00F226F2">
          <w:t>Out-of-the-box, FNO provides a default License Technology</w:t>
        </w:r>
        <w:r w:rsidRPr="00F226F2" w:rsidDel="00092881">
          <w:t xml:space="preserve"> </w:t>
        </w:r>
        <w:r w:rsidRPr="00F226F2">
          <w:t xml:space="preserve">- </w:t>
        </w:r>
        <w:r w:rsidRPr="00F226F2">
          <w:rPr>
            <w:i/>
          </w:rPr>
          <w:t>FlexNet Licensing</w:t>
        </w:r>
        <w:r w:rsidRPr="00F226F2">
          <w:t xml:space="preserve"> - that enables FlexNet Publisher and FlexNet Embedded licenses to be generated leveraging built-in FNP and FNE license generators.</w:t>
        </w:r>
      </w:ins>
    </w:p>
    <w:p w14:paraId="051E2D24" w14:textId="77777777" w:rsidR="001401EC" w:rsidRPr="00F226F2" w:rsidRDefault="001401EC" w:rsidP="001401EC">
      <w:pPr>
        <w:rPr>
          <w:ins w:id="2150" w:author="Yves Houtevels" w:date="2024-07-03T11:16:00Z" w16du:dateUtc="2024-07-03T09:16:00Z"/>
        </w:rPr>
      </w:pPr>
      <w:ins w:id="2151" w:author="Yves Houtevels" w:date="2024-07-03T11:16:00Z" w16du:dateUtc="2024-07-03T09:16:00Z">
        <w:r w:rsidRPr="00F226F2">
          <w:t>If licenses for a non-Revenera License Technology are required, FNO allows bespoke License Technologies to be configured as either a</w:t>
        </w:r>
        <w:r w:rsidRPr="00F226F2" w:rsidDel="00092881">
          <w:t xml:space="preserve"> </w:t>
        </w:r>
        <w:r w:rsidRPr="00F226F2">
          <w:rPr>
            <w:i/>
          </w:rPr>
          <w:t>Remote SOAP Service</w:t>
        </w:r>
        <w:r w:rsidRPr="00F226F2">
          <w:t xml:space="preserve">, </w:t>
        </w:r>
        <w:r w:rsidRPr="00F226F2">
          <w:rPr>
            <w:i/>
          </w:rPr>
          <w:t>Manual</w:t>
        </w:r>
        <w:r w:rsidRPr="00F226F2">
          <w:t xml:space="preserve"> or </w:t>
        </w:r>
        <w:r w:rsidRPr="00F226F2">
          <w:rPr>
            <w:i/>
          </w:rPr>
          <w:t>Hands-Free</w:t>
        </w:r>
        <w:r w:rsidRPr="00F226F2">
          <w:t xml:space="preserve"> License Technology. In the case of Remote SOAP Service there is built-in license generation functionality FNO that calls-out to the remote SOAP service; for all other License Technologies, license generation is delegated to an external process, the licenses being injected into FNO subsequently.</w:t>
        </w:r>
      </w:ins>
    </w:p>
    <w:p w14:paraId="71B6645D" w14:textId="5B7AE34E" w:rsidR="001401EC" w:rsidRPr="00F226F2" w:rsidRDefault="001401EC" w:rsidP="001401EC">
      <w:pPr>
        <w:spacing w:after="160" w:line="259" w:lineRule="auto"/>
        <w:rPr>
          <w:ins w:id="2152" w:author="Yves Houtevels" w:date="2024-07-03T11:16:00Z" w16du:dateUtc="2024-07-03T09:16:00Z"/>
          <w:lang w:eastAsia="ko-KR"/>
        </w:rPr>
      </w:pPr>
    </w:p>
    <w:p w14:paraId="7D353D04" w14:textId="77777777" w:rsidR="001401EC" w:rsidRPr="00F226F2" w:rsidRDefault="001401EC">
      <w:pPr>
        <w:pStyle w:val="Heading4"/>
        <w:rPr>
          <w:ins w:id="2153" w:author="Yves Houtevels" w:date="2024-07-03T11:16:00Z" w16du:dateUtc="2024-07-03T09:16:00Z"/>
        </w:rPr>
        <w:pPrChange w:id="2154" w:author="Yves Houtevels" w:date="2024-07-03T11:17:00Z" w16du:dateUtc="2024-07-03T09:17:00Z">
          <w:pPr>
            <w:pStyle w:val="Heading3"/>
          </w:pPr>
        </w:pPrChange>
      </w:pPr>
      <w:ins w:id="2155" w:author="Yves Houtevels" w:date="2024-07-03T11:16:00Z" w16du:dateUtc="2024-07-03T09:16:00Z">
        <w:r w:rsidRPr="00F226F2">
          <w:t>License Generator</w:t>
        </w:r>
      </w:ins>
    </w:p>
    <w:p w14:paraId="7E72BEC1" w14:textId="77777777" w:rsidR="001401EC" w:rsidRPr="00F226F2" w:rsidRDefault="001401EC" w:rsidP="001401EC">
      <w:pPr>
        <w:rPr>
          <w:ins w:id="2156" w:author="Yves Houtevels" w:date="2024-07-03T11:16:00Z" w16du:dateUtc="2024-07-03T09:16:00Z"/>
        </w:rPr>
      </w:pPr>
      <w:ins w:id="2157" w:author="Yves Houtevels" w:date="2024-07-03T11:16:00Z" w16du:dateUtc="2024-07-03T09:16:00Z">
        <w:r w:rsidRPr="00F226F2">
          <w:t xml:space="preserve">License Generators enable different license generation behaviours to be configured within a License </w:t>
        </w:r>
        <w:proofErr w:type="gramStart"/>
        <w:r w:rsidRPr="00F226F2">
          <w:t>Technology;</w:t>
        </w:r>
        <w:proofErr w:type="gramEnd"/>
        <w:r w:rsidRPr="00F226F2">
          <w:t xml:space="preserve"> for example, signature strength, cryptographic keys, other licensing parameters. It is beyond the scope of this document to describe this in any detail; please refer to publicly available Revenera product documentation for a complete overview.</w:t>
        </w:r>
      </w:ins>
    </w:p>
    <w:p w14:paraId="130CFF82" w14:textId="77777777" w:rsidR="001401EC" w:rsidRPr="00F226F2" w:rsidRDefault="001401EC" w:rsidP="001401EC">
      <w:pPr>
        <w:rPr>
          <w:ins w:id="2158" w:author="Yves Houtevels" w:date="2024-07-03T11:16:00Z" w16du:dateUtc="2024-07-03T09:16:00Z"/>
        </w:rPr>
      </w:pPr>
    </w:p>
    <w:p w14:paraId="74B2C869" w14:textId="77777777" w:rsidR="001401EC" w:rsidRPr="00F226F2" w:rsidRDefault="001401EC">
      <w:pPr>
        <w:pStyle w:val="Heading4"/>
        <w:rPr>
          <w:ins w:id="2159" w:author="Yves Houtevels" w:date="2024-07-03T11:16:00Z" w16du:dateUtc="2024-07-03T09:16:00Z"/>
        </w:rPr>
        <w:pPrChange w:id="2160" w:author="Yves Houtevels" w:date="2024-07-03T11:17:00Z" w16du:dateUtc="2024-07-03T09:17:00Z">
          <w:pPr>
            <w:pStyle w:val="Heading3"/>
          </w:pPr>
        </w:pPrChange>
      </w:pPr>
      <w:ins w:id="2161" w:author="Yves Houtevels" w:date="2024-07-03T11:16:00Z" w16du:dateUtc="2024-07-03T09:16:00Z">
        <w:r w:rsidRPr="00F226F2">
          <w:t>License Model</w:t>
        </w:r>
      </w:ins>
    </w:p>
    <w:p w14:paraId="09BF481A" w14:textId="77777777" w:rsidR="001401EC" w:rsidRPr="00F226F2" w:rsidRDefault="001401EC" w:rsidP="001401EC">
      <w:pPr>
        <w:rPr>
          <w:ins w:id="2162" w:author="Yves Houtevels" w:date="2024-07-03T11:16:00Z" w16du:dateUtc="2024-07-03T09:16:00Z"/>
        </w:rPr>
      </w:pPr>
      <w:ins w:id="2163" w:author="Yves Houtevels" w:date="2024-07-03T11:16:00Z" w16du:dateUtc="2024-07-03T09:16:00Z">
        <w:r w:rsidRPr="00F226F2">
          <w:t>License models supplement the license generation process in FNO, allowing some licensing policy decisions to be automated, and license metadata to be injected into the generated licenses. The elements of the standard FNO license models are beyond the scope of this documents and is presented in full in the administrative guides</w:t>
        </w:r>
        <w:r w:rsidRPr="00F226F2">
          <w:rPr>
            <w:rStyle w:val="FootnoteReference"/>
          </w:rPr>
          <w:footnoteReference w:id="2"/>
        </w:r>
        <w:r w:rsidRPr="00F226F2">
          <w:t>.</w:t>
        </w:r>
      </w:ins>
    </w:p>
    <w:tbl>
      <w:tblPr>
        <w:tblStyle w:val="GridTable4-Accent5"/>
        <w:tblW w:w="9067" w:type="dxa"/>
        <w:tblLook w:val="04A0" w:firstRow="1" w:lastRow="0" w:firstColumn="1" w:lastColumn="0" w:noHBand="0" w:noVBand="1"/>
      </w:tblPr>
      <w:tblGrid>
        <w:gridCol w:w="2122"/>
        <w:gridCol w:w="2693"/>
        <w:gridCol w:w="4252"/>
      </w:tblGrid>
      <w:tr w:rsidR="001401EC" w:rsidRPr="00F226F2" w14:paraId="6A5080BA" w14:textId="77777777" w:rsidTr="00B63CEC">
        <w:trPr>
          <w:cnfStyle w:val="100000000000" w:firstRow="1" w:lastRow="0" w:firstColumn="0" w:lastColumn="0" w:oddVBand="0" w:evenVBand="0" w:oddHBand="0" w:evenHBand="0" w:firstRowFirstColumn="0" w:firstRowLastColumn="0" w:lastRowFirstColumn="0" w:lastRowLastColumn="0"/>
          <w:cantSplit/>
          <w:tblHeader/>
          <w:ins w:id="2169"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0A3DCCEA" w14:textId="77777777" w:rsidR="001401EC" w:rsidRPr="00F226F2" w:rsidRDefault="001401EC" w:rsidP="00B63CEC">
            <w:pPr>
              <w:rPr>
                <w:ins w:id="2170" w:author="Yves Houtevels" w:date="2024-07-03T11:16:00Z" w16du:dateUtc="2024-07-03T09:16:00Z"/>
              </w:rPr>
            </w:pPr>
            <w:ins w:id="2171" w:author="Yves Houtevels" w:date="2024-07-03T11:16:00Z" w16du:dateUtc="2024-07-03T09:16:00Z">
              <w:r w:rsidRPr="00F226F2">
                <w:t>Attribute</w:t>
              </w:r>
            </w:ins>
          </w:p>
        </w:tc>
        <w:tc>
          <w:tcPr>
            <w:tcW w:w="2693" w:type="dxa"/>
          </w:tcPr>
          <w:p w14:paraId="7FEADAB6" w14:textId="77777777" w:rsidR="001401EC" w:rsidRPr="00F226F2" w:rsidRDefault="001401EC" w:rsidP="00B63CEC">
            <w:pPr>
              <w:cnfStyle w:val="100000000000" w:firstRow="1" w:lastRow="0" w:firstColumn="0" w:lastColumn="0" w:oddVBand="0" w:evenVBand="0" w:oddHBand="0" w:evenHBand="0" w:firstRowFirstColumn="0" w:firstRowLastColumn="0" w:lastRowFirstColumn="0" w:lastRowLastColumn="0"/>
              <w:rPr>
                <w:ins w:id="2172" w:author="Yves Houtevels" w:date="2024-07-03T11:16:00Z" w16du:dateUtc="2024-07-03T09:16:00Z"/>
              </w:rPr>
            </w:pPr>
            <w:ins w:id="2173" w:author="Yves Houtevels" w:date="2024-07-03T11:16:00Z" w16du:dateUtc="2024-07-03T09:16:00Z">
              <w:r w:rsidRPr="00F226F2">
                <w:t>Type</w:t>
              </w:r>
            </w:ins>
          </w:p>
        </w:tc>
        <w:tc>
          <w:tcPr>
            <w:tcW w:w="4252" w:type="dxa"/>
          </w:tcPr>
          <w:p w14:paraId="6FD570AD" w14:textId="77777777" w:rsidR="001401EC" w:rsidRPr="00F226F2" w:rsidRDefault="001401EC" w:rsidP="00B63CEC">
            <w:pPr>
              <w:cnfStyle w:val="100000000000" w:firstRow="1" w:lastRow="0" w:firstColumn="0" w:lastColumn="0" w:oddVBand="0" w:evenVBand="0" w:oddHBand="0" w:evenHBand="0" w:firstRowFirstColumn="0" w:firstRowLastColumn="0" w:lastRowFirstColumn="0" w:lastRowLastColumn="0"/>
              <w:rPr>
                <w:ins w:id="2174" w:author="Yves Houtevels" w:date="2024-07-03T11:16:00Z" w16du:dateUtc="2024-07-03T09:16:00Z"/>
              </w:rPr>
            </w:pPr>
            <w:ins w:id="2175" w:author="Yves Houtevels" w:date="2024-07-03T11:16:00Z" w16du:dateUtc="2024-07-03T09:16:00Z">
              <w:r w:rsidRPr="00F226F2">
                <w:t>Description</w:t>
              </w:r>
            </w:ins>
          </w:p>
        </w:tc>
      </w:tr>
      <w:tr w:rsidR="001401EC" w:rsidRPr="00F226F2" w14:paraId="7543101B" w14:textId="77777777" w:rsidTr="00B63CEC">
        <w:trPr>
          <w:cnfStyle w:val="000000100000" w:firstRow="0" w:lastRow="0" w:firstColumn="0" w:lastColumn="0" w:oddVBand="0" w:evenVBand="0" w:oddHBand="1" w:evenHBand="0" w:firstRowFirstColumn="0" w:firstRowLastColumn="0" w:lastRowFirstColumn="0" w:lastRowLastColumn="0"/>
          <w:cantSplit/>
          <w:ins w:id="2176"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2D673E5B" w14:textId="77777777" w:rsidR="001401EC" w:rsidRPr="00F226F2" w:rsidRDefault="001401EC" w:rsidP="00B63CEC">
            <w:pPr>
              <w:rPr>
                <w:ins w:id="2177" w:author="Yves Houtevels" w:date="2024-07-03T11:16:00Z" w16du:dateUtc="2024-07-03T09:16:00Z"/>
              </w:rPr>
            </w:pPr>
            <w:ins w:id="2178" w:author="Yves Houtevels" w:date="2024-07-03T11:16:00Z" w16du:dateUtc="2024-07-03T09:16:00Z">
              <w:r w:rsidRPr="00F226F2">
                <w:t>Name</w:t>
              </w:r>
            </w:ins>
          </w:p>
        </w:tc>
        <w:tc>
          <w:tcPr>
            <w:tcW w:w="2693" w:type="dxa"/>
          </w:tcPr>
          <w:p w14:paraId="6CCFFA47"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79" w:author="Yves Houtevels" w:date="2024-07-03T11:16:00Z" w16du:dateUtc="2024-07-03T09:16:00Z"/>
              </w:rPr>
            </w:pPr>
            <w:ins w:id="2180" w:author="Yves Houtevels" w:date="2024-07-03T11:16:00Z" w16du:dateUtc="2024-07-03T09:16:00Z">
              <w:r w:rsidRPr="00F226F2">
                <w:t>String</w:t>
              </w:r>
            </w:ins>
          </w:p>
        </w:tc>
        <w:tc>
          <w:tcPr>
            <w:tcW w:w="4252" w:type="dxa"/>
          </w:tcPr>
          <w:p w14:paraId="01C1721A"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81" w:author="Yves Houtevels" w:date="2024-07-03T11:16:00Z" w16du:dateUtc="2024-07-03T09:16:00Z"/>
              </w:rPr>
            </w:pPr>
            <w:ins w:id="2182" w:author="Yves Houtevels" w:date="2024-07-03T11:16:00Z" w16du:dateUtc="2024-07-03T09:16:00Z">
              <w:r w:rsidRPr="00F226F2">
                <w:t>Unique name of this model.</w:t>
              </w:r>
            </w:ins>
          </w:p>
        </w:tc>
      </w:tr>
      <w:tr w:rsidR="001401EC" w:rsidRPr="00F226F2" w14:paraId="01021CA4" w14:textId="77777777" w:rsidTr="00B63CEC">
        <w:trPr>
          <w:cantSplit/>
          <w:ins w:id="2183"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28CDD2A6" w14:textId="77777777" w:rsidR="001401EC" w:rsidRPr="00F226F2" w:rsidRDefault="001401EC" w:rsidP="00B63CEC">
            <w:pPr>
              <w:rPr>
                <w:ins w:id="2184" w:author="Yves Houtevels" w:date="2024-07-03T11:16:00Z" w16du:dateUtc="2024-07-03T09:16:00Z"/>
              </w:rPr>
            </w:pPr>
            <w:ins w:id="2185" w:author="Yves Houtevels" w:date="2024-07-03T11:16:00Z" w16du:dateUtc="2024-07-03T09:16:00Z">
              <w:r w:rsidRPr="00F226F2">
                <w:t>Technology</w:t>
              </w:r>
            </w:ins>
          </w:p>
        </w:tc>
        <w:tc>
          <w:tcPr>
            <w:tcW w:w="2693" w:type="dxa"/>
          </w:tcPr>
          <w:p w14:paraId="7B16F801"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86" w:author="Yves Houtevels" w:date="2024-07-03T11:16:00Z" w16du:dateUtc="2024-07-03T09:16:00Z"/>
              </w:rPr>
            </w:pPr>
            <w:ins w:id="2187" w:author="Yves Houtevels" w:date="2024-07-03T11:16:00Z" w16du:dateUtc="2024-07-03T09:16:00Z">
              <w:r w:rsidRPr="00F226F2">
                <w:t>License Technology</w:t>
              </w:r>
            </w:ins>
          </w:p>
        </w:tc>
        <w:tc>
          <w:tcPr>
            <w:tcW w:w="4252" w:type="dxa"/>
          </w:tcPr>
          <w:p w14:paraId="3B352611"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188" w:author="Yves Houtevels" w:date="2024-07-03T11:16:00Z" w16du:dateUtc="2024-07-03T09:16:00Z"/>
              </w:rPr>
            </w:pPr>
            <w:ins w:id="2189" w:author="Yves Houtevels" w:date="2024-07-03T11:16:00Z" w16du:dateUtc="2024-07-03T09:16:00Z">
              <w:r w:rsidRPr="00F226F2">
                <w:t>License Technology name</w:t>
              </w:r>
            </w:ins>
          </w:p>
        </w:tc>
      </w:tr>
      <w:tr w:rsidR="001401EC" w:rsidRPr="00F226F2" w14:paraId="263FB30D" w14:textId="77777777" w:rsidTr="00B63CEC">
        <w:trPr>
          <w:cnfStyle w:val="000000100000" w:firstRow="0" w:lastRow="0" w:firstColumn="0" w:lastColumn="0" w:oddVBand="0" w:evenVBand="0" w:oddHBand="1" w:evenHBand="0" w:firstRowFirstColumn="0" w:firstRowLastColumn="0" w:lastRowFirstColumn="0" w:lastRowLastColumn="0"/>
          <w:cantSplit/>
          <w:ins w:id="2190"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49117779" w14:textId="77777777" w:rsidR="001401EC" w:rsidRPr="00F226F2" w:rsidRDefault="001401EC" w:rsidP="00B63CEC">
            <w:pPr>
              <w:rPr>
                <w:ins w:id="2191" w:author="Yves Houtevels" w:date="2024-07-03T11:16:00Z" w16du:dateUtc="2024-07-03T09:16:00Z"/>
              </w:rPr>
            </w:pPr>
            <w:ins w:id="2192" w:author="Yves Houtevels" w:date="2024-07-03T11:16:00Z" w16du:dateUtc="2024-07-03T09:16:00Z">
              <w:r w:rsidRPr="00F226F2">
                <w:t>Term</w:t>
              </w:r>
            </w:ins>
          </w:p>
        </w:tc>
        <w:tc>
          <w:tcPr>
            <w:tcW w:w="2693" w:type="dxa"/>
          </w:tcPr>
          <w:p w14:paraId="3E214A21"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93" w:author="Yves Houtevels" w:date="2024-07-03T11:16:00Z" w16du:dateUtc="2024-07-03T09:16:00Z"/>
              </w:rPr>
            </w:pPr>
            <w:ins w:id="2194" w:author="Yves Houtevels" w:date="2024-07-03T11:16:00Z" w16du:dateUtc="2024-07-03T09:16:00Z">
              <w:r w:rsidRPr="00F226F2">
                <w:t>Selection</w:t>
              </w:r>
            </w:ins>
          </w:p>
        </w:tc>
        <w:tc>
          <w:tcPr>
            <w:tcW w:w="4252" w:type="dxa"/>
          </w:tcPr>
          <w:p w14:paraId="1E25ABE2"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195" w:author="Yves Houtevels" w:date="2024-07-03T11:16:00Z" w16du:dateUtc="2024-07-03T09:16:00Z"/>
              </w:rPr>
            </w:pPr>
            <w:ins w:id="2196" w:author="Yves Houtevels" w:date="2024-07-03T11:16:00Z" w16du:dateUtc="2024-07-03T09:16:00Z">
              <w:r w:rsidRPr="00F226F2">
                <w:t>Default license term or perpetual; this can be overridden in the UI or through web services.</w:t>
              </w:r>
            </w:ins>
          </w:p>
        </w:tc>
      </w:tr>
      <w:tr w:rsidR="001401EC" w:rsidRPr="00F226F2" w14:paraId="11A08673" w14:textId="77777777" w:rsidTr="00B63CEC">
        <w:trPr>
          <w:cantSplit/>
          <w:ins w:id="2197"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74C4CB2B" w14:textId="77777777" w:rsidR="001401EC" w:rsidRPr="00F226F2" w:rsidRDefault="001401EC" w:rsidP="00B63CEC">
            <w:pPr>
              <w:rPr>
                <w:ins w:id="2198" w:author="Yves Houtevels" w:date="2024-07-03T11:16:00Z" w16du:dateUtc="2024-07-03T09:16:00Z"/>
              </w:rPr>
            </w:pPr>
            <w:ins w:id="2199" w:author="Yves Houtevels" w:date="2024-07-03T11:16:00Z" w16du:dateUtc="2024-07-03T09:16:00Z">
              <w:r w:rsidRPr="00F226F2">
                <w:t>Generator</w:t>
              </w:r>
            </w:ins>
          </w:p>
        </w:tc>
        <w:tc>
          <w:tcPr>
            <w:tcW w:w="2693" w:type="dxa"/>
          </w:tcPr>
          <w:p w14:paraId="3CB31B78"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200" w:author="Yves Houtevels" w:date="2024-07-03T11:16:00Z" w16du:dateUtc="2024-07-03T09:16:00Z"/>
              </w:rPr>
            </w:pPr>
            <w:ins w:id="2201" w:author="Yves Houtevels" w:date="2024-07-03T11:16:00Z" w16du:dateUtc="2024-07-03T09:16:00Z">
              <w:r w:rsidRPr="00F226F2">
                <w:t>License Generator</w:t>
              </w:r>
            </w:ins>
          </w:p>
        </w:tc>
        <w:tc>
          <w:tcPr>
            <w:tcW w:w="4252" w:type="dxa"/>
          </w:tcPr>
          <w:p w14:paraId="3E31A555"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202" w:author="Yves Houtevels" w:date="2024-07-03T11:16:00Z" w16du:dateUtc="2024-07-03T09:16:00Z"/>
              </w:rPr>
            </w:pPr>
            <w:ins w:id="2203" w:author="Yves Houtevels" w:date="2024-07-03T11:16:00Z" w16du:dateUtc="2024-07-03T09:16:00Z">
              <w:r w:rsidRPr="00F226F2">
                <w:t>The License Generator used by this License Model</w:t>
              </w:r>
            </w:ins>
          </w:p>
        </w:tc>
      </w:tr>
      <w:tr w:rsidR="001401EC" w:rsidRPr="00F226F2" w14:paraId="3D4FD6A5" w14:textId="77777777" w:rsidTr="00B63CEC">
        <w:trPr>
          <w:cnfStyle w:val="000000100000" w:firstRow="0" w:lastRow="0" w:firstColumn="0" w:lastColumn="0" w:oddVBand="0" w:evenVBand="0" w:oddHBand="1" w:evenHBand="0" w:firstRowFirstColumn="0" w:firstRowLastColumn="0" w:lastRowFirstColumn="0" w:lastRowLastColumn="0"/>
          <w:cantSplit/>
          <w:ins w:id="2204"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565291B7" w14:textId="77777777" w:rsidR="001401EC" w:rsidRPr="00F226F2" w:rsidRDefault="001401EC" w:rsidP="00B63CEC">
            <w:pPr>
              <w:rPr>
                <w:ins w:id="2205" w:author="Yves Houtevels" w:date="2024-07-03T11:16:00Z" w16du:dateUtc="2024-07-03T09:16:00Z"/>
              </w:rPr>
            </w:pPr>
            <w:ins w:id="2206" w:author="Yves Houtevels" w:date="2024-07-03T11:16:00Z" w16du:dateUtc="2024-07-03T09:16:00Z">
              <w:r w:rsidRPr="00F226F2">
                <w:t>Attributes</w:t>
              </w:r>
            </w:ins>
          </w:p>
        </w:tc>
        <w:tc>
          <w:tcPr>
            <w:tcW w:w="2693" w:type="dxa"/>
          </w:tcPr>
          <w:p w14:paraId="38ACEC34"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07" w:author="Yves Houtevels" w:date="2024-07-03T11:16:00Z" w16du:dateUtc="2024-07-03T09:16:00Z"/>
              </w:rPr>
            </w:pPr>
            <w:ins w:id="2208" w:author="Yves Houtevels" w:date="2024-07-03T11:16:00Z" w16du:dateUtc="2024-07-03T09:16:00Z">
              <w:r w:rsidRPr="00F226F2">
                <w:t>License Model Attribute</w:t>
              </w:r>
            </w:ins>
          </w:p>
        </w:tc>
        <w:tc>
          <w:tcPr>
            <w:tcW w:w="4252" w:type="dxa"/>
          </w:tcPr>
          <w:p w14:paraId="5CEE4EBF"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09" w:author="Yves Houtevels" w:date="2024-07-03T11:16:00Z" w16du:dateUtc="2024-07-03T09:16:00Z"/>
              </w:rPr>
            </w:pPr>
            <w:ins w:id="2210" w:author="Yves Houtevels" w:date="2024-07-03T11:16:00Z" w16du:dateUtc="2024-07-03T09:16:00Z">
              <w:r w:rsidRPr="00F226F2">
                <w:t>A list of License Model Attributes used by this License Model - see below for an explanation</w:t>
              </w:r>
            </w:ins>
          </w:p>
        </w:tc>
      </w:tr>
    </w:tbl>
    <w:p w14:paraId="3AEA48F1" w14:textId="77777777" w:rsidR="001401EC" w:rsidRPr="00F226F2" w:rsidRDefault="001401EC" w:rsidP="001401EC">
      <w:pPr>
        <w:rPr>
          <w:ins w:id="2211" w:author="Yves Houtevels" w:date="2024-07-03T11:16:00Z" w16du:dateUtc="2024-07-03T09:16:00Z"/>
          <w:lang w:eastAsia="ko-KR"/>
        </w:rPr>
      </w:pPr>
    </w:p>
    <w:p w14:paraId="48FD0697" w14:textId="77777777" w:rsidR="001401EC" w:rsidRPr="00F226F2" w:rsidRDefault="001401EC" w:rsidP="001401EC">
      <w:pPr>
        <w:pStyle w:val="Heading4"/>
        <w:rPr>
          <w:ins w:id="2212" w:author="Yves Houtevels" w:date="2024-07-03T11:16:00Z" w16du:dateUtc="2024-07-03T09:16:00Z"/>
        </w:rPr>
      </w:pPr>
      <w:ins w:id="2213" w:author="Yves Houtevels" w:date="2024-07-03T11:16:00Z" w16du:dateUtc="2024-07-03T09:16:00Z">
        <w:r w:rsidRPr="00F226F2">
          <w:t>Configuration</w:t>
        </w:r>
      </w:ins>
    </w:p>
    <w:p w14:paraId="2DF29BCF" w14:textId="77777777" w:rsidR="001401EC" w:rsidRPr="00F226F2" w:rsidRDefault="001401EC" w:rsidP="001401EC">
      <w:pPr>
        <w:rPr>
          <w:ins w:id="2214" w:author="Yves Houtevels" w:date="2024-07-03T11:16:00Z" w16du:dateUtc="2024-07-03T09:16:00Z"/>
        </w:rPr>
      </w:pPr>
      <w:ins w:id="2215" w:author="Yves Houtevels" w:date="2024-07-03T11:16:00Z" w16du:dateUtc="2024-07-03T09:16:00Z">
        <w:r w:rsidRPr="00F226F2">
          <w:t>A description of the mechanics of FNO license models is beyond the scope of this document; please refer to the FNO, FNP and FNE technical guides for a complete introduction.</w:t>
        </w:r>
      </w:ins>
    </w:p>
    <w:p w14:paraId="4F501C94" w14:textId="77777777" w:rsidR="001401EC" w:rsidRPr="00F226F2" w:rsidRDefault="001401EC" w:rsidP="001401EC">
      <w:pPr>
        <w:rPr>
          <w:ins w:id="2216" w:author="Yves Houtevels" w:date="2024-07-03T11:16:00Z" w16du:dateUtc="2024-07-03T09:16:00Z"/>
        </w:rPr>
      </w:pPr>
    </w:p>
    <w:p w14:paraId="4F654570" w14:textId="77777777" w:rsidR="001401EC" w:rsidRPr="00F226F2" w:rsidRDefault="001401EC" w:rsidP="001401EC">
      <w:pPr>
        <w:pStyle w:val="Heading4"/>
        <w:rPr>
          <w:ins w:id="2217" w:author="Yves Houtevels" w:date="2024-07-03T11:16:00Z" w16du:dateUtc="2024-07-03T09:16:00Z"/>
        </w:rPr>
      </w:pPr>
      <w:ins w:id="2218" w:author="Yves Houtevels" w:date="2024-07-03T11:16:00Z" w16du:dateUtc="2024-07-03T09:16:00Z">
        <w:r w:rsidRPr="00F226F2">
          <w:t>License Model Attribute</w:t>
        </w:r>
      </w:ins>
    </w:p>
    <w:p w14:paraId="7B25B433" w14:textId="77777777" w:rsidR="001401EC" w:rsidRPr="00F226F2" w:rsidRDefault="001401EC" w:rsidP="001401EC">
      <w:pPr>
        <w:rPr>
          <w:ins w:id="2219" w:author="Yves Houtevels" w:date="2024-07-03T11:16:00Z" w16du:dateUtc="2024-07-03T09:16:00Z"/>
        </w:rPr>
      </w:pPr>
      <w:ins w:id="2220" w:author="Yves Houtevels" w:date="2024-07-03T11:16:00Z" w16du:dateUtc="2024-07-03T09:16:00Z">
        <w:r w:rsidRPr="00F226F2">
          <w:t>License Model Attributes enable additional named data fields to be defined when creating entitlements or activating licenses; this process will be covered in more detail in later sections. License model attributes are defined for specific License Technologies and made available through License Models; they can be populated at various points in the entitlement lifecycle:</w:t>
        </w:r>
      </w:ins>
    </w:p>
    <w:tbl>
      <w:tblPr>
        <w:tblStyle w:val="GridTable4-Accent5"/>
        <w:tblW w:w="9634" w:type="dxa"/>
        <w:tblLook w:val="04A0" w:firstRow="1" w:lastRow="0" w:firstColumn="1" w:lastColumn="0" w:noHBand="0" w:noVBand="1"/>
      </w:tblPr>
      <w:tblGrid>
        <w:gridCol w:w="2122"/>
        <w:gridCol w:w="7512"/>
      </w:tblGrid>
      <w:tr w:rsidR="001401EC" w:rsidRPr="00F226F2" w14:paraId="1C21E703" w14:textId="77777777" w:rsidTr="00B63CEC">
        <w:trPr>
          <w:cnfStyle w:val="100000000000" w:firstRow="1" w:lastRow="0" w:firstColumn="0" w:lastColumn="0" w:oddVBand="0" w:evenVBand="0" w:oddHBand="0" w:evenHBand="0" w:firstRowFirstColumn="0" w:firstRowLastColumn="0" w:lastRowFirstColumn="0" w:lastRowLastColumn="0"/>
          <w:ins w:id="2221"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707EF28C" w14:textId="77777777" w:rsidR="001401EC" w:rsidRPr="00F226F2" w:rsidRDefault="001401EC" w:rsidP="00B63CEC">
            <w:pPr>
              <w:rPr>
                <w:ins w:id="2222" w:author="Yves Houtevels" w:date="2024-07-03T11:16:00Z" w16du:dateUtc="2024-07-03T09:16:00Z"/>
              </w:rPr>
            </w:pPr>
            <w:ins w:id="2223" w:author="Yves Houtevels" w:date="2024-07-03T11:16:00Z" w16du:dateUtc="2024-07-03T09:16:00Z">
              <w:r w:rsidRPr="00F226F2">
                <w:t>Stage</w:t>
              </w:r>
            </w:ins>
          </w:p>
        </w:tc>
        <w:tc>
          <w:tcPr>
            <w:tcW w:w="7512" w:type="dxa"/>
          </w:tcPr>
          <w:p w14:paraId="512BE5F6" w14:textId="77777777" w:rsidR="001401EC" w:rsidRPr="00F226F2" w:rsidRDefault="001401EC" w:rsidP="00B63CEC">
            <w:pPr>
              <w:cnfStyle w:val="100000000000" w:firstRow="1" w:lastRow="0" w:firstColumn="0" w:lastColumn="0" w:oddVBand="0" w:evenVBand="0" w:oddHBand="0" w:evenHBand="0" w:firstRowFirstColumn="0" w:firstRowLastColumn="0" w:lastRowFirstColumn="0" w:lastRowLastColumn="0"/>
              <w:rPr>
                <w:ins w:id="2224" w:author="Yves Houtevels" w:date="2024-07-03T11:16:00Z" w16du:dateUtc="2024-07-03T09:16:00Z"/>
              </w:rPr>
            </w:pPr>
            <w:ins w:id="2225" w:author="Yves Houtevels" w:date="2024-07-03T11:16:00Z" w16du:dateUtc="2024-07-03T09:16:00Z">
              <w:r w:rsidRPr="00F226F2">
                <w:t>Description</w:t>
              </w:r>
            </w:ins>
          </w:p>
        </w:tc>
      </w:tr>
      <w:tr w:rsidR="001401EC" w:rsidRPr="00F226F2" w14:paraId="0B2A2965" w14:textId="77777777" w:rsidTr="00B63CEC">
        <w:trPr>
          <w:cnfStyle w:val="000000100000" w:firstRow="0" w:lastRow="0" w:firstColumn="0" w:lastColumn="0" w:oddVBand="0" w:evenVBand="0" w:oddHBand="1" w:evenHBand="0" w:firstRowFirstColumn="0" w:firstRowLastColumn="0" w:lastRowFirstColumn="0" w:lastRowLastColumn="0"/>
          <w:ins w:id="2226"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5BA80CFE" w14:textId="77777777" w:rsidR="001401EC" w:rsidRPr="00F226F2" w:rsidRDefault="001401EC" w:rsidP="00B63CEC">
            <w:pPr>
              <w:rPr>
                <w:ins w:id="2227" w:author="Yves Houtevels" w:date="2024-07-03T11:16:00Z" w16du:dateUtc="2024-07-03T09:16:00Z"/>
              </w:rPr>
            </w:pPr>
            <w:ins w:id="2228" w:author="Yves Houtevels" w:date="2024-07-03T11:16:00Z" w16du:dateUtc="2024-07-03T09:16:00Z">
              <w:r w:rsidRPr="00F226F2">
                <w:t>License Model Time</w:t>
              </w:r>
            </w:ins>
          </w:p>
        </w:tc>
        <w:tc>
          <w:tcPr>
            <w:tcW w:w="7512" w:type="dxa"/>
          </w:tcPr>
          <w:p w14:paraId="5907613C"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29" w:author="Yves Houtevels" w:date="2024-07-03T11:16:00Z" w16du:dateUtc="2024-07-03T09:16:00Z"/>
              </w:rPr>
            </w:pPr>
            <w:ins w:id="2230" w:author="Yves Houtevels" w:date="2024-07-03T11:16:00Z" w16du:dateUtc="2024-07-03T09:16:00Z">
              <w:r w:rsidRPr="00F226F2">
                <w:t>The attribute is hard-coded for the license technology; all line-items for any license model for the same technology will receive the attribute and its value.</w:t>
              </w:r>
            </w:ins>
          </w:p>
        </w:tc>
      </w:tr>
      <w:tr w:rsidR="001401EC" w:rsidRPr="00F226F2" w14:paraId="260AC31A" w14:textId="77777777" w:rsidTr="00B63CEC">
        <w:trPr>
          <w:ins w:id="2231"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6B82BF10" w14:textId="77777777" w:rsidR="001401EC" w:rsidRPr="00F226F2" w:rsidRDefault="001401EC" w:rsidP="00B63CEC">
            <w:pPr>
              <w:rPr>
                <w:ins w:id="2232" w:author="Yves Houtevels" w:date="2024-07-03T11:16:00Z" w16du:dateUtc="2024-07-03T09:16:00Z"/>
              </w:rPr>
            </w:pPr>
            <w:ins w:id="2233" w:author="Yves Houtevels" w:date="2024-07-03T11:16:00Z" w16du:dateUtc="2024-07-03T09:16:00Z">
              <w:r w:rsidRPr="00F226F2">
                <w:t>Entitlement Time</w:t>
              </w:r>
            </w:ins>
          </w:p>
        </w:tc>
        <w:tc>
          <w:tcPr>
            <w:tcW w:w="7512" w:type="dxa"/>
          </w:tcPr>
          <w:p w14:paraId="11E8AB92"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234" w:author="Yves Houtevels" w:date="2024-07-03T11:16:00Z" w16du:dateUtc="2024-07-03T09:16:00Z"/>
              </w:rPr>
            </w:pPr>
            <w:ins w:id="2235" w:author="Yves Houtevels" w:date="2024-07-03T11:16:00Z" w16du:dateUtc="2024-07-03T09:16:00Z">
              <w:r w:rsidRPr="00F226F2">
                <w:t>The attribute value is populated when the line -item is created.</w:t>
              </w:r>
            </w:ins>
          </w:p>
        </w:tc>
      </w:tr>
      <w:tr w:rsidR="001401EC" w:rsidRPr="00F226F2" w14:paraId="446F075B" w14:textId="77777777" w:rsidTr="00B63CEC">
        <w:trPr>
          <w:cnfStyle w:val="000000100000" w:firstRow="0" w:lastRow="0" w:firstColumn="0" w:lastColumn="0" w:oddVBand="0" w:evenVBand="0" w:oddHBand="1" w:evenHBand="0" w:firstRowFirstColumn="0" w:firstRowLastColumn="0" w:lastRowFirstColumn="0" w:lastRowLastColumn="0"/>
          <w:ins w:id="2236" w:author="Yves Houtevels" w:date="2024-07-03T11:16:00Z"/>
        </w:trPr>
        <w:tc>
          <w:tcPr>
            <w:cnfStyle w:val="001000000000" w:firstRow="0" w:lastRow="0" w:firstColumn="1" w:lastColumn="0" w:oddVBand="0" w:evenVBand="0" w:oddHBand="0" w:evenHBand="0" w:firstRowFirstColumn="0" w:firstRowLastColumn="0" w:lastRowFirstColumn="0" w:lastRowLastColumn="0"/>
            <w:tcW w:w="2122" w:type="dxa"/>
          </w:tcPr>
          <w:p w14:paraId="05EB85BB" w14:textId="77777777" w:rsidR="001401EC" w:rsidRPr="00F226F2" w:rsidRDefault="001401EC" w:rsidP="00B63CEC">
            <w:pPr>
              <w:rPr>
                <w:ins w:id="2237" w:author="Yves Houtevels" w:date="2024-07-03T11:16:00Z" w16du:dateUtc="2024-07-03T09:16:00Z"/>
              </w:rPr>
            </w:pPr>
            <w:ins w:id="2238" w:author="Yves Houtevels" w:date="2024-07-03T11:16:00Z" w16du:dateUtc="2024-07-03T09:16:00Z">
              <w:r w:rsidRPr="00F226F2">
                <w:t>Fulfilment Time</w:t>
              </w:r>
            </w:ins>
          </w:p>
        </w:tc>
        <w:tc>
          <w:tcPr>
            <w:tcW w:w="7512" w:type="dxa"/>
          </w:tcPr>
          <w:p w14:paraId="3775FCC6"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39" w:author="Yves Houtevels" w:date="2024-07-03T11:16:00Z" w16du:dateUtc="2024-07-03T09:16:00Z"/>
              </w:rPr>
            </w:pPr>
            <w:ins w:id="2240" w:author="Yves Houtevels" w:date="2024-07-03T11:16:00Z" w16du:dateUtc="2024-07-03T09:16:00Z">
              <w:r w:rsidRPr="00F226F2">
                <w:t>The attribute value is populated when the line-item is activated.</w:t>
              </w:r>
            </w:ins>
          </w:p>
        </w:tc>
      </w:tr>
    </w:tbl>
    <w:p w14:paraId="7279F636" w14:textId="77777777" w:rsidR="001401EC" w:rsidRPr="00F226F2" w:rsidRDefault="001401EC" w:rsidP="001401EC">
      <w:pPr>
        <w:rPr>
          <w:ins w:id="2241" w:author="Yves Houtevels" w:date="2024-07-03T11:16:00Z" w16du:dateUtc="2024-07-03T09:16:00Z"/>
          <w:lang w:eastAsia="ko-KR"/>
        </w:rPr>
      </w:pPr>
    </w:p>
    <w:p w14:paraId="4BE772BF" w14:textId="77777777" w:rsidR="001401EC" w:rsidRPr="00F226F2" w:rsidRDefault="001401EC" w:rsidP="001401EC">
      <w:pPr>
        <w:spacing w:before="120"/>
        <w:rPr>
          <w:ins w:id="2242" w:author="Yves Houtevels" w:date="2024-07-03T11:16:00Z" w16du:dateUtc="2024-07-03T09:16:00Z"/>
        </w:rPr>
      </w:pPr>
      <w:ins w:id="2243" w:author="Yves Houtevels" w:date="2024-07-03T11:16:00Z" w16du:dateUtc="2024-07-03T09:16:00Z">
        <w:r w:rsidRPr="00F226F2">
          <w:t>The License Model configuration specified which License Model Attributes are to be used and those that are ignored in an Entitlement. Unlike Custom Attributes (see later) License model attributes are not searchable using web services; however, they are available in web service queries and are also made available during license generation.</w:t>
        </w:r>
      </w:ins>
    </w:p>
    <w:p w14:paraId="0929F06B" w14:textId="77777777" w:rsidR="001401EC" w:rsidRPr="00F226F2" w:rsidRDefault="001401EC" w:rsidP="001401EC">
      <w:pPr>
        <w:rPr>
          <w:ins w:id="2244" w:author="Yves Houtevels" w:date="2024-07-03T11:16:00Z" w16du:dateUtc="2024-07-03T09:16:00Z"/>
        </w:rPr>
      </w:pPr>
      <w:ins w:id="2245" w:author="Yves Houtevels" w:date="2024-07-03T11:16:00Z" w16du:dateUtc="2024-07-03T09:16:00Z">
        <w:r w:rsidRPr="00F226F2">
          <w:t xml:space="preserve">This mechanism provides a flexible means whereby licensing metadata can be captured. Data captured during Entitlement creation can be used for straightforward reporting purposes but more importantly to provide additional license data during License Activation; data captured during License Activation is typically used to persist install base information, for example, target operating system information, </w:t>
        </w:r>
        <w:proofErr w:type="gramStart"/>
        <w:r w:rsidRPr="00F226F2">
          <w:t>user names</w:t>
        </w:r>
        <w:proofErr w:type="gramEnd"/>
        <w:r w:rsidRPr="00F226F2">
          <w:t>, domain names etc.</w:t>
        </w:r>
      </w:ins>
    </w:p>
    <w:p w14:paraId="28F8E2FC" w14:textId="77777777" w:rsidR="001401EC" w:rsidRPr="00F226F2" w:rsidRDefault="001401EC" w:rsidP="001401EC">
      <w:pPr>
        <w:rPr>
          <w:ins w:id="2246" w:author="Yves Houtevels" w:date="2024-07-03T11:16:00Z" w16du:dateUtc="2024-07-03T09:16:00Z"/>
        </w:rPr>
      </w:pPr>
      <w:ins w:id="2247" w:author="Yves Houtevels" w:date="2024-07-03T11:16:00Z" w16du:dateUtc="2024-07-03T09:16:00Z">
        <w:r w:rsidRPr="00F226F2">
          <w:t>Attributes have a unique name and one of the specified types as follows:</w:t>
        </w:r>
      </w:ins>
    </w:p>
    <w:tbl>
      <w:tblPr>
        <w:tblStyle w:val="GridTable4-Accent5"/>
        <w:tblW w:w="9067" w:type="dxa"/>
        <w:tblLook w:val="04A0" w:firstRow="1" w:lastRow="0" w:firstColumn="1" w:lastColumn="0" w:noHBand="0" w:noVBand="1"/>
      </w:tblPr>
      <w:tblGrid>
        <w:gridCol w:w="1696"/>
        <w:gridCol w:w="1843"/>
        <w:gridCol w:w="5528"/>
      </w:tblGrid>
      <w:tr w:rsidR="001401EC" w:rsidRPr="00F226F2" w14:paraId="0DBBE93D" w14:textId="77777777" w:rsidTr="00B63CEC">
        <w:trPr>
          <w:cnfStyle w:val="100000000000" w:firstRow="1" w:lastRow="0" w:firstColumn="0" w:lastColumn="0" w:oddVBand="0" w:evenVBand="0" w:oddHBand="0" w:evenHBand="0" w:firstRowFirstColumn="0" w:firstRowLastColumn="0" w:lastRowFirstColumn="0" w:lastRowLastColumn="0"/>
          <w:ins w:id="2248" w:author="Yves Houtevels" w:date="2024-07-03T11:16:00Z"/>
        </w:trPr>
        <w:tc>
          <w:tcPr>
            <w:cnfStyle w:val="001000000000" w:firstRow="0" w:lastRow="0" w:firstColumn="1" w:lastColumn="0" w:oddVBand="0" w:evenVBand="0" w:oddHBand="0" w:evenHBand="0" w:firstRowFirstColumn="0" w:firstRowLastColumn="0" w:lastRowFirstColumn="0" w:lastRowLastColumn="0"/>
            <w:tcW w:w="1696" w:type="dxa"/>
          </w:tcPr>
          <w:p w14:paraId="6F28942B" w14:textId="77777777" w:rsidR="001401EC" w:rsidRPr="00F226F2" w:rsidRDefault="001401EC" w:rsidP="00B63CEC">
            <w:pPr>
              <w:rPr>
                <w:ins w:id="2249" w:author="Yves Houtevels" w:date="2024-07-03T11:16:00Z" w16du:dateUtc="2024-07-03T09:16:00Z"/>
              </w:rPr>
            </w:pPr>
            <w:ins w:id="2250" w:author="Yves Houtevels" w:date="2024-07-03T11:16:00Z" w16du:dateUtc="2024-07-03T09:16:00Z">
              <w:r w:rsidRPr="00F226F2">
                <w:t>Attribute</w:t>
              </w:r>
            </w:ins>
          </w:p>
        </w:tc>
        <w:tc>
          <w:tcPr>
            <w:tcW w:w="1843" w:type="dxa"/>
          </w:tcPr>
          <w:p w14:paraId="02C91F6D" w14:textId="77777777" w:rsidR="001401EC" w:rsidRPr="00F226F2" w:rsidRDefault="001401EC" w:rsidP="00B63CEC">
            <w:pPr>
              <w:cnfStyle w:val="100000000000" w:firstRow="1" w:lastRow="0" w:firstColumn="0" w:lastColumn="0" w:oddVBand="0" w:evenVBand="0" w:oddHBand="0" w:evenHBand="0" w:firstRowFirstColumn="0" w:firstRowLastColumn="0" w:lastRowFirstColumn="0" w:lastRowLastColumn="0"/>
              <w:rPr>
                <w:ins w:id="2251" w:author="Yves Houtevels" w:date="2024-07-03T11:16:00Z" w16du:dateUtc="2024-07-03T09:16:00Z"/>
              </w:rPr>
            </w:pPr>
            <w:ins w:id="2252" w:author="Yves Houtevels" w:date="2024-07-03T11:16:00Z" w16du:dateUtc="2024-07-03T09:16:00Z">
              <w:r w:rsidRPr="00F226F2">
                <w:t>Type</w:t>
              </w:r>
            </w:ins>
          </w:p>
        </w:tc>
        <w:tc>
          <w:tcPr>
            <w:tcW w:w="5528" w:type="dxa"/>
          </w:tcPr>
          <w:p w14:paraId="78C737FD" w14:textId="77777777" w:rsidR="001401EC" w:rsidRPr="00F226F2" w:rsidRDefault="001401EC" w:rsidP="00B63CEC">
            <w:pPr>
              <w:cnfStyle w:val="100000000000" w:firstRow="1" w:lastRow="0" w:firstColumn="0" w:lastColumn="0" w:oddVBand="0" w:evenVBand="0" w:oddHBand="0" w:evenHBand="0" w:firstRowFirstColumn="0" w:firstRowLastColumn="0" w:lastRowFirstColumn="0" w:lastRowLastColumn="0"/>
              <w:rPr>
                <w:ins w:id="2253" w:author="Yves Houtevels" w:date="2024-07-03T11:16:00Z" w16du:dateUtc="2024-07-03T09:16:00Z"/>
              </w:rPr>
            </w:pPr>
            <w:ins w:id="2254" w:author="Yves Houtevels" w:date="2024-07-03T11:16:00Z" w16du:dateUtc="2024-07-03T09:16:00Z">
              <w:r w:rsidRPr="00F226F2">
                <w:t>Description</w:t>
              </w:r>
            </w:ins>
          </w:p>
        </w:tc>
      </w:tr>
      <w:tr w:rsidR="001401EC" w:rsidRPr="00F226F2" w14:paraId="3E67CA1F" w14:textId="77777777" w:rsidTr="00B63CEC">
        <w:trPr>
          <w:cnfStyle w:val="000000100000" w:firstRow="0" w:lastRow="0" w:firstColumn="0" w:lastColumn="0" w:oddVBand="0" w:evenVBand="0" w:oddHBand="1" w:evenHBand="0" w:firstRowFirstColumn="0" w:firstRowLastColumn="0" w:lastRowFirstColumn="0" w:lastRowLastColumn="0"/>
          <w:ins w:id="2255" w:author="Yves Houtevels" w:date="2024-07-03T11:16:00Z"/>
        </w:trPr>
        <w:tc>
          <w:tcPr>
            <w:cnfStyle w:val="001000000000" w:firstRow="0" w:lastRow="0" w:firstColumn="1" w:lastColumn="0" w:oddVBand="0" w:evenVBand="0" w:oddHBand="0" w:evenHBand="0" w:firstRowFirstColumn="0" w:firstRowLastColumn="0" w:lastRowFirstColumn="0" w:lastRowLastColumn="0"/>
            <w:tcW w:w="1696" w:type="dxa"/>
          </w:tcPr>
          <w:p w14:paraId="7CEF8B2B" w14:textId="77777777" w:rsidR="001401EC" w:rsidRPr="00F226F2" w:rsidRDefault="001401EC" w:rsidP="00B63CEC">
            <w:pPr>
              <w:rPr>
                <w:ins w:id="2256" w:author="Yves Houtevels" w:date="2024-07-03T11:16:00Z" w16du:dateUtc="2024-07-03T09:16:00Z"/>
              </w:rPr>
            </w:pPr>
            <w:ins w:id="2257" w:author="Yves Houtevels" w:date="2024-07-03T11:16:00Z" w16du:dateUtc="2024-07-03T09:16:00Z">
              <w:r w:rsidRPr="00F226F2">
                <w:t>Name</w:t>
              </w:r>
            </w:ins>
          </w:p>
        </w:tc>
        <w:tc>
          <w:tcPr>
            <w:tcW w:w="1843" w:type="dxa"/>
          </w:tcPr>
          <w:p w14:paraId="0CBAF1CD"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58" w:author="Yves Houtevels" w:date="2024-07-03T11:16:00Z" w16du:dateUtc="2024-07-03T09:16:00Z"/>
              </w:rPr>
            </w:pPr>
            <w:ins w:id="2259" w:author="Yves Houtevels" w:date="2024-07-03T11:16:00Z" w16du:dateUtc="2024-07-03T09:16:00Z">
              <w:r w:rsidRPr="00F226F2">
                <w:t>String</w:t>
              </w:r>
            </w:ins>
          </w:p>
        </w:tc>
        <w:tc>
          <w:tcPr>
            <w:tcW w:w="5528" w:type="dxa"/>
          </w:tcPr>
          <w:p w14:paraId="7ADAFEA4"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60" w:author="Yves Houtevels" w:date="2024-07-03T11:16:00Z" w16du:dateUtc="2024-07-03T09:16:00Z"/>
              </w:rPr>
            </w:pPr>
            <w:ins w:id="2261" w:author="Yves Houtevels" w:date="2024-07-03T11:16:00Z" w16du:dateUtc="2024-07-03T09:16:00Z">
              <w:r w:rsidRPr="00F226F2">
                <w:t>Unique name of the attribute</w:t>
              </w:r>
            </w:ins>
          </w:p>
        </w:tc>
      </w:tr>
      <w:tr w:rsidR="001401EC" w:rsidRPr="00F226F2" w14:paraId="56055F43" w14:textId="77777777" w:rsidTr="00B63CEC">
        <w:trPr>
          <w:ins w:id="2262" w:author="Yves Houtevels" w:date="2024-07-03T11:16:00Z"/>
        </w:trPr>
        <w:tc>
          <w:tcPr>
            <w:cnfStyle w:val="001000000000" w:firstRow="0" w:lastRow="0" w:firstColumn="1" w:lastColumn="0" w:oddVBand="0" w:evenVBand="0" w:oddHBand="0" w:evenHBand="0" w:firstRowFirstColumn="0" w:firstRowLastColumn="0" w:lastRowFirstColumn="0" w:lastRowLastColumn="0"/>
            <w:tcW w:w="1696" w:type="dxa"/>
          </w:tcPr>
          <w:p w14:paraId="2EC1DA82" w14:textId="77777777" w:rsidR="001401EC" w:rsidRPr="00F226F2" w:rsidRDefault="001401EC" w:rsidP="00B63CEC">
            <w:pPr>
              <w:rPr>
                <w:ins w:id="2263" w:author="Yves Houtevels" w:date="2024-07-03T11:16:00Z" w16du:dateUtc="2024-07-03T09:16:00Z"/>
              </w:rPr>
            </w:pPr>
            <w:proofErr w:type="spellStart"/>
            <w:ins w:id="2264" w:author="Yves Houtevels" w:date="2024-07-03T11:16:00Z" w16du:dateUtc="2024-07-03T09:16:00Z">
              <w:r w:rsidRPr="00F226F2">
                <w:t>StringValue</w:t>
              </w:r>
              <w:proofErr w:type="spellEnd"/>
            </w:ins>
          </w:p>
        </w:tc>
        <w:tc>
          <w:tcPr>
            <w:tcW w:w="1843" w:type="dxa"/>
          </w:tcPr>
          <w:p w14:paraId="5DE87F7F"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265" w:author="Yves Houtevels" w:date="2024-07-03T11:16:00Z" w16du:dateUtc="2024-07-03T09:16:00Z"/>
              </w:rPr>
            </w:pPr>
            <w:ins w:id="2266" w:author="Yves Houtevels" w:date="2024-07-03T11:16:00Z" w16du:dateUtc="2024-07-03T09:16:00Z">
              <w:r w:rsidRPr="00F226F2">
                <w:t>String</w:t>
              </w:r>
            </w:ins>
          </w:p>
        </w:tc>
        <w:tc>
          <w:tcPr>
            <w:tcW w:w="5528" w:type="dxa"/>
          </w:tcPr>
          <w:p w14:paraId="3B7015E9"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267" w:author="Yves Houtevels" w:date="2024-07-03T11:16:00Z" w16du:dateUtc="2024-07-03T09:16:00Z"/>
              </w:rPr>
            </w:pPr>
            <w:ins w:id="2268" w:author="Yves Houtevels" w:date="2024-07-03T11:16:00Z" w16du:dateUtc="2024-07-03T09:16:00Z">
              <w:r w:rsidRPr="00F226F2">
                <w:t>A free-format text value, or a single selection or multiple selections from a predefined drop-down list.</w:t>
              </w:r>
            </w:ins>
          </w:p>
        </w:tc>
      </w:tr>
      <w:tr w:rsidR="001401EC" w:rsidRPr="00F226F2" w14:paraId="6DEB394E" w14:textId="77777777" w:rsidTr="00B63CEC">
        <w:trPr>
          <w:cnfStyle w:val="000000100000" w:firstRow="0" w:lastRow="0" w:firstColumn="0" w:lastColumn="0" w:oddVBand="0" w:evenVBand="0" w:oddHBand="1" w:evenHBand="0" w:firstRowFirstColumn="0" w:firstRowLastColumn="0" w:lastRowFirstColumn="0" w:lastRowLastColumn="0"/>
          <w:ins w:id="2269" w:author="Yves Houtevels" w:date="2024-07-03T11:16:00Z"/>
        </w:trPr>
        <w:tc>
          <w:tcPr>
            <w:cnfStyle w:val="001000000000" w:firstRow="0" w:lastRow="0" w:firstColumn="1" w:lastColumn="0" w:oddVBand="0" w:evenVBand="0" w:oddHBand="0" w:evenHBand="0" w:firstRowFirstColumn="0" w:firstRowLastColumn="0" w:lastRowFirstColumn="0" w:lastRowLastColumn="0"/>
            <w:tcW w:w="1696" w:type="dxa"/>
          </w:tcPr>
          <w:p w14:paraId="27248274" w14:textId="77777777" w:rsidR="001401EC" w:rsidRPr="00F226F2" w:rsidRDefault="001401EC" w:rsidP="00B63CEC">
            <w:pPr>
              <w:rPr>
                <w:ins w:id="2270" w:author="Yves Houtevels" w:date="2024-07-03T11:16:00Z" w16du:dateUtc="2024-07-03T09:16:00Z"/>
              </w:rPr>
            </w:pPr>
            <w:proofErr w:type="spellStart"/>
            <w:ins w:id="2271" w:author="Yves Houtevels" w:date="2024-07-03T11:16:00Z" w16du:dateUtc="2024-07-03T09:16:00Z">
              <w:r w:rsidRPr="00F226F2">
                <w:t>NumberValue</w:t>
              </w:r>
              <w:proofErr w:type="spellEnd"/>
            </w:ins>
          </w:p>
        </w:tc>
        <w:tc>
          <w:tcPr>
            <w:tcW w:w="1843" w:type="dxa"/>
          </w:tcPr>
          <w:p w14:paraId="3EAD724F"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72" w:author="Yves Houtevels" w:date="2024-07-03T11:16:00Z" w16du:dateUtc="2024-07-03T09:16:00Z"/>
              </w:rPr>
            </w:pPr>
            <w:ins w:id="2273" w:author="Yves Houtevels" w:date="2024-07-03T11:16:00Z" w16du:dateUtc="2024-07-03T09:16:00Z">
              <w:r w:rsidRPr="00F226F2">
                <w:t>Long</w:t>
              </w:r>
            </w:ins>
          </w:p>
        </w:tc>
        <w:tc>
          <w:tcPr>
            <w:tcW w:w="5528" w:type="dxa"/>
          </w:tcPr>
          <w:p w14:paraId="1F071632"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74" w:author="Yves Houtevels" w:date="2024-07-03T11:16:00Z" w16du:dateUtc="2024-07-03T09:16:00Z"/>
              </w:rPr>
            </w:pPr>
            <w:ins w:id="2275" w:author="Yves Houtevels" w:date="2024-07-03T11:16:00Z" w16du:dateUtc="2024-07-03T09:16:00Z">
              <w:r w:rsidRPr="00F226F2">
                <w:t>Single integral value</w:t>
              </w:r>
            </w:ins>
          </w:p>
        </w:tc>
      </w:tr>
      <w:tr w:rsidR="001401EC" w:rsidRPr="00F226F2" w14:paraId="6956FFF3" w14:textId="77777777" w:rsidTr="00B63CEC">
        <w:trPr>
          <w:ins w:id="2276" w:author="Yves Houtevels" w:date="2024-07-03T11:16:00Z"/>
        </w:trPr>
        <w:tc>
          <w:tcPr>
            <w:cnfStyle w:val="001000000000" w:firstRow="0" w:lastRow="0" w:firstColumn="1" w:lastColumn="0" w:oddVBand="0" w:evenVBand="0" w:oddHBand="0" w:evenHBand="0" w:firstRowFirstColumn="0" w:firstRowLastColumn="0" w:lastRowFirstColumn="0" w:lastRowLastColumn="0"/>
            <w:tcW w:w="1696" w:type="dxa"/>
          </w:tcPr>
          <w:p w14:paraId="74024790" w14:textId="77777777" w:rsidR="001401EC" w:rsidRPr="00F226F2" w:rsidRDefault="001401EC" w:rsidP="00B63CEC">
            <w:pPr>
              <w:rPr>
                <w:ins w:id="2277" w:author="Yves Houtevels" w:date="2024-07-03T11:16:00Z" w16du:dateUtc="2024-07-03T09:16:00Z"/>
              </w:rPr>
            </w:pPr>
            <w:proofErr w:type="spellStart"/>
            <w:ins w:id="2278" w:author="Yves Houtevels" w:date="2024-07-03T11:16:00Z" w16du:dateUtc="2024-07-03T09:16:00Z">
              <w:r w:rsidRPr="00F226F2">
                <w:t>DateValue</w:t>
              </w:r>
              <w:proofErr w:type="spellEnd"/>
            </w:ins>
          </w:p>
        </w:tc>
        <w:tc>
          <w:tcPr>
            <w:tcW w:w="1843" w:type="dxa"/>
          </w:tcPr>
          <w:p w14:paraId="1680649D"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279" w:author="Yves Houtevels" w:date="2024-07-03T11:16:00Z" w16du:dateUtc="2024-07-03T09:16:00Z"/>
              </w:rPr>
            </w:pPr>
            <w:proofErr w:type="spellStart"/>
            <w:ins w:id="2280" w:author="Yves Houtevels" w:date="2024-07-03T11:16:00Z" w16du:dateUtc="2024-07-03T09:16:00Z">
              <w:r w:rsidRPr="00F226F2">
                <w:t>DateTime</w:t>
              </w:r>
              <w:proofErr w:type="spellEnd"/>
            </w:ins>
          </w:p>
        </w:tc>
        <w:tc>
          <w:tcPr>
            <w:tcW w:w="5528" w:type="dxa"/>
          </w:tcPr>
          <w:p w14:paraId="56A093E8" w14:textId="77777777" w:rsidR="001401EC" w:rsidRPr="00F226F2" w:rsidRDefault="001401EC" w:rsidP="00B63CEC">
            <w:pPr>
              <w:cnfStyle w:val="000000000000" w:firstRow="0" w:lastRow="0" w:firstColumn="0" w:lastColumn="0" w:oddVBand="0" w:evenVBand="0" w:oddHBand="0" w:evenHBand="0" w:firstRowFirstColumn="0" w:firstRowLastColumn="0" w:lastRowFirstColumn="0" w:lastRowLastColumn="0"/>
              <w:rPr>
                <w:ins w:id="2281" w:author="Yves Houtevels" w:date="2024-07-03T11:16:00Z" w16du:dateUtc="2024-07-03T09:16:00Z"/>
              </w:rPr>
            </w:pPr>
            <w:ins w:id="2282" w:author="Yves Houtevels" w:date="2024-07-03T11:16:00Z" w16du:dateUtc="2024-07-03T09:16:00Z">
              <w:r w:rsidRPr="00F226F2">
                <w:t>Single date or date-time value</w:t>
              </w:r>
            </w:ins>
          </w:p>
        </w:tc>
      </w:tr>
      <w:tr w:rsidR="001401EC" w:rsidRPr="00F226F2" w14:paraId="7574E99E" w14:textId="77777777" w:rsidTr="00B63CEC">
        <w:trPr>
          <w:cnfStyle w:val="000000100000" w:firstRow="0" w:lastRow="0" w:firstColumn="0" w:lastColumn="0" w:oddVBand="0" w:evenVBand="0" w:oddHBand="1" w:evenHBand="0" w:firstRowFirstColumn="0" w:firstRowLastColumn="0" w:lastRowFirstColumn="0" w:lastRowLastColumn="0"/>
          <w:ins w:id="2283" w:author="Yves Houtevels" w:date="2024-07-03T11:16:00Z"/>
        </w:trPr>
        <w:tc>
          <w:tcPr>
            <w:cnfStyle w:val="001000000000" w:firstRow="0" w:lastRow="0" w:firstColumn="1" w:lastColumn="0" w:oddVBand="0" w:evenVBand="0" w:oddHBand="0" w:evenHBand="0" w:firstRowFirstColumn="0" w:firstRowLastColumn="0" w:lastRowFirstColumn="0" w:lastRowLastColumn="0"/>
            <w:tcW w:w="1696" w:type="dxa"/>
          </w:tcPr>
          <w:p w14:paraId="49A5F0DB" w14:textId="77777777" w:rsidR="001401EC" w:rsidRPr="00F226F2" w:rsidRDefault="001401EC" w:rsidP="00B63CEC">
            <w:pPr>
              <w:rPr>
                <w:ins w:id="2284" w:author="Yves Houtevels" w:date="2024-07-03T11:16:00Z" w16du:dateUtc="2024-07-03T09:16:00Z"/>
              </w:rPr>
            </w:pPr>
            <w:proofErr w:type="spellStart"/>
            <w:ins w:id="2285" w:author="Yves Houtevels" w:date="2024-07-03T11:16:00Z" w16du:dateUtc="2024-07-03T09:16:00Z">
              <w:r w:rsidRPr="00F226F2">
                <w:t>BooleanValue</w:t>
              </w:r>
              <w:proofErr w:type="spellEnd"/>
            </w:ins>
          </w:p>
        </w:tc>
        <w:tc>
          <w:tcPr>
            <w:tcW w:w="1843" w:type="dxa"/>
          </w:tcPr>
          <w:p w14:paraId="7E15EAC1"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86" w:author="Yves Houtevels" w:date="2024-07-03T11:16:00Z" w16du:dateUtc="2024-07-03T09:16:00Z"/>
              </w:rPr>
            </w:pPr>
            <w:ins w:id="2287" w:author="Yves Houtevels" w:date="2024-07-03T11:16:00Z" w16du:dateUtc="2024-07-03T09:16:00Z">
              <w:r w:rsidRPr="00F226F2">
                <w:t>Boolean</w:t>
              </w:r>
            </w:ins>
          </w:p>
        </w:tc>
        <w:tc>
          <w:tcPr>
            <w:tcW w:w="5528" w:type="dxa"/>
          </w:tcPr>
          <w:p w14:paraId="29DBEF37" w14:textId="77777777" w:rsidR="001401EC" w:rsidRPr="00F226F2" w:rsidRDefault="001401EC" w:rsidP="00B63CEC">
            <w:pPr>
              <w:cnfStyle w:val="000000100000" w:firstRow="0" w:lastRow="0" w:firstColumn="0" w:lastColumn="0" w:oddVBand="0" w:evenVBand="0" w:oddHBand="1" w:evenHBand="0" w:firstRowFirstColumn="0" w:firstRowLastColumn="0" w:lastRowFirstColumn="0" w:lastRowLastColumn="0"/>
              <w:rPr>
                <w:ins w:id="2288" w:author="Yves Houtevels" w:date="2024-07-03T11:16:00Z" w16du:dateUtc="2024-07-03T09:16:00Z"/>
              </w:rPr>
            </w:pPr>
            <w:ins w:id="2289" w:author="Yves Houtevels" w:date="2024-07-03T11:16:00Z" w16du:dateUtc="2024-07-03T09:16:00Z">
              <w:r w:rsidRPr="00F226F2">
                <w:t>True or false.</w:t>
              </w:r>
            </w:ins>
          </w:p>
        </w:tc>
      </w:tr>
    </w:tbl>
    <w:p w14:paraId="09D0FC0A" w14:textId="77777777" w:rsidR="00DD02EC" w:rsidRPr="00F226F2" w:rsidRDefault="00DD02EC" w:rsidP="00DD02EC">
      <w:pPr>
        <w:rPr>
          <w:ins w:id="2290" w:author="Yves Houtevels" w:date="2024-07-03T11:15:00Z" w16du:dateUtc="2024-07-03T09:15:00Z"/>
          <w:lang w:eastAsia="ko-KR"/>
          <w:rPrChange w:id="2291" w:author="Julian Smith" w:date="2024-09-24T17:17:00Z" w16du:dateUtc="2024-09-24T16:17:00Z">
            <w:rPr>
              <w:ins w:id="2292" w:author="Yves Houtevels" w:date="2024-07-03T11:15:00Z" w16du:dateUtc="2024-07-03T09:15:00Z"/>
            </w:rPr>
          </w:rPrChange>
        </w:rPr>
      </w:pPr>
    </w:p>
    <w:p w14:paraId="55144B9B" w14:textId="1624A37B" w:rsidR="005800C3" w:rsidRPr="00F226F2" w:rsidRDefault="00D7538D" w:rsidP="001E4B13">
      <w:pPr>
        <w:pStyle w:val="Heading3"/>
        <w:rPr>
          <w:ins w:id="2293" w:author="Yves Houtevels" w:date="2024-07-03T11:19:00Z" w16du:dateUtc="2024-07-03T09:19:00Z"/>
        </w:rPr>
      </w:pPr>
      <w:ins w:id="2294" w:author="Yves Houtevels" w:date="2024-07-03T11:18:00Z" w16du:dateUtc="2024-07-03T09:18:00Z">
        <w:r w:rsidRPr="00F226F2">
          <w:t>Product Packaging</w:t>
        </w:r>
      </w:ins>
    </w:p>
    <w:p w14:paraId="327B35B7" w14:textId="77777777" w:rsidR="001E4B13" w:rsidRPr="00F226F2" w:rsidRDefault="001E4B13" w:rsidP="001E4B13">
      <w:pPr>
        <w:rPr>
          <w:ins w:id="2295" w:author="Yves Houtevels" w:date="2024-07-03T11:19:00Z" w16du:dateUtc="2024-07-03T09:19:00Z"/>
          <w:lang w:eastAsia="ko-KR"/>
        </w:rPr>
      </w:pPr>
    </w:p>
    <w:p w14:paraId="5F25CA6E" w14:textId="77777777" w:rsidR="008C1426" w:rsidRPr="00F226F2" w:rsidRDefault="008C1426" w:rsidP="008C1426">
      <w:pPr>
        <w:rPr>
          <w:ins w:id="2296" w:author="Yves Houtevels" w:date="2024-07-03T11:19:00Z" w16du:dateUtc="2024-07-03T09:19:00Z"/>
        </w:rPr>
      </w:pPr>
      <w:ins w:id="2297" w:author="Yves Houtevels" w:date="2024-07-03T11:19:00Z" w16du:dateUtc="2024-07-03T09:19:00Z">
        <w:r w:rsidRPr="00F226F2">
          <w:t>Product packaging entities in FNO define the technical implementation of the commercial product catalogue; these represent what customers may purchase. Orders within the ERP system will be transformed into one-or-more Entitlements containing product packaging entities corresponding to the commercial product SKUs purchased. It is the configuration of product packaging entities in FNO that allows licenses to be generated correctly for what has been purchased.</w:t>
        </w:r>
      </w:ins>
    </w:p>
    <w:p w14:paraId="47D3B8A0" w14:textId="77777777" w:rsidR="008C1426" w:rsidRPr="00F226F2" w:rsidRDefault="008C1426" w:rsidP="008C1426">
      <w:pPr>
        <w:rPr>
          <w:ins w:id="2298" w:author="Yves Houtevels" w:date="2024-07-03T11:19:00Z" w16du:dateUtc="2024-07-03T09:19:00Z"/>
          <w:lang w:eastAsia="ko-KR"/>
        </w:rPr>
      </w:pPr>
      <w:ins w:id="2299" w:author="Yves Houtevels" w:date="2024-07-03T11:19:00Z" w16du:dateUtc="2024-07-03T09:19:00Z">
        <w:r w:rsidRPr="00F226F2">
          <w:rPr>
            <w:noProof/>
          </w:rPr>
          <w:drawing>
            <wp:inline distT="0" distB="0" distL="0" distR="0" wp14:anchorId="31DAD8DD" wp14:editId="33BE6D81">
              <wp:extent cx="5759450" cy="2548373"/>
              <wp:effectExtent l="0" t="0" r="0" b="4445"/>
              <wp:docPr id="22" name="Picture 22" descr="https://documents.lucid.app/documents/dfe9011e-c8e5-408d-a513-6a886ce6ae53/pages/0_0?a=5279&amp;x=213&amp;y=764&amp;w=1034&amp;h=459&amp;store=1&amp;accept=image%2F*&amp;auth=LCA%20680f50068a9e7acd7d20840dd99017869bb06b10-ts%3D16106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59450" cy="2548373"/>
                      </a:xfrm>
                      <a:prstGeom prst="rect">
                        <a:avLst/>
                      </a:prstGeom>
                    </pic:spPr>
                  </pic:pic>
                </a:graphicData>
              </a:graphic>
            </wp:inline>
          </w:drawing>
        </w:r>
      </w:ins>
    </w:p>
    <w:p w14:paraId="205EA3B9" w14:textId="77777777" w:rsidR="008C1426" w:rsidRPr="00F226F2" w:rsidRDefault="008C1426" w:rsidP="008C1426">
      <w:pPr>
        <w:rPr>
          <w:ins w:id="2300" w:author="Yves Houtevels" w:date="2024-07-03T11:19:00Z" w16du:dateUtc="2024-07-03T09:19:00Z"/>
          <w:lang w:eastAsia="ko-KR"/>
        </w:rPr>
      </w:pPr>
    </w:p>
    <w:p w14:paraId="69BBC2A0" w14:textId="77777777" w:rsidR="008C1426" w:rsidRPr="00F226F2" w:rsidRDefault="008C1426">
      <w:pPr>
        <w:pStyle w:val="Heading4"/>
        <w:rPr>
          <w:ins w:id="2301" w:author="Yves Houtevels" w:date="2024-07-03T11:19:00Z" w16du:dateUtc="2024-07-03T09:19:00Z"/>
        </w:rPr>
        <w:pPrChange w:id="2302" w:author="Yves Houtevels" w:date="2024-07-03T11:20:00Z" w16du:dateUtc="2024-07-03T09:20:00Z">
          <w:pPr>
            <w:pStyle w:val="Heading3"/>
          </w:pPr>
        </w:pPrChange>
      </w:pPr>
      <w:ins w:id="2303" w:author="Yves Houtevels" w:date="2024-07-03T11:19:00Z" w16du:dateUtc="2024-07-03T09:19:00Z">
        <w:r w:rsidRPr="00F226F2">
          <w:t>Feature</w:t>
        </w:r>
      </w:ins>
    </w:p>
    <w:p w14:paraId="63266CD5" w14:textId="77777777" w:rsidR="008C1426" w:rsidRPr="00F226F2" w:rsidRDefault="008C1426" w:rsidP="008C1426">
      <w:pPr>
        <w:rPr>
          <w:ins w:id="2304" w:author="Yves Houtevels" w:date="2024-07-03T11:19:00Z" w16du:dateUtc="2024-07-03T09:19:00Z"/>
        </w:rPr>
      </w:pPr>
      <w:ins w:id="2305" w:author="Yves Houtevels" w:date="2024-07-03T11:19:00Z" w16du:dateUtc="2024-07-03T09:19:00Z">
        <w:r w:rsidRPr="00F226F2">
          <w:t>Features are the basic unit of licensing and comprise a name and a version; they are the elements that enable functionality in license-enabled applications. Feature objects are not related to SFO Feature objects.</w:t>
        </w:r>
      </w:ins>
    </w:p>
    <w:tbl>
      <w:tblPr>
        <w:tblStyle w:val="GridTable4-Accent5"/>
        <w:tblW w:w="9067" w:type="dxa"/>
        <w:tblLook w:val="04A0" w:firstRow="1" w:lastRow="0" w:firstColumn="1" w:lastColumn="0" w:noHBand="0" w:noVBand="1"/>
      </w:tblPr>
      <w:tblGrid>
        <w:gridCol w:w="1696"/>
        <w:gridCol w:w="1843"/>
        <w:gridCol w:w="5528"/>
      </w:tblGrid>
      <w:tr w:rsidR="008C1426" w:rsidRPr="00F226F2" w14:paraId="0932F261" w14:textId="77777777" w:rsidTr="00B63CEC">
        <w:trPr>
          <w:cnfStyle w:val="100000000000" w:firstRow="1" w:lastRow="0" w:firstColumn="0" w:lastColumn="0" w:oddVBand="0" w:evenVBand="0" w:oddHBand="0" w:evenHBand="0" w:firstRowFirstColumn="0" w:firstRowLastColumn="0" w:lastRowFirstColumn="0" w:lastRowLastColumn="0"/>
          <w:cantSplit/>
          <w:tblHeader/>
          <w:ins w:id="2306"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542A191F" w14:textId="77777777" w:rsidR="008C1426" w:rsidRPr="00F226F2" w:rsidRDefault="008C1426" w:rsidP="00B63CEC">
            <w:pPr>
              <w:rPr>
                <w:ins w:id="2307" w:author="Yves Houtevels" w:date="2024-07-03T11:19:00Z" w16du:dateUtc="2024-07-03T09:19:00Z"/>
              </w:rPr>
            </w:pPr>
            <w:ins w:id="2308" w:author="Yves Houtevels" w:date="2024-07-03T11:19:00Z" w16du:dateUtc="2024-07-03T09:19:00Z">
              <w:r w:rsidRPr="00F226F2">
                <w:t>Attribute</w:t>
              </w:r>
            </w:ins>
          </w:p>
        </w:tc>
        <w:tc>
          <w:tcPr>
            <w:tcW w:w="1843" w:type="dxa"/>
          </w:tcPr>
          <w:p w14:paraId="6E1289C2"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309" w:author="Yves Houtevels" w:date="2024-07-03T11:19:00Z" w16du:dateUtc="2024-07-03T09:19:00Z"/>
              </w:rPr>
            </w:pPr>
            <w:ins w:id="2310" w:author="Yves Houtevels" w:date="2024-07-03T11:19:00Z" w16du:dateUtc="2024-07-03T09:19:00Z">
              <w:r w:rsidRPr="00F226F2">
                <w:t>Type</w:t>
              </w:r>
            </w:ins>
          </w:p>
        </w:tc>
        <w:tc>
          <w:tcPr>
            <w:tcW w:w="5528" w:type="dxa"/>
          </w:tcPr>
          <w:p w14:paraId="583BCCF7"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311" w:author="Yves Houtevels" w:date="2024-07-03T11:19:00Z" w16du:dateUtc="2024-07-03T09:19:00Z"/>
              </w:rPr>
            </w:pPr>
            <w:ins w:id="2312" w:author="Yves Houtevels" w:date="2024-07-03T11:19:00Z" w16du:dateUtc="2024-07-03T09:19:00Z">
              <w:r w:rsidRPr="00F226F2">
                <w:t>Description</w:t>
              </w:r>
            </w:ins>
          </w:p>
        </w:tc>
      </w:tr>
      <w:tr w:rsidR="008C1426" w:rsidRPr="00F226F2" w14:paraId="544B2079" w14:textId="77777777" w:rsidTr="00B63CEC">
        <w:trPr>
          <w:cnfStyle w:val="000000100000" w:firstRow="0" w:lastRow="0" w:firstColumn="0" w:lastColumn="0" w:oddVBand="0" w:evenVBand="0" w:oddHBand="1" w:evenHBand="0" w:firstRowFirstColumn="0" w:firstRowLastColumn="0" w:lastRowFirstColumn="0" w:lastRowLastColumn="0"/>
          <w:ins w:id="2313"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02893421" w14:textId="77777777" w:rsidR="008C1426" w:rsidRPr="00F226F2" w:rsidRDefault="008C1426" w:rsidP="00B63CEC">
            <w:pPr>
              <w:rPr>
                <w:ins w:id="2314" w:author="Yves Houtevels" w:date="2024-07-03T11:19:00Z" w16du:dateUtc="2024-07-03T09:19:00Z"/>
              </w:rPr>
            </w:pPr>
            <w:ins w:id="2315" w:author="Yves Houtevels" w:date="2024-07-03T11:19:00Z" w16du:dateUtc="2024-07-03T09:19:00Z">
              <w:r w:rsidRPr="00F226F2">
                <w:t>Name</w:t>
              </w:r>
            </w:ins>
          </w:p>
        </w:tc>
        <w:tc>
          <w:tcPr>
            <w:tcW w:w="1843" w:type="dxa"/>
          </w:tcPr>
          <w:p w14:paraId="64A19500"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316" w:author="Yves Houtevels" w:date="2024-07-03T11:19:00Z" w16du:dateUtc="2024-07-03T09:19:00Z"/>
              </w:rPr>
            </w:pPr>
            <w:ins w:id="2317" w:author="Yves Houtevels" w:date="2024-07-03T11:19:00Z" w16du:dateUtc="2024-07-03T09:19:00Z">
              <w:r w:rsidRPr="00F226F2">
                <w:t>String</w:t>
              </w:r>
            </w:ins>
          </w:p>
        </w:tc>
        <w:tc>
          <w:tcPr>
            <w:tcW w:w="5528" w:type="dxa"/>
          </w:tcPr>
          <w:p w14:paraId="25DE17FE"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318" w:author="Yves Houtevels" w:date="2024-07-03T11:19:00Z" w16du:dateUtc="2024-07-03T09:19:00Z"/>
              </w:rPr>
            </w:pPr>
            <w:ins w:id="2319" w:author="Yves Houtevels" w:date="2024-07-03T11:19:00Z" w16du:dateUtc="2024-07-03T09:19:00Z">
              <w:r w:rsidRPr="00F226F2">
                <w:t>The name of the feature (this is the unique identifier).</w:t>
              </w:r>
            </w:ins>
          </w:p>
        </w:tc>
      </w:tr>
      <w:tr w:rsidR="008C1426" w:rsidRPr="00F226F2" w14:paraId="7B7B02EE" w14:textId="77777777" w:rsidTr="00B63CEC">
        <w:trPr>
          <w:ins w:id="2320"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61299A72" w14:textId="77777777" w:rsidR="008C1426" w:rsidRPr="00F226F2" w:rsidRDefault="008C1426" w:rsidP="00B63CEC">
            <w:pPr>
              <w:rPr>
                <w:ins w:id="2321" w:author="Yves Houtevels" w:date="2024-07-03T11:19:00Z" w16du:dateUtc="2024-07-03T09:19:00Z"/>
              </w:rPr>
            </w:pPr>
            <w:ins w:id="2322" w:author="Yves Houtevels" w:date="2024-07-03T11:19:00Z" w16du:dateUtc="2024-07-03T09:19:00Z">
              <w:r w:rsidRPr="00F226F2">
                <w:t>Version</w:t>
              </w:r>
            </w:ins>
          </w:p>
        </w:tc>
        <w:tc>
          <w:tcPr>
            <w:tcW w:w="1843" w:type="dxa"/>
          </w:tcPr>
          <w:p w14:paraId="1416F51D"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323" w:author="Yves Houtevels" w:date="2024-07-03T11:19:00Z" w16du:dateUtc="2024-07-03T09:19:00Z"/>
              </w:rPr>
            </w:pPr>
            <w:ins w:id="2324" w:author="Yves Houtevels" w:date="2024-07-03T11:19:00Z" w16du:dateUtc="2024-07-03T09:19:00Z">
              <w:r w:rsidRPr="00F226F2">
                <w:t>String</w:t>
              </w:r>
            </w:ins>
          </w:p>
        </w:tc>
        <w:tc>
          <w:tcPr>
            <w:tcW w:w="5528" w:type="dxa"/>
          </w:tcPr>
          <w:p w14:paraId="4FC60A03"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325" w:author="Yves Houtevels" w:date="2024-07-03T11:19:00Z" w16du:dateUtc="2024-07-03T09:19:00Z"/>
              </w:rPr>
            </w:pPr>
            <w:ins w:id="2326" w:author="Yves Houtevels" w:date="2024-07-03T11:19:00Z" w16du:dateUtc="2024-07-03T09:19:00Z">
              <w:r w:rsidRPr="00F226F2">
                <w:t>The version of the feature.</w:t>
              </w:r>
            </w:ins>
          </w:p>
        </w:tc>
      </w:tr>
    </w:tbl>
    <w:p w14:paraId="392C6F9B" w14:textId="77777777" w:rsidR="008C1426" w:rsidRPr="00F226F2" w:rsidRDefault="008C1426" w:rsidP="008C1426">
      <w:pPr>
        <w:rPr>
          <w:ins w:id="2327" w:author="Yves Houtevels" w:date="2024-07-03T11:19:00Z" w16du:dateUtc="2024-07-03T09:19:00Z"/>
          <w:lang w:eastAsia="ko-KR"/>
        </w:rPr>
      </w:pPr>
    </w:p>
    <w:p w14:paraId="78C24C9F" w14:textId="77777777" w:rsidR="008C1426" w:rsidRPr="00F226F2" w:rsidRDefault="008C1426" w:rsidP="008C1426">
      <w:pPr>
        <w:rPr>
          <w:ins w:id="2328" w:author="Yves Houtevels" w:date="2024-07-03T11:19:00Z" w16du:dateUtc="2024-07-03T09:19:00Z"/>
        </w:rPr>
      </w:pPr>
      <w:ins w:id="2329" w:author="Yves Houtevels" w:date="2024-07-03T11:19:00Z" w16du:dateUtc="2024-07-03T09:19:00Z">
        <w:r w:rsidRPr="00F226F2">
          <w:t>From a licensing perspective, the presence of a Feature (in a license) will enable the functionality associated with the Feature in the license-enabled application; very often the version of the Feature also plays a role.</w:t>
        </w:r>
      </w:ins>
    </w:p>
    <w:p w14:paraId="51025C42" w14:textId="77777777" w:rsidR="008C1426" w:rsidRPr="00F226F2" w:rsidRDefault="008C1426" w:rsidP="008C1426">
      <w:pPr>
        <w:rPr>
          <w:ins w:id="2330" w:author="Yves Houtevels" w:date="2024-07-03T11:19:00Z" w16du:dateUtc="2024-07-03T09:19:00Z"/>
        </w:rPr>
      </w:pPr>
    </w:p>
    <w:p w14:paraId="629A2A6A" w14:textId="77777777" w:rsidR="008C1426" w:rsidRPr="00F226F2" w:rsidRDefault="008C1426">
      <w:pPr>
        <w:pStyle w:val="Heading5"/>
        <w:rPr>
          <w:ins w:id="2331" w:author="Yves Houtevels" w:date="2024-07-03T11:19:00Z" w16du:dateUtc="2024-07-03T09:19:00Z"/>
          <w:lang w:eastAsia="ko-KR"/>
        </w:rPr>
        <w:pPrChange w:id="2332" w:author="Yves Houtevels" w:date="2024-07-03T11:20:00Z" w16du:dateUtc="2024-07-03T09:20:00Z">
          <w:pPr>
            <w:pStyle w:val="Heading4"/>
          </w:pPr>
        </w:pPrChange>
      </w:pPr>
      <w:ins w:id="2333" w:author="Yves Houtevels" w:date="2024-07-03T11:19:00Z" w16du:dateUtc="2024-07-03T09:19:00Z">
        <w:r w:rsidRPr="00F226F2">
          <w:rPr>
            <w:lang w:eastAsia="ko-KR"/>
          </w:rPr>
          <w:t>Feature with Count</w:t>
        </w:r>
      </w:ins>
    </w:p>
    <w:p w14:paraId="4F5A0790" w14:textId="77777777" w:rsidR="008C1426" w:rsidRPr="00F226F2" w:rsidRDefault="008C1426" w:rsidP="008C1426">
      <w:pPr>
        <w:rPr>
          <w:ins w:id="2334" w:author="Yves Houtevels" w:date="2024-07-03T11:19:00Z" w16du:dateUtc="2024-07-03T09:19:00Z"/>
        </w:rPr>
      </w:pPr>
      <w:ins w:id="2335" w:author="Yves Houtevels" w:date="2024-07-03T11:19:00Z" w16du:dateUtc="2024-07-03T09:19:00Z">
        <w:r w:rsidRPr="00F226F2">
          <w:t>Whenever features are referenced by any other data entity they are always associated with a numeric multiplier; this defines how many of the feature is included. Typically, this 1 but may in general be any non-negative integral value.</w:t>
        </w:r>
      </w:ins>
    </w:p>
    <w:p w14:paraId="4BE0FE19" w14:textId="77777777" w:rsidR="008C1426" w:rsidRPr="00F226F2" w:rsidRDefault="008C1426" w:rsidP="008C1426">
      <w:pPr>
        <w:rPr>
          <w:ins w:id="2336" w:author="Yves Houtevels" w:date="2024-07-03T11:19:00Z" w16du:dateUtc="2024-07-03T09:19:00Z"/>
          <w:lang w:eastAsia="ko-KR"/>
        </w:rPr>
      </w:pPr>
      <w:ins w:id="2337" w:author="Yves Houtevels" w:date="2024-07-03T11:19:00Z" w16du:dateUtc="2024-07-03T09:19:00Z">
        <w:r w:rsidRPr="00F226F2">
          <w:rPr>
            <w:lang w:eastAsia="ko-KR"/>
          </w:rPr>
          <w:t>Example:</w:t>
        </w:r>
      </w:ins>
    </w:p>
    <w:p w14:paraId="1180D64F" w14:textId="77777777" w:rsidR="008C1426" w:rsidRPr="00F226F2" w:rsidRDefault="008C1426" w:rsidP="008C1426">
      <w:pPr>
        <w:rPr>
          <w:ins w:id="2338" w:author="Yves Houtevels" w:date="2024-07-03T11:19:00Z" w16du:dateUtc="2024-07-03T09:19:00Z"/>
        </w:rPr>
      </w:pPr>
      <w:ins w:id="2339" w:author="Yves Houtevels" w:date="2024-07-03T11:19:00Z" w16du:dateUtc="2024-07-03T09:19:00Z">
        <w:r w:rsidRPr="00F226F2">
          <w:t>Consider the following Feature defined in a license:</w:t>
        </w:r>
      </w:ins>
    </w:p>
    <w:tbl>
      <w:tblPr>
        <w:tblW w:w="9918" w:type="dxa"/>
        <w:tblLook w:val="04A0" w:firstRow="1" w:lastRow="0" w:firstColumn="1" w:lastColumn="0" w:noHBand="0" w:noVBand="1"/>
      </w:tblPr>
      <w:tblGrid>
        <w:gridCol w:w="9918"/>
      </w:tblGrid>
      <w:tr w:rsidR="008C1426" w:rsidRPr="00F226F2" w14:paraId="37301012" w14:textId="77777777" w:rsidTr="00B63CEC">
        <w:trPr>
          <w:ins w:id="2340" w:author="Yves Houtevels" w:date="2024-07-03T11:19:00Z"/>
        </w:trPr>
        <w:tc>
          <w:tcPr>
            <w:tcW w:w="9918" w:type="dxa"/>
            <w:shd w:val="clear" w:color="auto" w:fill="BADEFF" w:themeFill="text2" w:themeFillTint="33"/>
          </w:tcPr>
          <w:p w14:paraId="16AA4448" w14:textId="77777777" w:rsidR="008C1426" w:rsidRPr="00F226F2" w:rsidRDefault="008C1426" w:rsidP="00B63CEC">
            <w:pPr>
              <w:rPr>
                <w:ins w:id="2341" w:author="Yves Houtevels" w:date="2024-07-03T11:19:00Z" w16du:dateUtc="2024-07-03T09:19:00Z"/>
                <w:rFonts w:ascii="Consolas" w:hAnsi="Consolas"/>
                <w:noProof/>
                <w:sz w:val="16"/>
                <w:szCs w:val="16"/>
              </w:rPr>
            </w:pPr>
            <w:ins w:id="2342" w:author="Yves Houtevels" w:date="2024-07-03T11:19:00Z" w16du:dateUtc="2024-07-03T09:19:00Z">
              <w:r w:rsidRPr="00F226F2">
                <w:rPr>
                  <w:rFonts w:ascii="Consolas" w:hAnsi="Consolas"/>
                  <w:noProof/>
                  <w:sz w:val="16"/>
                  <w:szCs w:val="16"/>
                </w:rPr>
                <w:t>{</w:t>
              </w:r>
            </w:ins>
          </w:p>
          <w:p w14:paraId="1D0A3EBF" w14:textId="77777777" w:rsidR="008C1426" w:rsidRPr="00F226F2" w:rsidRDefault="008C1426" w:rsidP="00B63CEC">
            <w:pPr>
              <w:rPr>
                <w:ins w:id="2343" w:author="Yves Houtevels" w:date="2024-07-03T11:19:00Z" w16du:dateUtc="2024-07-03T09:19:00Z"/>
                <w:rFonts w:ascii="Consolas" w:hAnsi="Consolas"/>
                <w:noProof/>
                <w:sz w:val="16"/>
                <w:szCs w:val="16"/>
              </w:rPr>
            </w:pPr>
            <w:ins w:id="2344" w:author="Yves Houtevels" w:date="2024-07-03T11:19:00Z" w16du:dateUtc="2024-07-03T09:19:00Z">
              <w:r w:rsidRPr="00F226F2">
                <w:rPr>
                  <w:rFonts w:ascii="Consolas" w:hAnsi="Consolas"/>
                  <w:noProof/>
                  <w:sz w:val="16"/>
                  <w:szCs w:val="16"/>
                </w:rPr>
                <w:t xml:space="preserve">  "feature": {</w:t>
              </w:r>
            </w:ins>
          </w:p>
          <w:p w14:paraId="2D15EEE5" w14:textId="77777777" w:rsidR="008C1426" w:rsidRPr="00F226F2" w:rsidRDefault="008C1426" w:rsidP="00B63CEC">
            <w:pPr>
              <w:rPr>
                <w:ins w:id="2345" w:author="Yves Houtevels" w:date="2024-07-03T11:19:00Z" w16du:dateUtc="2024-07-03T09:19:00Z"/>
                <w:rFonts w:ascii="Consolas" w:hAnsi="Consolas"/>
                <w:noProof/>
                <w:sz w:val="16"/>
                <w:szCs w:val="16"/>
              </w:rPr>
            </w:pPr>
            <w:ins w:id="2346" w:author="Yves Houtevels" w:date="2024-07-03T11:19:00Z" w16du:dateUtc="2024-07-03T09:19:00Z">
              <w:r w:rsidRPr="00F226F2">
                <w:rPr>
                  <w:rFonts w:ascii="Consolas" w:hAnsi="Consolas"/>
                  <w:noProof/>
                  <w:sz w:val="16"/>
                  <w:szCs w:val="16"/>
                </w:rPr>
                <w:t xml:space="preserve">    "name": "1117",</w:t>
              </w:r>
            </w:ins>
          </w:p>
          <w:p w14:paraId="3D7A81F0" w14:textId="77777777" w:rsidR="008C1426" w:rsidRPr="00F226F2" w:rsidRDefault="008C1426" w:rsidP="00B63CEC">
            <w:pPr>
              <w:rPr>
                <w:ins w:id="2347" w:author="Yves Houtevels" w:date="2024-07-03T11:19:00Z" w16du:dateUtc="2024-07-03T09:19:00Z"/>
                <w:rFonts w:ascii="Consolas" w:hAnsi="Consolas"/>
                <w:noProof/>
                <w:sz w:val="16"/>
                <w:szCs w:val="16"/>
              </w:rPr>
            </w:pPr>
            <w:ins w:id="2348" w:author="Yves Houtevels" w:date="2024-07-03T11:19:00Z" w16du:dateUtc="2024-07-03T09:19:00Z">
              <w:r w:rsidRPr="00F226F2">
                <w:rPr>
                  <w:rFonts w:ascii="Consolas" w:hAnsi="Consolas"/>
                  <w:noProof/>
                  <w:sz w:val="16"/>
                  <w:szCs w:val="16"/>
                </w:rPr>
                <w:t xml:space="preserve">    "version": "23.0",</w:t>
              </w:r>
            </w:ins>
          </w:p>
          <w:p w14:paraId="1FD79740" w14:textId="77777777" w:rsidR="008C1426" w:rsidRPr="00F226F2" w:rsidRDefault="008C1426" w:rsidP="00B63CEC">
            <w:pPr>
              <w:rPr>
                <w:ins w:id="2349" w:author="Yves Houtevels" w:date="2024-07-03T11:19:00Z" w16du:dateUtc="2024-07-03T09:19:00Z"/>
                <w:rFonts w:ascii="Consolas" w:hAnsi="Consolas"/>
                <w:noProof/>
                <w:sz w:val="16"/>
                <w:szCs w:val="16"/>
              </w:rPr>
            </w:pPr>
            <w:ins w:id="2350" w:author="Yves Houtevels" w:date="2024-07-03T11:19:00Z" w16du:dateUtc="2024-07-03T09:19:00Z">
              <w:r w:rsidRPr="00F226F2">
                <w:rPr>
                  <w:rFonts w:ascii="Consolas" w:hAnsi="Consolas"/>
                  <w:noProof/>
                  <w:sz w:val="16"/>
                  <w:szCs w:val="16"/>
                </w:rPr>
                <w:t xml:space="preserve">    "expires": "permanent",</w:t>
              </w:r>
            </w:ins>
          </w:p>
          <w:p w14:paraId="2CD23B88" w14:textId="77777777" w:rsidR="008C1426" w:rsidRPr="00F226F2" w:rsidRDefault="008C1426" w:rsidP="00B63CEC">
            <w:pPr>
              <w:rPr>
                <w:ins w:id="2351" w:author="Yves Houtevels" w:date="2024-07-03T11:19:00Z" w16du:dateUtc="2024-07-03T09:19:00Z"/>
                <w:rFonts w:ascii="Consolas" w:hAnsi="Consolas"/>
                <w:noProof/>
                <w:sz w:val="16"/>
                <w:szCs w:val="16"/>
              </w:rPr>
            </w:pPr>
            <w:ins w:id="2352" w:author="Yves Houtevels" w:date="2024-07-03T11:19:00Z" w16du:dateUtc="2024-07-03T09:19:00Z">
              <w:r w:rsidRPr="00F226F2">
                <w:rPr>
                  <w:rFonts w:ascii="Consolas" w:hAnsi="Consolas"/>
                  <w:noProof/>
                  <w:sz w:val="16"/>
                  <w:szCs w:val="16"/>
                </w:rPr>
                <w:t xml:space="preserve">    "count": 1,</w:t>
              </w:r>
            </w:ins>
          </w:p>
          <w:p w14:paraId="18429C9C" w14:textId="77777777" w:rsidR="008C1426" w:rsidRPr="00F226F2" w:rsidRDefault="008C1426" w:rsidP="00B63CEC">
            <w:pPr>
              <w:rPr>
                <w:ins w:id="2353" w:author="Yves Houtevels" w:date="2024-07-03T11:19:00Z" w16du:dateUtc="2024-07-03T09:19:00Z"/>
                <w:rFonts w:ascii="Consolas" w:hAnsi="Consolas"/>
                <w:noProof/>
                <w:sz w:val="16"/>
                <w:szCs w:val="16"/>
              </w:rPr>
            </w:pPr>
            <w:ins w:id="2354" w:author="Yves Houtevels" w:date="2024-07-03T11:19:00Z" w16du:dateUtc="2024-07-03T09:19:00Z">
              <w:r w:rsidRPr="00F226F2">
                <w:rPr>
                  <w:rFonts w:ascii="Consolas" w:hAnsi="Consolas"/>
                  <w:noProof/>
                  <w:sz w:val="16"/>
                  <w:szCs w:val="16"/>
                </w:rPr>
                <w:t xml:space="preserve">    "host-id": "A803354C-53XE-0011-82218927A41A7B9C",</w:t>
              </w:r>
            </w:ins>
          </w:p>
          <w:p w14:paraId="4E7EDC18" w14:textId="77777777" w:rsidR="008C1426" w:rsidRPr="00F226F2" w:rsidRDefault="008C1426" w:rsidP="00B63CEC">
            <w:pPr>
              <w:rPr>
                <w:ins w:id="2355" w:author="Yves Houtevels" w:date="2024-07-03T11:19:00Z" w16du:dateUtc="2024-07-03T09:19:00Z"/>
                <w:rFonts w:ascii="Consolas" w:hAnsi="Consolas"/>
                <w:noProof/>
                <w:sz w:val="16"/>
                <w:szCs w:val="16"/>
              </w:rPr>
            </w:pPr>
            <w:ins w:id="2356" w:author="Yves Houtevels" w:date="2024-07-03T11:19:00Z" w16du:dateUtc="2024-07-03T09:19:00Z">
              <w:r w:rsidRPr="00F226F2">
                <w:rPr>
                  <w:rFonts w:ascii="Consolas" w:hAnsi="Consolas"/>
                  <w:noProof/>
                  <w:sz w:val="16"/>
                  <w:szCs w:val="16"/>
                </w:rPr>
                <w:t xml:space="preserve">    "start": "2021-01-01",</w:t>
              </w:r>
            </w:ins>
          </w:p>
          <w:p w14:paraId="73CE733C" w14:textId="77777777" w:rsidR="008C1426" w:rsidRPr="00F226F2" w:rsidRDefault="008C1426" w:rsidP="00B63CEC">
            <w:pPr>
              <w:rPr>
                <w:ins w:id="2357" w:author="Yves Houtevels" w:date="2024-07-03T11:19:00Z" w16du:dateUtc="2024-07-03T09:19:00Z"/>
                <w:rFonts w:ascii="Consolas" w:hAnsi="Consolas"/>
                <w:noProof/>
                <w:sz w:val="16"/>
                <w:szCs w:val="16"/>
              </w:rPr>
            </w:pPr>
            <w:ins w:id="2358" w:author="Yves Houtevels" w:date="2024-07-03T11:19:00Z" w16du:dateUtc="2024-07-03T09:19:00Z">
              <w:r w:rsidRPr="00F226F2">
                <w:rPr>
                  <w:rFonts w:ascii="Consolas" w:hAnsi="Consolas"/>
                  <w:noProof/>
                  <w:sz w:val="16"/>
                  <w:szCs w:val="16"/>
                </w:rPr>
                <w:t xml:space="preserve">    "issuer": "Materialise NV",</w:t>
              </w:r>
            </w:ins>
          </w:p>
          <w:p w14:paraId="5227C1ED" w14:textId="77777777" w:rsidR="008C1426" w:rsidRPr="00F226F2" w:rsidRDefault="008C1426" w:rsidP="00B63CEC">
            <w:pPr>
              <w:rPr>
                <w:ins w:id="2359" w:author="Yves Houtevels" w:date="2024-07-03T11:19:00Z" w16du:dateUtc="2024-07-03T09:19:00Z"/>
                <w:rFonts w:ascii="Consolas" w:hAnsi="Consolas"/>
                <w:noProof/>
                <w:sz w:val="16"/>
                <w:szCs w:val="16"/>
              </w:rPr>
            </w:pPr>
            <w:ins w:id="2360" w:author="Yves Houtevels" w:date="2024-07-03T11:19:00Z" w16du:dateUtc="2024-07-03T09:19:00Z">
              <w:r w:rsidRPr="00F226F2">
                <w:rPr>
                  <w:rFonts w:ascii="Consolas" w:hAnsi="Consolas"/>
                  <w:noProof/>
                  <w:sz w:val="16"/>
                  <w:szCs w:val="16"/>
                </w:rPr>
                <w:t xml:space="preserve">    "signature": "0dabf59a5df3c8b29e2d9e22a45af079c20d876020c16fc3e6706094b472c9c2888278445bec…"</w:t>
              </w:r>
            </w:ins>
          </w:p>
          <w:p w14:paraId="5A47881F" w14:textId="77777777" w:rsidR="008C1426" w:rsidRPr="00F226F2" w:rsidRDefault="008C1426" w:rsidP="00B63CEC">
            <w:pPr>
              <w:rPr>
                <w:ins w:id="2361" w:author="Yves Houtevels" w:date="2024-07-03T11:19:00Z" w16du:dateUtc="2024-07-03T09:19:00Z"/>
                <w:rFonts w:ascii="Consolas" w:hAnsi="Consolas"/>
                <w:noProof/>
                <w:sz w:val="16"/>
                <w:szCs w:val="16"/>
              </w:rPr>
            </w:pPr>
            <w:ins w:id="2362" w:author="Yves Houtevels" w:date="2024-07-03T11:19:00Z" w16du:dateUtc="2024-07-03T09:19:00Z">
              <w:r w:rsidRPr="00F226F2">
                <w:rPr>
                  <w:rFonts w:ascii="Consolas" w:hAnsi="Consolas"/>
                  <w:noProof/>
                  <w:sz w:val="16"/>
                  <w:szCs w:val="16"/>
                </w:rPr>
                <w:t xml:space="preserve">  }</w:t>
              </w:r>
            </w:ins>
          </w:p>
          <w:p w14:paraId="053E041A" w14:textId="77777777" w:rsidR="008C1426" w:rsidRPr="00F226F2" w:rsidRDefault="008C1426" w:rsidP="00B63CEC">
            <w:pPr>
              <w:rPr>
                <w:ins w:id="2363" w:author="Yves Houtevels" w:date="2024-07-03T11:19:00Z" w16du:dateUtc="2024-07-03T09:19:00Z"/>
                <w:noProof/>
              </w:rPr>
            </w:pPr>
            <w:ins w:id="2364" w:author="Yves Houtevels" w:date="2024-07-03T11:19:00Z" w16du:dateUtc="2024-07-03T09:19:00Z">
              <w:r w:rsidRPr="00F226F2">
                <w:rPr>
                  <w:rFonts w:ascii="Consolas" w:hAnsi="Consolas"/>
                  <w:noProof/>
                  <w:sz w:val="16"/>
                  <w:szCs w:val="16"/>
                </w:rPr>
                <w:t>}</w:t>
              </w:r>
            </w:ins>
          </w:p>
        </w:tc>
      </w:tr>
    </w:tbl>
    <w:p w14:paraId="49E545F9" w14:textId="77777777" w:rsidR="008C1426" w:rsidRPr="00F226F2" w:rsidRDefault="008C1426" w:rsidP="008C1426">
      <w:pPr>
        <w:spacing w:before="120"/>
        <w:rPr>
          <w:ins w:id="2365" w:author="Yves Houtevels" w:date="2024-07-03T11:19:00Z" w16du:dateUtc="2024-07-03T09:19:00Z"/>
        </w:rPr>
      </w:pPr>
      <w:ins w:id="2366" w:author="Yves Houtevels" w:date="2024-07-03T11:19:00Z" w16du:dateUtc="2024-07-03T09:19:00Z">
        <w:r w:rsidRPr="00F226F2">
          <w:t>The Feature is 1117, version 23.0 with a count of 1; how the application reacts to the presence of this specific counted Feature is part of the licensing implementation within the software.</w:t>
        </w:r>
      </w:ins>
    </w:p>
    <w:p w14:paraId="7BBA4D93" w14:textId="77777777" w:rsidR="008C1426" w:rsidRPr="00F226F2" w:rsidRDefault="008C1426" w:rsidP="008C1426">
      <w:pPr>
        <w:rPr>
          <w:ins w:id="2367" w:author="Yves Houtevels" w:date="2024-07-03T11:19:00Z" w16du:dateUtc="2024-07-03T09:19:00Z"/>
        </w:rPr>
      </w:pPr>
      <w:ins w:id="2368" w:author="Yves Houtevels" w:date="2024-07-03T11:19:00Z" w16du:dateUtc="2024-07-03T09:19:00Z">
        <w:r w:rsidRPr="00F226F2">
          <w:t>Other significant elements are:</w:t>
        </w:r>
      </w:ins>
    </w:p>
    <w:p w14:paraId="353F04BA" w14:textId="77777777" w:rsidR="008C1426" w:rsidRPr="00F226F2" w:rsidRDefault="008C1426" w:rsidP="008C1426">
      <w:pPr>
        <w:pStyle w:val="ListParagraph"/>
        <w:numPr>
          <w:ilvl w:val="0"/>
          <w:numId w:val="63"/>
        </w:numPr>
        <w:spacing w:line="259" w:lineRule="auto"/>
        <w:textAlignment w:val="auto"/>
        <w:rPr>
          <w:ins w:id="2369" w:author="Yves Houtevels" w:date="2024-07-03T11:19:00Z" w16du:dateUtc="2024-07-03T09:19:00Z"/>
        </w:rPr>
      </w:pPr>
      <w:ins w:id="2370" w:author="Yves Houtevels" w:date="2024-07-03T11:19:00Z" w16du:dateUtc="2024-07-03T09:19:00Z">
        <w:r w:rsidRPr="00F226F2">
          <w:t>The start date and the expiration date; the Feature is only valid between these dates.</w:t>
        </w:r>
      </w:ins>
    </w:p>
    <w:p w14:paraId="4DA52504" w14:textId="77777777" w:rsidR="008C1426" w:rsidRPr="00F226F2" w:rsidRDefault="008C1426" w:rsidP="008C1426">
      <w:pPr>
        <w:pStyle w:val="ListParagraph"/>
        <w:numPr>
          <w:ilvl w:val="0"/>
          <w:numId w:val="63"/>
        </w:numPr>
        <w:spacing w:line="259" w:lineRule="auto"/>
        <w:textAlignment w:val="auto"/>
        <w:rPr>
          <w:ins w:id="2371" w:author="Yves Houtevels" w:date="2024-07-03T11:19:00Z" w16du:dateUtc="2024-07-03T09:19:00Z"/>
        </w:rPr>
      </w:pPr>
      <w:ins w:id="2372" w:author="Yves Houtevels" w:date="2024-07-03T11:19:00Z" w16du:dateUtc="2024-07-03T09:19:00Z">
        <w:r w:rsidRPr="00F226F2">
          <w:t>The host-id; the Feature is only valid if the software is running on a machine with this unique identifier.</w:t>
        </w:r>
      </w:ins>
    </w:p>
    <w:p w14:paraId="5389F54D" w14:textId="77777777" w:rsidR="008C1426" w:rsidRPr="00F226F2" w:rsidRDefault="008C1426" w:rsidP="008C1426">
      <w:pPr>
        <w:pStyle w:val="ListParagraph"/>
        <w:numPr>
          <w:ilvl w:val="0"/>
          <w:numId w:val="63"/>
        </w:numPr>
        <w:spacing w:line="259" w:lineRule="auto"/>
        <w:textAlignment w:val="auto"/>
        <w:rPr>
          <w:ins w:id="2373" w:author="Yves Houtevels" w:date="2024-07-03T11:19:00Z" w16du:dateUtc="2024-07-03T09:19:00Z"/>
        </w:rPr>
      </w:pPr>
      <w:ins w:id="2374" w:author="Yves Houtevels" w:date="2024-07-03T11:19:00Z" w16du:dateUtc="2024-07-03T09:19:00Z">
        <w:r w:rsidRPr="00F226F2">
          <w:t>The signature, which prevents license tampering; if the license details are changed the digital signature will be different and the license will be invalid.</w:t>
        </w:r>
      </w:ins>
    </w:p>
    <w:p w14:paraId="6E94658F" w14:textId="77777777" w:rsidR="008C1426" w:rsidRPr="00F226F2" w:rsidRDefault="008C1426" w:rsidP="008C1426">
      <w:pPr>
        <w:spacing w:after="160" w:line="259" w:lineRule="auto"/>
        <w:rPr>
          <w:ins w:id="2375" w:author="Yves Houtevels" w:date="2024-07-03T11:19:00Z" w16du:dateUtc="2024-07-03T09:19:00Z"/>
        </w:rPr>
      </w:pPr>
      <w:ins w:id="2376" w:author="Yves Houtevels" w:date="2024-07-03T11:19:00Z" w16du:dateUtc="2024-07-03T09:19:00Z">
        <w:r w:rsidRPr="00F226F2">
          <w:br w:type="page"/>
        </w:r>
      </w:ins>
    </w:p>
    <w:p w14:paraId="4E090FF1" w14:textId="77777777" w:rsidR="008C1426" w:rsidRPr="00F226F2" w:rsidRDefault="008C1426">
      <w:pPr>
        <w:pStyle w:val="Heading4"/>
        <w:rPr>
          <w:ins w:id="2377" w:author="Yves Houtevels" w:date="2024-07-03T11:19:00Z" w16du:dateUtc="2024-07-03T09:19:00Z"/>
        </w:rPr>
        <w:pPrChange w:id="2378" w:author="Yves Houtevels" w:date="2024-07-03T11:20:00Z" w16du:dateUtc="2024-07-03T09:20:00Z">
          <w:pPr>
            <w:pStyle w:val="Heading3"/>
          </w:pPr>
        </w:pPrChange>
      </w:pPr>
      <w:ins w:id="2379" w:author="Yves Houtevels" w:date="2024-07-03T11:19:00Z" w16du:dateUtc="2024-07-03T09:19:00Z">
        <w:r w:rsidRPr="00F226F2">
          <w:t>Feature Bundle</w:t>
        </w:r>
      </w:ins>
    </w:p>
    <w:p w14:paraId="4CB56718" w14:textId="77777777" w:rsidR="008C1426" w:rsidRPr="00F226F2" w:rsidRDefault="008C1426" w:rsidP="008C1426">
      <w:pPr>
        <w:rPr>
          <w:ins w:id="2380" w:author="Yves Houtevels" w:date="2024-07-03T11:19:00Z" w16du:dateUtc="2024-07-03T09:19:00Z"/>
        </w:rPr>
      </w:pPr>
      <w:ins w:id="2381" w:author="Yves Houtevels" w:date="2024-07-03T11:19:00Z" w16du:dateUtc="2024-07-03T09:19:00Z">
        <w:r w:rsidRPr="00F226F2">
          <w:t xml:space="preserve">Features may also be grouped into a Feature Bundle; this is a convenience. Bundles are not versioned and define a list of features including a count. </w:t>
        </w:r>
      </w:ins>
    </w:p>
    <w:p w14:paraId="6640D5B0" w14:textId="77777777" w:rsidR="008C1426" w:rsidRPr="00F226F2" w:rsidRDefault="008C1426" w:rsidP="008C1426">
      <w:pPr>
        <w:rPr>
          <w:ins w:id="2382" w:author="Yves Houtevels" w:date="2024-07-03T11:19:00Z" w16du:dateUtc="2024-07-03T09:19:00Z"/>
        </w:rPr>
      </w:pPr>
      <w:ins w:id="2383" w:author="Yves Houtevels" w:date="2024-07-03T11:19:00Z" w16du:dateUtc="2024-07-03T09:19:00Z">
        <w:r w:rsidRPr="00F226F2">
          <w:t>Note that Feature Bundles are not related to SFO Bundles.</w:t>
        </w:r>
      </w:ins>
    </w:p>
    <w:tbl>
      <w:tblPr>
        <w:tblStyle w:val="GridTable4-Accent5"/>
        <w:tblW w:w="8926" w:type="dxa"/>
        <w:tblLook w:val="04A0" w:firstRow="1" w:lastRow="0" w:firstColumn="1" w:lastColumn="0" w:noHBand="0" w:noVBand="1"/>
      </w:tblPr>
      <w:tblGrid>
        <w:gridCol w:w="1696"/>
        <w:gridCol w:w="1843"/>
        <w:gridCol w:w="5387"/>
      </w:tblGrid>
      <w:tr w:rsidR="008C1426" w:rsidRPr="00F226F2" w14:paraId="5DD563B3" w14:textId="77777777" w:rsidTr="00B63CEC">
        <w:trPr>
          <w:cnfStyle w:val="100000000000" w:firstRow="1" w:lastRow="0" w:firstColumn="0" w:lastColumn="0" w:oddVBand="0" w:evenVBand="0" w:oddHBand="0" w:evenHBand="0" w:firstRowFirstColumn="0" w:firstRowLastColumn="0" w:lastRowFirstColumn="0" w:lastRowLastColumn="0"/>
          <w:ins w:id="2384"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6052B633" w14:textId="77777777" w:rsidR="008C1426" w:rsidRPr="00F226F2" w:rsidRDefault="008C1426" w:rsidP="00B63CEC">
            <w:pPr>
              <w:rPr>
                <w:ins w:id="2385" w:author="Yves Houtevels" w:date="2024-07-03T11:19:00Z" w16du:dateUtc="2024-07-03T09:19:00Z"/>
              </w:rPr>
            </w:pPr>
            <w:ins w:id="2386" w:author="Yves Houtevels" w:date="2024-07-03T11:19:00Z" w16du:dateUtc="2024-07-03T09:19:00Z">
              <w:r w:rsidRPr="00F226F2">
                <w:t>Attribute</w:t>
              </w:r>
            </w:ins>
          </w:p>
        </w:tc>
        <w:tc>
          <w:tcPr>
            <w:tcW w:w="1843" w:type="dxa"/>
          </w:tcPr>
          <w:p w14:paraId="6024A6A1"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387" w:author="Yves Houtevels" w:date="2024-07-03T11:19:00Z" w16du:dateUtc="2024-07-03T09:19:00Z"/>
              </w:rPr>
            </w:pPr>
            <w:ins w:id="2388" w:author="Yves Houtevels" w:date="2024-07-03T11:19:00Z" w16du:dateUtc="2024-07-03T09:19:00Z">
              <w:r w:rsidRPr="00F226F2">
                <w:t>Type</w:t>
              </w:r>
            </w:ins>
          </w:p>
        </w:tc>
        <w:tc>
          <w:tcPr>
            <w:tcW w:w="5387" w:type="dxa"/>
          </w:tcPr>
          <w:p w14:paraId="79196219"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389" w:author="Yves Houtevels" w:date="2024-07-03T11:19:00Z" w16du:dateUtc="2024-07-03T09:19:00Z"/>
              </w:rPr>
            </w:pPr>
            <w:ins w:id="2390" w:author="Yves Houtevels" w:date="2024-07-03T11:19:00Z" w16du:dateUtc="2024-07-03T09:19:00Z">
              <w:r w:rsidRPr="00F226F2">
                <w:t>Description</w:t>
              </w:r>
            </w:ins>
          </w:p>
        </w:tc>
      </w:tr>
      <w:tr w:rsidR="008C1426" w:rsidRPr="00F226F2" w14:paraId="57FC2311" w14:textId="77777777" w:rsidTr="00B63CEC">
        <w:trPr>
          <w:cnfStyle w:val="000000100000" w:firstRow="0" w:lastRow="0" w:firstColumn="0" w:lastColumn="0" w:oddVBand="0" w:evenVBand="0" w:oddHBand="1" w:evenHBand="0" w:firstRowFirstColumn="0" w:firstRowLastColumn="0" w:lastRowFirstColumn="0" w:lastRowLastColumn="0"/>
          <w:ins w:id="2391"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5E5EA55D" w14:textId="77777777" w:rsidR="008C1426" w:rsidRPr="00F226F2" w:rsidRDefault="008C1426" w:rsidP="00B63CEC">
            <w:pPr>
              <w:rPr>
                <w:ins w:id="2392" w:author="Yves Houtevels" w:date="2024-07-03T11:19:00Z" w16du:dateUtc="2024-07-03T09:19:00Z"/>
              </w:rPr>
            </w:pPr>
            <w:ins w:id="2393" w:author="Yves Houtevels" w:date="2024-07-03T11:19:00Z" w16du:dateUtc="2024-07-03T09:19:00Z">
              <w:r w:rsidRPr="00F226F2">
                <w:t>Name</w:t>
              </w:r>
            </w:ins>
          </w:p>
        </w:tc>
        <w:tc>
          <w:tcPr>
            <w:tcW w:w="1843" w:type="dxa"/>
          </w:tcPr>
          <w:p w14:paraId="6FFACABB"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394" w:author="Yves Houtevels" w:date="2024-07-03T11:19:00Z" w16du:dateUtc="2024-07-03T09:19:00Z"/>
              </w:rPr>
            </w:pPr>
            <w:ins w:id="2395" w:author="Yves Houtevels" w:date="2024-07-03T11:19:00Z" w16du:dateUtc="2024-07-03T09:19:00Z">
              <w:r w:rsidRPr="00F226F2">
                <w:t>String</w:t>
              </w:r>
            </w:ins>
          </w:p>
        </w:tc>
        <w:tc>
          <w:tcPr>
            <w:tcW w:w="5387" w:type="dxa"/>
          </w:tcPr>
          <w:p w14:paraId="034061FF"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396" w:author="Yves Houtevels" w:date="2024-07-03T11:19:00Z" w16du:dateUtc="2024-07-03T09:19:00Z"/>
              </w:rPr>
            </w:pPr>
            <w:ins w:id="2397" w:author="Yves Houtevels" w:date="2024-07-03T11:19:00Z" w16du:dateUtc="2024-07-03T09:19:00Z">
              <w:r w:rsidRPr="00F226F2">
                <w:t>The name of the feature bundle</w:t>
              </w:r>
            </w:ins>
          </w:p>
        </w:tc>
      </w:tr>
      <w:tr w:rsidR="008C1426" w:rsidRPr="00F226F2" w14:paraId="6B96369F" w14:textId="77777777" w:rsidTr="00B63CEC">
        <w:trPr>
          <w:ins w:id="2398"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7EDA1C30" w14:textId="77777777" w:rsidR="008C1426" w:rsidRPr="00F226F2" w:rsidRDefault="008C1426" w:rsidP="00B63CEC">
            <w:pPr>
              <w:rPr>
                <w:ins w:id="2399" w:author="Yves Houtevels" w:date="2024-07-03T11:19:00Z" w16du:dateUtc="2024-07-03T09:19:00Z"/>
              </w:rPr>
            </w:pPr>
            <w:ins w:id="2400" w:author="Yves Houtevels" w:date="2024-07-03T11:19:00Z" w16du:dateUtc="2024-07-03T09:19:00Z">
              <w:r w:rsidRPr="00F226F2">
                <w:t>Features</w:t>
              </w:r>
            </w:ins>
          </w:p>
        </w:tc>
        <w:tc>
          <w:tcPr>
            <w:tcW w:w="1843" w:type="dxa"/>
          </w:tcPr>
          <w:p w14:paraId="10786C8E"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01" w:author="Yves Houtevels" w:date="2024-07-03T11:19:00Z" w16du:dateUtc="2024-07-03T09:19:00Z"/>
              </w:rPr>
            </w:pPr>
            <w:ins w:id="2402" w:author="Yves Houtevels" w:date="2024-07-03T11:19:00Z" w16du:dateUtc="2024-07-03T09:19:00Z">
              <w:r w:rsidRPr="00F226F2">
                <w:t>List Feature</w:t>
              </w:r>
            </w:ins>
          </w:p>
        </w:tc>
        <w:tc>
          <w:tcPr>
            <w:tcW w:w="5387" w:type="dxa"/>
          </w:tcPr>
          <w:p w14:paraId="76E934A9"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03" w:author="Yves Houtevels" w:date="2024-07-03T11:19:00Z" w16du:dateUtc="2024-07-03T09:19:00Z"/>
              </w:rPr>
            </w:pPr>
            <w:ins w:id="2404" w:author="Yves Houtevels" w:date="2024-07-03T11:19:00Z" w16du:dateUtc="2024-07-03T09:19:00Z">
              <w:r w:rsidRPr="00F226F2">
                <w:t>List of features with count contained in this bundle</w:t>
              </w:r>
            </w:ins>
          </w:p>
        </w:tc>
      </w:tr>
    </w:tbl>
    <w:p w14:paraId="7CBA5C15" w14:textId="77777777" w:rsidR="008C1426" w:rsidRPr="00F226F2" w:rsidRDefault="008C1426" w:rsidP="008C1426">
      <w:pPr>
        <w:rPr>
          <w:ins w:id="2405" w:author="Yves Houtevels" w:date="2024-07-03T11:19:00Z" w16du:dateUtc="2024-07-03T09:19:00Z"/>
          <w:lang w:eastAsia="ko-KR"/>
        </w:rPr>
      </w:pPr>
    </w:p>
    <w:p w14:paraId="146B883E" w14:textId="77777777" w:rsidR="008C1426" w:rsidRPr="00F226F2" w:rsidRDefault="008C1426">
      <w:pPr>
        <w:pStyle w:val="Heading4"/>
        <w:rPr>
          <w:ins w:id="2406" w:author="Yves Houtevels" w:date="2024-07-03T11:19:00Z" w16du:dateUtc="2024-07-03T09:19:00Z"/>
        </w:rPr>
        <w:pPrChange w:id="2407" w:author="Yves Houtevels" w:date="2024-07-03T11:20:00Z" w16du:dateUtc="2024-07-03T09:20:00Z">
          <w:pPr>
            <w:pStyle w:val="Heading3"/>
          </w:pPr>
        </w:pPrChange>
      </w:pPr>
      <w:ins w:id="2408" w:author="Yves Houtevels" w:date="2024-07-03T11:19:00Z" w16du:dateUtc="2024-07-03T09:19:00Z">
        <w:r w:rsidRPr="00F226F2">
          <w:t>Orderable (Product or Suite)</w:t>
        </w:r>
      </w:ins>
    </w:p>
    <w:p w14:paraId="7C567AAD" w14:textId="77777777" w:rsidR="008C1426" w:rsidRPr="00F226F2" w:rsidRDefault="008C1426" w:rsidP="008C1426">
      <w:pPr>
        <w:rPr>
          <w:ins w:id="2409" w:author="Yves Houtevels" w:date="2024-07-03T11:19:00Z" w16du:dateUtc="2024-07-03T09:19:00Z"/>
        </w:rPr>
      </w:pPr>
      <w:ins w:id="2410" w:author="Yves Houtevels" w:date="2024-07-03T11:19:00Z" w16du:dateUtc="2024-07-03T09:19:00Z">
        <w:r w:rsidRPr="00F226F2">
          <w:t xml:space="preserve">While features are the fundamental unit in licenses, orderables are the basic unit of entitlement; there are three categories: </w:t>
        </w:r>
      </w:ins>
    </w:p>
    <w:p w14:paraId="1CAD3BFB" w14:textId="77777777" w:rsidR="008C1426" w:rsidRPr="00F226F2" w:rsidRDefault="008C1426" w:rsidP="008C1426">
      <w:pPr>
        <w:pStyle w:val="ListParagraph"/>
        <w:numPr>
          <w:ilvl w:val="0"/>
          <w:numId w:val="64"/>
        </w:numPr>
        <w:spacing w:line="259" w:lineRule="auto"/>
        <w:textAlignment w:val="auto"/>
        <w:rPr>
          <w:ins w:id="2411" w:author="Yves Houtevels" w:date="2024-07-03T11:19:00Z" w16du:dateUtc="2024-07-03T09:19:00Z"/>
        </w:rPr>
      </w:pPr>
      <w:ins w:id="2412" w:author="Yves Houtevels" w:date="2024-07-03T11:19:00Z" w16du:dateUtc="2024-07-03T09:19:00Z">
        <w:r w:rsidRPr="00F226F2">
          <w:t>Products</w:t>
        </w:r>
      </w:ins>
    </w:p>
    <w:p w14:paraId="3CE2CCD9" w14:textId="77777777" w:rsidR="008C1426" w:rsidRPr="00F226F2" w:rsidRDefault="008C1426" w:rsidP="008C1426">
      <w:pPr>
        <w:pStyle w:val="ListParagraph"/>
        <w:numPr>
          <w:ilvl w:val="0"/>
          <w:numId w:val="64"/>
        </w:numPr>
        <w:spacing w:line="259" w:lineRule="auto"/>
        <w:textAlignment w:val="auto"/>
        <w:rPr>
          <w:ins w:id="2413" w:author="Yves Houtevels" w:date="2024-07-03T11:19:00Z" w16du:dateUtc="2024-07-03T09:19:00Z"/>
        </w:rPr>
      </w:pPr>
      <w:ins w:id="2414" w:author="Yves Houtevels" w:date="2024-07-03T11:19:00Z" w16du:dateUtc="2024-07-03T09:19:00Z">
        <w:r w:rsidRPr="00F226F2">
          <w:t>Suites</w:t>
        </w:r>
      </w:ins>
    </w:p>
    <w:p w14:paraId="63D9714E" w14:textId="77777777" w:rsidR="008C1426" w:rsidRPr="00F226F2" w:rsidRDefault="008C1426" w:rsidP="008C1426">
      <w:pPr>
        <w:pStyle w:val="ListParagraph"/>
        <w:numPr>
          <w:ilvl w:val="0"/>
          <w:numId w:val="64"/>
        </w:numPr>
        <w:spacing w:line="259" w:lineRule="auto"/>
        <w:textAlignment w:val="auto"/>
        <w:rPr>
          <w:ins w:id="2415" w:author="Yves Houtevels" w:date="2024-07-03T11:19:00Z" w16du:dateUtc="2024-07-03T09:19:00Z"/>
        </w:rPr>
      </w:pPr>
      <w:ins w:id="2416" w:author="Yves Houtevels" w:date="2024-07-03T11:19:00Z" w16du:dateUtc="2024-07-03T09:19:00Z">
        <w:r w:rsidRPr="00F226F2">
          <w:t>Maintenance</w:t>
        </w:r>
      </w:ins>
    </w:p>
    <w:p w14:paraId="27DC9A53" w14:textId="77777777" w:rsidR="008C1426" w:rsidRPr="00F226F2" w:rsidRDefault="008C1426" w:rsidP="008C1426">
      <w:pPr>
        <w:rPr>
          <w:ins w:id="2417" w:author="Yves Houtevels" w:date="2024-07-03T11:19:00Z" w16du:dateUtc="2024-07-03T09:19:00Z"/>
        </w:rPr>
      </w:pPr>
      <w:ins w:id="2418" w:author="Yves Houtevels" w:date="2024-07-03T11:19:00Z" w16du:dateUtc="2024-07-03T09:19:00Z">
        <w:r w:rsidRPr="00F226F2">
          <w:t>Products are collections of features and Suites are collections of products, both of which, from a licensing perspective, deliver a collection of features into licenses. Maintenance on the other hand, whilst being orderable, does not contribute to license generation.</w:t>
        </w:r>
      </w:ins>
    </w:p>
    <w:p w14:paraId="55192596" w14:textId="77777777" w:rsidR="008C1426" w:rsidRPr="00F226F2" w:rsidRDefault="008C1426" w:rsidP="008C1426">
      <w:pPr>
        <w:rPr>
          <w:ins w:id="2419" w:author="Yves Houtevels" w:date="2024-07-03T11:19:00Z" w16du:dateUtc="2024-07-03T09:19:00Z"/>
        </w:rPr>
      </w:pPr>
    </w:p>
    <w:p w14:paraId="40C3D79D" w14:textId="77777777" w:rsidR="008C1426" w:rsidRPr="00F226F2" w:rsidRDefault="008C1426">
      <w:pPr>
        <w:pStyle w:val="Heading5"/>
        <w:rPr>
          <w:ins w:id="2420" w:author="Yves Houtevels" w:date="2024-07-03T11:19:00Z" w16du:dateUtc="2024-07-03T09:19:00Z"/>
          <w:lang w:eastAsia="ko-KR"/>
        </w:rPr>
        <w:pPrChange w:id="2421" w:author="Yves Houtevels" w:date="2024-07-03T11:21:00Z" w16du:dateUtc="2024-07-03T09:21:00Z">
          <w:pPr>
            <w:pStyle w:val="Heading4"/>
          </w:pPr>
        </w:pPrChange>
      </w:pPr>
      <w:ins w:id="2422" w:author="Yves Houtevels" w:date="2024-07-03T11:19:00Z" w16du:dateUtc="2024-07-03T09:19:00Z">
        <w:r w:rsidRPr="00F226F2">
          <w:rPr>
            <w:lang w:eastAsia="ko-KR"/>
          </w:rPr>
          <w:t>Product</w:t>
        </w:r>
      </w:ins>
    </w:p>
    <w:p w14:paraId="34337FFF" w14:textId="77777777" w:rsidR="008C1426" w:rsidRPr="00F226F2" w:rsidRDefault="008C1426" w:rsidP="008C1426">
      <w:pPr>
        <w:rPr>
          <w:ins w:id="2423" w:author="Yves Houtevels" w:date="2024-07-03T11:19:00Z" w16du:dateUtc="2024-07-03T09:19:00Z"/>
        </w:rPr>
      </w:pPr>
      <w:ins w:id="2424" w:author="Yves Houtevels" w:date="2024-07-03T11:19:00Z" w16du:dateUtc="2024-07-03T09:19:00Z">
        <w:r w:rsidRPr="00F226F2">
          <w:t>Products package features and feature bundles into an orderable entity; identified uniquely by its name and version. A license derived from a product will contain the sum of all features and all features in the feature bundles - including the counts. If there is duplication of features, this will be represented in the license.</w:t>
        </w:r>
      </w:ins>
    </w:p>
    <w:tbl>
      <w:tblPr>
        <w:tblStyle w:val="GridTable4-Accent5"/>
        <w:tblW w:w="9067" w:type="dxa"/>
        <w:tblLook w:val="04A0" w:firstRow="1" w:lastRow="0" w:firstColumn="1" w:lastColumn="0" w:noHBand="0" w:noVBand="1"/>
      </w:tblPr>
      <w:tblGrid>
        <w:gridCol w:w="1696"/>
        <w:gridCol w:w="1843"/>
        <w:gridCol w:w="5528"/>
      </w:tblGrid>
      <w:tr w:rsidR="008C1426" w:rsidRPr="00F226F2" w14:paraId="4DC1D5DE" w14:textId="77777777" w:rsidTr="00B63CEC">
        <w:trPr>
          <w:cnfStyle w:val="100000000000" w:firstRow="1" w:lastRow="0" w:firstColumn="0" w:lastColumn="0" w:oddVBand="0" w:evenVBand="0" w:oddHBand="0" w:evenHBand="0" w:firstRowFirstColumn="0" w:firstRowLastColumn="0" w:lastRowFirstColumn="0" w:lastRowLastColumn="0"/>
          <w:cantSplit/>
          <w:tblHeader/>
          <w:ins w:id="2425"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36C22AEF" w14:textId="77777777" w:rsidR="008C1426" w:rsidRPr="00F226F2" w:rsidRDefault="008C1426" w:rsidP="00B63CEC">
            <w:pPr>
              <w:rPr>
                <w:ins w:id="2426" w:author="Yves Houtevels" w:date="2024-07-03T11:19:00Z" w16du:dateUtc="2024-07-03T09:19:00Z"/>
              </w:rPr>
            </w:pPr>
            <w:ins w:id="2427" w:author="Yves Houtevels" w:date="2024-07-03T11:19:00Z" w16du:dateUtc="2024-07-03T09:19:00Z">
              <w:r w:rsidRPr="00F226F2">
                <w:t>Attribute</w:t>
              </w:r>
            </w:ins>
          </w:p>
        </w:tc>
        <w:tc>
          <w:tcPr>
            <w:tcW w:w="1843" w:type="dxa"/>
          </w:tcPr>
          <w:p w14:paraId="51F5EFBC"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428" w:author="Yves Houtevels" w:date="2024-07-03T11:19:00Z" w16du:dateUtc="2024-07-03T09:19:00Z"/>
              </w:rPr>
            </w:pPr>
            <w:ins w:id="2429" w:author="Yves Houtevels" w:date="2024-07-03T11:19:00Z" w16du:dateUtc="2024-07-03T09:19:00Z">
              <w:r w:rsidRPr="00F226F2">
                <w:t>Type</w:t>
              </w:r>
            </w:ins>
          </w:p>
        </w:tc>
        <w:tc>
          <w:tcPr>
            <w:tcW w:w="5528" w:type="dxa"/>
          </w:tcPr>
          <w:p w14:paraId="62FAE220"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430" w:author="Yves Houtevels" w:date="2024-07-03T11:19:00Z" w16du:dateUtc="2024-07-03T09:19:00Z"/>
              </w:rPr>
            </w:pPr>
            <w:ins w:id="2431" w:author="Yves Houtevels" w:date="2024-07-03T11:19:00Z" w16du:dateUtc="2024-07-03T09:19:00Z">
              <w:r w:rsidRPr="00F226F2">
                <w:t>Description</w:t>
              </w:r>
            </w:ins>
          </w:p>
        </w:tc>
      </w:tr>
      <w:tr w:rsidR="008C1426" w:rsidRPr="00F226F2" w14:paraId="1FC60B2F" w14:textId="77777777" w:rsidTr="00B63CEC">
        <w:trPr>
          <w:cnfStyle w:val="000000100000" w:firstRow="0" w:lastRow="0" w:firstColumn="0" w:lastColumn="0" w:oddVBand="0" w:evenVBand="0" w:oddHBand="1" w:evenHBand="0" w:firstRowFirstColumn="0" w:firstRowLastColumn="0" w:lastRowFirstColumn="0" w:lastRowLastColumn="0"/>
          <w:ins w:id="2432"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2036833C" w14:textId="77777777" w:rsidR="008C1426" w:rsidRPr="00F226F2" w:rsidRDefault="008C1426" w:rsidP="00B63CEC">
            <w:pPr>
              <w:rPr>
                <w:ins w:id="2433" w:author="Yves Houtevels" w:date="2024-07-03T11:19:00Z" w16du:dateUtc="2024-07-03T09:19:00Z"/>
              </w:rPr>
            </w:pPr>
            <w:ins w:id="2434" w:author="Yves Houtevels" w:date="2024-07-03T11:19:00Z" w16du:dateUtc="2024-07-03T09:19:00Z">
              <w:r w:rsidRPr="00F226F2">
                <w:t>Name</w:t>
              </w:r>
            </w:ins>
          </w:p>
        </w:tc>
        <w:tc>
          <w:tcPr>
            <w:tcW w:w="1843" w:type="dxa"/>
          </w:tcPr>
          <w:p w14:paraId="6655699D"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35" w:author="Yves Houtevels" w:date="2024-07-03T11:19:00Z" w16du:dateUtc="2024-07-03T09:19:00Z"/>
              </w:rPr>
            </w:pPr>
            <w:ins w:id="2436" w:author="Yves Houtevels" w:date="2024-07-03T11:19:00Z" w16du:dateUtc="2024-07-03T09:19:00Z">
              <w:r w:rsidRPr="00F226F2">
                <w:t>String</w:t>
              </w:r>
            </w:ins>
          </w:p>
        </w:tc>
        <w:tc>
          <w:tcPr>
            <w:tcW w:w="5528" w:type="dxa"/>
          </w:tcPr>
          <w:p w14:paraId="75C19D8C"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37" w:author="Yves Houtevels" w:date="2024-07-03T11:19:00Z" w16du:dateUtc="2024-07-03T09:19:00Z"/>
              </w:rPr>
            </w:pPr>
            <w:ins w:id="2438" w:author="Yves Houtevels" w:date="2024-07-03T11:19:00Z" w16du:dateUtc="2024-07-03T09:19:00Z">
              <w:r w:rsidRPr="00F226F2">
                <w:t>Name of the product</w:t>
              </w:r>
            </w:ins>
          </w:p>
        </w:tc>
      </w:tr>
      <w:tr w:rsidR="008C1426" w:rsidRPr="00F226F2" w14:paraId="42E89C38" w14:textId="77777777" w:rsidTr="00B63CEC">
        <w:trPr>
          <w:ins w:id="2439"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0BA7BF5A" w14:textId="77777777" w:rsidR="008C1426" w:rsidRPr="00F226F2" w:rsidRDefault="008C1426" w:rsidP="00B63CEC">
            <w:pPr>
              <w:rPr>
                <w:ins w:id="2440" w:author="Yves Houtevels" w:date="2024-07-03T11:19:00Z" w16du:dateUtc="2024-07-03T09:19:00Z"/>
              </w:rPr>
            </w:pPr>
            <w:ins w:id="2441" w:author="Yves Houtevels" w:date="2024-07-03T11:19:00Z" w16du:dateUtc="2024-07-03T09:19:00Z">
              <w:r w:rsidRPr="00F226F2">
                <w:t>Version</w:t>
              </w:r>
            </w:ins>
          </w:p>
        </w:tc>
        <w:tc>
          <w:tcPr>
            <w:tcW w:w="1843" w:type="dxa"/>
          </w:tcPr>
          <w:p w14:paraId="3D6498CB"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42" w:author="Yves Houtevels" w:date="2024-07-03T11:19:00Z" w16du:dateUtc="2024-07-03T09:19:00Z"/>
              </w:rPr>
            </w:pPr>
            <w:ins w:id="2443" w:author="Yves Houtevels" w:date="2024-07-03T11:19:00Z" w16du:dateUtc="2024-07-03T09:19:00Z">
              <w:r w:rsidRPr="00F226F2">
                <w:t>String</w:t>
              </w:r>
            </w:ins>
          </w:p>
        </w:tc>
        <w:tc>
          <w:tcPr>
            <w:tcW w:w="5528" w:type="dxa"/>
          </w:tcPr>
          <w:p w14:paraId="574666F5"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44" w:author="Yves Houtevels" w:date="2024-07-03T11:19:00Z" w16du:dateUtc="2024-07-03T09:19:00Z"/>
              </w:rPr>
            </w:pPr>
            <w:ins w:id="2445" w:author="Yves Houtevels" w:date="2024-07-03T11:19:00Z" w16du:dateUtc="2024-07-03T09:19:00Z">
              <w:r w:rsidRPr="00F226F2">
                <w:t>Version of the product</w:t>
              </w:r>
            </w:ins>
          </w:p>
        </w:tc>
      </w:tr>
      <w:tr w:rsidR="008C1426" w:rsidRPr="00F226F2" w14:paraId="772F32DD" w14:textId="77777777" w:rsidTr="00B63CEC">
        <w:trPr>
          <w:cnfStyle w:val="000000100000" w:firstRow="0" w:lastRow="0" w:firstColumn="0" w:lastColumn="0" w:oddVBand="0" w:evenVBand="0" w:oddHBand="1" w:evenHBand="0" w:firstRowFirstColumn="0" w:firstRowLastColumn="0" w:lastRowFirstColumn="0" w:lastRowLastColumn="0"/>
          <w:ins w:id="2446"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70BDFAAA" w14:textId="77777777" w:rsidR="008C1426" w:rsidRPr="00F226F2" w:rsidRDefault="008C1426" w:rsidP="00B63CEC">
            <w:pPr>
              <w:rPr>
                <w:ins w:id="2447" w:author="Yves Houtevels" w:date="2024-07-03T11:19:00Z" w16du:dateUtc="2024-07-03T09:19:00Z"/>
              </w:rPr>
            </w:pPr>
            <w:ins w:id="2448" w:author="Yves Houtevels" w:date="2024-07-03T11:19:00Z" w16du:dateUtc="2024-07-03T09:19:00Z">
              <w:r w:rsidRPr="00F226F2">
                <w:t>License Technology</w:t>
              </w:r>
            </w:ins>
          </w:p>
        </w:tc>
        <w:tc>
          <w:tcPr>
            <w:tcW w:w="1843" w:type="dxa"/>
          </w:tcPr>
          <w:p w14:paraId="4346424B"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49" w:author="Yves Houtevels" w:date="2024-07-03T11:19:00Z" w16du:dateUtc="2024-07-03T09:19:00Z"/>
              </w:rPr>
            </w:pPr>
            <w:ins w:id="2450" w:author="Yves Houtevels" w:date="2024-07-03T11:19:00Z" w16du:dateUtc="2024-07-03T09:19:00Z">
              <w:r w:rsidRPr="00F226F2">
                <w:t>Reference</w:t>
              </w:r>
            </w:ins>
          </w:p>
        </w:tc>
        <w:tc>
          <w:tcPr>
            <w:tcW w:w="5528" w:type="dxa"/>
          </w:tcPr>
          <w:p w14:paraId="796A1EDE"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51" w:author="Yves Houtevels" w:date="2024-07-03T11:19:00Z" w16du:dateUtc="2024-07-03T09:19:00Z"/>
              </w:rPr>
            </w:pPr>
            <w:ins w:id="2452" w:author="Yves Houtevels" w:date="2024-07-03T11:19:00Z" w16du:dateUtc="2024-07-03T09:19:00Z">
              <w:r w:rsidRPr="00F226F2">
                <w:t>The License Technology for this product</w:t>
              </w:r>
            </w:ins>
          </w:p>
        </w:tc>
      </w:tr>
      <w:tr w:rsidR="008C1426" w:rsidRPr="00F226F2" w14:paraId="5A6D0F74" w14:textId="77777777" w:rsidTr="00B63CEC">
        <w:trPr>
          <w:ins w:id="2453"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68BF512D" w14:textId="77777777" w:rsidR="008C1426" w:rsidRPr="00F226F2" w:rsidRDefault="008C1426" w:rsidP="00B63CEC">
            <w:pPr>
              <w:rPr>
                <w:ins w:id="2454" w:author="Yves Houtevels" w:date="2024-07-03T11:19:00Z" w16du:dateUtc="2024-07-03T09:19:00Z"/>
              </w:rPr>
            </w:pPr>
            <w:ins w:id="2455" w:author="Yves Houtevels" w:date="2024-07-03T11:19:00Z" w16du:dateUtc="2024-07-03T09:19:00Z">
              <w:r w:rsidRPr="00F226F2">
                <w:t>License Generator</w:t>
              </w:r>
            </w:ins>
          </w:p>
        </w:tc>
        <w:tc>
          <w:tcPr>
            <w:tcW w:w="1843" w:type="dxa"/>
          </w:tcPr>
          <w:p w14:paraId="0E9A2629"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56" w:author="Yves Houtevels" w:date="2024-07-03T11:19:00Z" w16du:dateUtc="2024-07-03T09:19:00Z"/>
              </w:rPr>
            </w:pPr>
            <w:ins w:id="2457" w:author="Yves Houtevels" w:date="2024-07-03T11:19:00Z" w16du:dateUtc="2024-07-03T09:19:00Z">
              <w:r w:rsidRPr="00F226F2">
                <w:t>Reference</w:t>
              </w:r>
            </w:ins>
          </w:p>
        </w:tc>
        <w:tc>
          <w:tcPr>
            <w:tcW w:w="5528" w:type="dxa"/>
          </w:tcPr>
          <w:p w14:paraId="4AB69B35"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58" w:author="Yves Houtevels" w:date="2024-07-03T11:19:00Z" w16du:dateUtc="2024-07-03T09:19:00Z"/>
              </w:rPr>
            </w:pPr>
            <w:ins w:id="2459" w:author="Yves Houtevels" w:date="2024-07-03T11:19:00Z" w16du:dateUtc="2024-07-03T09:19:00Z">
              <w:r w:rsidRPr="00F226F2">
                <w:t>The License Generator which must derive from the same License Technology</w:t>
              </w:r>
            </w:ins>
          </w:p>
        </w:tc>
      </w:tr>
      <w:tr w:rsidR="008C1426" w:rsidRPr="00F226F2" w14:paraId="3AAECDE5" w14:textId="77777777" w:rsidTr="00B63CEC">
        <w:trPr>
          <w:cnfStyle w:val="000000100000" w:firstRow="0" w:lastRow="0" w:firstColumn="0" w:lastColumn="0" w:oddVBand="0" w:evenVBand="0" w:oddHBand="1" w:evenHBand="0" w:firstRowFirstColumn="0" w:firstRowLastColumn="0" w:lastRowFirstColumn="0" w:lastRowLastColumn="0"/>
          <w:ins w:id="2460"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24F6AEC2" w14:textId="77777777" w:rsidR="008C1426" w:rsidRPr="00F226F2" w:rsidRDefault="008C1426" w:rsidP="00B63CEC">
            <w:pPr>
              <w:rPr>
                <w:ins w:id="2461" w:author="Yves Houtevels" w:date="2024-07-03T11:19:00Z" w16du:dateUtc="2024-07-03T09:19:00Z"/>
              </w:rPr>
            </w:pPr>
            <w:ins w:id="2462" w:author="Yves Houtevels" w:date="2024-07-03T11:19:00Z" w16du:dateUtc="2024-07-03T09:19:00Z">
              <w:r w:rsidRPr="00F226F2">
                <w:t>Start Date</w:t>
              </w:r>
            </w:ins>
          </w:p>
        </w:tc>
        <w:tc>
          <w:tcPr>
            <w:tcW w:w="1843" w:type="dxa"/>
          </w:tcPr>
          <w:p w14:paraId="269B053F"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63" w:author="Yves Houtevels" w:date="2024-07-03T11:19:00Z" w16du:dateUtc="2024-07-03T09:19:00Z"/>
              </w:rPr>
            </w:pPr>
            <w:ins w:id="2464" w:author="Yves Houtevels" w:date="2024-07-03T11:19:00Z" w16du:dateUtc="2024-07-03T09:19:00Z">
              <w:r w:rsidRPr="00F226F2">
                <w:t>Date</w:t>
              </w:r>
            </w:ins>
          </w:p>
        </w:tc>
        <w:tc>
          <w:tcPr>
            <w:tcW w:w="5528" w:type="dxa"/>
          </w:tcPr>
          <w:p w14:paraId="24250147"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65" w:author="Yves Houtevels" w:date="2024-07-03T11:19:00Z" w16du:dateUtc="2024-07-03T09:19:00Z"/>
              </w:rPr>
            </w:pPr>
            <w:ins w:id="2466" w:author="Yves Houtevels" w:date="2024-07-03T11:19:00Z" w16du:dateUtc="2024-07-03T09:19:00Z">
              <w:r w:rsidRPr="00F226F2">
                <w:t>The date the product is active from</w:t>
              </w:r>
            </w:ins>
          </w:p>
        </w:tc>
      </w:tr>
      <w:tr w:rsidR="008C1426" w:rsidRPr="00F226F2" w14:paraId="517CF63A" w14:textId="77777777" w:rsidTr="00B63CEC">
        <w:trPr>
          <w:ins w:id="2467"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5F1DA082" w14:textId="77777777" w:rsidR="008C1426" w:rsidRPr="00F226F2" w:rsidRDefault="008C1426" w:rsidP="00B63CEC">
            <w:pPr>
              <w:rPr>
                <w:ins w:id="2468" w:author="Yves Houtevels" w:date="2024-07-03T11:19:00Z" w16du:dateUtc="2024-07-03T09:19:00Z"/>
              </w:rPr>
            </w:pPr>
            <w:ins w:id="2469" w:author="Yves Houtevels" w:date="2024-07-03T11:19:00Z" w16du:dateUtc="2024-07-03T09:19:00Z">
              <w:r w:rsidRPr="00F226F2">
                <w:t>Features</w:t>
              </w:r>
            </w:ins>
          </w:p>
        </w:tc>
        <w:tc>
          <w:tcPr>
            <w:tcW w:w="1843" w:type="dxa"/>
          </w:tcPr>
          <w:p w14:paraId="0EA37EA9"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70" w:author="Yves Houtevels" w:date="2024-07-03T11:19:00Z" w16du:dateUtc="2024-07-03T09:19:00Z"/>
              </w:rPr>
            </w:pPr>
            <w:ins w:id="2471" w:author="Yves Houtevels" w:date="2024-07-03T11:19:00Z" w16du:dateUtc="2024-07-03T09:19:00Z">
              <w:r w:rsidRPr="00F226F2">
                <w:t>Reference List</w:t>
              </w:r>
            </w:ins>
          </w:p>
        </w:tc>
        <w:tc>
          <w:tcPr>
            <w:tcW w:w="5528" w:type="dxa"/>
          </w:tcPr>
          <w:p w14:paraId="313ECE4C"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72" w:author="Yves Houtevels" w:date="2024-07-03T11:19:00Z" w16du:dateUtc="2024-07-03T09:19:00Z"/>
              </w:rPr>
            </w:pPr>
            <w:ins w:id="2473" w:author="Yves Houtevels" w:date="2024-07-03T11:19:00Z" w16du:dateUtc="2024-07-03T09:19:00Z">
              <w:r w:rsidRPr="00F226F2">
                <w:t xml:space="preserve">List of Features with counts contained in this Product </w:t>
              </w:r>
            </w:ins>
          </w:p>
        </w:tc>
      </w:tr>
      <w:tr w:rsidR="008C1426" w:rsidRPr="00F226F2" w14:paraId="511C5AD3" w14:textId="77777777" w:rsidTr="00B63CEC">
        <w:trPr>
          <w:cnfStyle w:val="000000100000" w:firstRow="0" w:lastRow="0" w:firstColumn="0" w:lastColumn="0" w:oddVBand="0" w:evenVBand="0" w:oddHBand="1" w:evenHBand="0" w:firstRowFirstColumn="0" w:firstRowLastColumn="0" w:lastRowFirstColumn="0" w:lastRowLastColumn="0"/>
          <w:ins w:id="2474"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41FEE6E3" w14:textId="77777777" w:rsidR="008C1426" w:rsidRPr="00F226F2" w:rsidRDefault="008C1426" w:rsidP="00B63CEC">
            <w:pPr>
              <w:rPr>
                <w:ins w:id="2475" w:author="Yves Houtevels" w:date="2024-07-03T11:19:00Z" w16du:dateUtc="2024-07-03T09:19:00Z"/>
              </w:rPr>
            </w:pPr>
            <w:ins w:id="2476" w:author="Yves Houtevels" w:date="2024-07-03T11:19:00Z" w16du:dateUtc="2024-07-03T09:19:00Z">
              <w:r w:rsidRPr="00F226F2">
                <w:t>Feature Bundles</w:t>
              </w:r>
            </w:ins>
          </w:p>
        </w:tc>
        <w:tc>
          <w:tcPr>
            <w:tcW w:w="1843" w:type="dxa"/>
          </w:tcPr>
          <w:p w14:paraId="6AEC67CE"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77" w:author="Yves Houtevels" w:date="2024-07-03T11:19:00Z" w16du:dateUtc="2024-07-03T09:19:00Z"/>
              </w:rPr>
            </w:pPr>
            <w:ins w:id="2478" w:author="Yves Houtevels" w:date="2024-07-03T11:19:00Z" w16du:dateUtc="2024-07-03T09:19:00Z">
              <w:r w:rsidRPr="00F226F2">
                <w:t>Reference List</w:t>
              </w:r>
            </w:ins>
          </w:p>
        </w:tc>
        <w:tc>
          <w:tcPr>
            <w:tcW w:w="5528" w:type="dxa"/>
          </w:tcPr>
          <w:p w14:paraId="0A5745C5"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79" w:author="Yves Houtevels" w:date="2024-07-03T11:19:00Z" w16du:dateUtc="2024-07-03T09:19:00Z"/>
              </w:rPr>
            </w:pPr>
            <w:ins w:id="2480" w:author="Yves Houtevels" w:date="2024-07-03T11:19:00Z" w16du:dateUtc="2024-07-03T09:19:00Z">
              <w:r w:rsidRPr="00F226F2">
                <w:t>List if Feature Bundles with counts contained in this Product</w:t>
              </w:r>
            </w:ins>
          </w:p>
        </w:tc>
      </w:tr>
      <w:tr w:rsidR="008C1426" w:rsidRPr="00F226F2" w14:paraId="55D3A155" w14:textId="77777777" w:rsidTr="00B63CEC">
        <w:trPr>
          <w:ins w:id="2481"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47D53CB3" w14:textId="77777777" w:rsidR="008C1426" w:rsidRPr="00F226F2" w:rsidRDefault="008C1426" w:rsidP="00B63CEC">
            <w:pPr>
              <w:rPr>
                <w:ins w:id="2482" w:author="Yves Houtevels" w:date="2024-07-03T11:19:00Z" w16du:dateUtc="2024-07-03T09:19:00Z"/>
              </w:rPr>
            </w:pPr>
            <w:ins w:id="2483" w:author="Yves Houtevels" w:date="2024-07-03T11:19:00Z" w16du:dateUtc="2024-07-03T09:19:00Z">
              <w:r w:rsidRPr="00F226F2">
                <w:t>Custom Attributes</w:t>
              </w:r>
            </w:ins>
          </w:p>
        </w:tc>
        <w:tc>
          <w:tcPr>
            <w:tcW w:w="1843" w:type="dxa"/>
          </w:tcPr>
          <w:p w14:paraId="5A867605"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84" w:author="Yves Houtevels" w:date="2024-07-03T11:19:00Z" w16du:dateUtc="2024-07-03T09:19:00Z"/>
              </w:rPr>
            </w:pPr>
            <w:ins w:id="2485" w:author="Yves Houtevels" w:date="2024-07-03T11:19:00Z" w16du:dateUtc="2024-07-03T09:19:00Z">
              <w:r w:rsidRPr="00F226F2">
                <w:t>Reference List</w:t>
              </w:r>
            </w:ins>
          </w:p>
        </w:tc>
        <w:tc>
          <w:tcPr>
            <w:tcW w:w="5528" w:type="dxa"/>
          </w:tcPr>
          <w:p w14:paraId="736A733B"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486" w:author="Yves Houtevels" w:date="2024-07-03T11:19:00Z" w16du:dateUtc="2024-07-03T09:19:00Z"/>
              </w:rPr>
            </w:pPr>
            <w:ins w:id="2487" w:author="Yves Houtevels" w:date="2024-07-03T11:19:00Z" w16du:dateUtc="2024-07-03T09:19:00Z">
              <w:r w:rsidRPr="00F226F2">
                <w:t>List of Custom Attributes configured for this product</w:t>
              </w:r>
            </w:ins>
          </w:p>
        </w:tc>
      </w:tr>
      <w:tr w:rsidR="008C1426" w:rsidRPr="00F226F2" w14:paraId="36B70043" w14:textId="77777777" w:rsidTr="00B63CEC">
        <w:trPr>
          <w:cnfStyle w:val="000000100000" w:firstRow="0" w:lastRow="0" w:firstColumn="0" w:lastColumn="0" w:oddVBand="0" w:evenVBand="0" w:oddHBand="1" w:evenHBand="0" w:firstRowFirstColumn="0" w:firstRowLastColumn="0" w:lastRowFirstColumn="0" w:lastRowLastColumn="0"/>
          <w:ins w:id="2488"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32E1204F" w14:textId="77777777" w:rsidR="008C1426" w:rsidRPr="00F226F2" w:rsidRDefault="008C1426" w:rsidP="00B63CEC">
            <w:pPr>
              <w:rPr>
                <w:ins w:id="2489" w:author="Yves Houtevels" w:date="2024-07-03T11:19:00Z" w16du:dateUtc="2024-07-03T09:19:00Z"/>
              </w:rPr>
            </w:pPr>
            <w:ins w:id="2490" w:author="Yves Houtevels" w:date="2024-07-03T11:19:00Z" w16du:dateUtc="2024-07-03T09:19:00Z">
              <w:r w:rsidRPr="00F226F2">
                <w:t>License Models</w:t>
              </w:r>
            </w:ins>
          </w:p>
        </w:tc>
        <w:tc>
          <w:tcPr>
            <w:tcW w:w="1843" w:type="dxa"/>
          </w:tcPr>
          <w:p w14:paraId="01A135CB"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91" w:author="Yves Houtevels" w:date="2024-07-03T11:19:00Z" w16du:dateUtc="2024-07-03T09:19:00Z"/>
              </w:rPr>
            </w:pPr>
            <w:ins w:id="2492" w:author="Yves Houtevels" w:date="2024-07-03T11:19:00Z" w16du:dateUtc="2024-07-03T09:19:00Z">
              <w:r w:rsidRPr="00F226F2">
                <w:t>Reference List</w:t>
              </w:r>
            </w:ins>
          </w:p>
        </w:tc>
        <w:tc>
          <w:tcPr>
            <w:tcW w:w="5528" w:type="dxa"/>
          </w:tcPr>
          <w:p w14:paraId="20995DFA"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493" w:author="Yves Houtevels" w:date="2024-07-03T11:19:00Z" w16du:dateUtc="2024-07-03T09:19:00Z"/>
              </w:rPr>
            </w:pPr>
            <w:ins w:id="2494" w:author="Yves Houtevels" w:date="2024-07-03T11:19:00Z" w16du:dateUtc="2024-07-03T09:19:00Z">
              <w:r w:rsidRPr="00F226F2">
                <w:t>List of License Models that are available for this Product; these must all derive from the same License Technology</w:t>
              </w:r>
            </w:ins>
          </w:p>
        </w:tc>
      </w:tr>
    </w:tbl>
    <w:p w14:paraId="2591D169" w14:textId="77777777" w:rsidR="008C1426" w:rsidRPr="00F226F2" w:rsidRDefault="008C1426" w:rsidP="008C1426">
      <w:pPr>
        <w:rPr>
          <w:ins w:id="2495" w:author="Yves Houtevels" w:date="2024-07-03T11:19:00Z" w16du:dateUtc="2024-07-03T09:19:00Z"/>
          <w:lang w:eastAsia="ko-KR"/>
        </w:rPr>
      </w:pPr>
    </w:p>
    <w:p w14:paraId="661B7AD0" w14:textId="77777777" w:rsidR="008C1426" w:rsidRPr="00F226F2" w:rsidRDefault="008C1426">
      <w:pPr>
        <w:pStyle w:val="Heading5"/>
        <w:rPr>
          <w:ins w:id="2496" w:author="Yves Houtevels" w:date="2024-07-03T11:19:00Z" w16du:dateUtc="2024-07-03T09:19:00Z"/>
          <w:lang w:eastAsia="ko-KR"/>
        </w:rPr>
        <w:pPrChange w:id="2497" w:author="Yves Houtevels" w:date="2024-07-03T11:21:00Z" w16du:dateUtc="2024-07-03T09:21:00Z">
          <w:pPr>
            <w:pStyle w:val="Heading4"/>
          </w:pPr>
        </w:pPrChange>
      </w:pPr>
      <w:ins w:id="2498" w:author="Yves Houtevels" w:date="2024-07-03T11:19:00Z" w16du:dateUtc="2024-07-03T09:19:00Z">
        <w:r w:rsidRPr="00F226F2">
          <w:rPr>
            <w:lang w:eastAsia="ko-KR"/>
          </w:rPr>
          <w:t>Suite</w:t>
        </w:r>
      </w:ins>
    </w:p>
    <w:p w14:paraId="47437D51" w14:textId="77777777" w:rsidR="008C1426" w:rsidRPr="00F226F2" w:rsidRDefault="008C1426" w:rsidP="008C1426">
      <w:pPr>
        <w:rPr>
          <w:ins w:id="2499" w:author="Yves Houtevels" w:date="2024-07-03T11:19:00Z" w16du:dateUtc="2024-07-03T09:19:00Z"/>
        </w:rPr>
      </w:pPr>
      <w:ins w:id="2500" w:author="Yves Houtevels" w:date="2024-07-03T11:19:00Z" w16du:dateUtc="2024-07-03T09:19:00Z">
        <w:r w:rsidRPr="00F226F2">
          <w:t>Suites package collections of products into an orderable entity; they are identified uniquely by name and version. They share many of the same attributes as products, having a list of products with counts in place of features and feature bundles.</w:t>
        </w:r>
      </w:ins>
    </w:p>
    <w:tbl>
      <w:tblPr>
        <w:tblStyle w:val="GridTable4-Accent5"/>
        <w:tblW w:w="9067" w:type="dxa"/>
        <w:tblLook w:val="04A0" w:firstRow="1" w:lastRow="0" w:firstColumn="1" w:lastColumn="0" w:noHBand="0" w:noVBand="1"/>
      </w:tblPr>
      <w:tblGrid>
        <w:gridCol w:w="1696"/>
        <w:gridCol w:w="1843"/>
        <w:gridCol w:w="5528"/>
      </w:tblGrid>
      <w:tr w:rsidR="008C1426" w:rsidRPr="00F226F2" w14:paraId="48C2E281" w14:textId="77777777" w:rsidTr="00B63CEC">
        <w:trPr>
          <w:cnfStyle w:val="100000000000" w:firstRow="1" w:lastRow="0" w:firstColumn="0" w:lastColumn="0" w:oddVBand="0" w:evenVBand="0" w:oddHBand="0" w:evenHBand="0" w:firstRowFirstColumn="0" w:firstRowLastColumn="0" w:lastRowFirstColumn="0" w:lastRowLastColumn="0"/>
          <w:ins w:id="2501"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032B5AA8" w14:textId="77777777" w:rsidR="008C1426" w:rsidRPr="00F226F2" w:rsidRDefault="008C1426" w:rsidP="00B63CEC">
            <w:pPr>
              <w:rPr>
                <w:ins w:id="2502" w:author="Yves Houtevels" w:date="2024-07-03T11:19:00Z" w16du:dateUtc="2024-07-03T09:19:00Z"/>
              </w:rPr>
            </w:pPr>
            <w:ins w:id="2503" w:author="Yves Houtevels" w:date="2024-07-03T11:19:00Z" w16du:dateUtc="2024-07-03T09:19:00Z">
              <w:r w:rsidRPr="00F226F2">
                <w:t>Attribute</w:t>
              </w:r>
            </w:ins>
          </w:p>
        </w:tc>
        <w:tc>
          <w:tcPr>
            <w:tcW w:w="1843" w:type="dxa"/>
          </w:tcPr>
          <w:p w14:paraId="3141846C"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504" w:author="Yves Houtevels" w:date="2024-07-03T11:19:00Z" w16du:dateUtc="2024-07-03T09:19:00Z"/>
              </w:rPr>
            </w:pPr>
            <w:ins w:id="2505" w:author="Yves Houtevels" w:date="2024-07-03T11:19:00Z" w16du:dateUtc="2024-07-03T09:19:00Z">
              <w:r w:rsidRPr="00F226F2">
                <w:t>Type</w:t>
              </w:r>
            </w:ins>
          </w:p>
        </w:tc>
        <w:tc>
          <w:tcPr>
            <w:tcW w:w="5528" w:type="dxa"/>
          </w:tcPr>
          <w:p w14:paraId="3981EF37"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506" w:author="Yves Houtevels" w:date="2024-07-03T11:19:00Z" w16du:dateUtc="2024-07-03T09:19:00Z"/>
              </w:rPr>
            </w:pPr>
            <w:ins w:id="2507" w:author="Yves Houtevels" w:date="2024-07-03T11:19:00Z" w16du:dateUtc="2024-07-03T09:19:00Z">
              <w:r w:rsidRPr="00F226F2">
                <w:t>Description</w:t>
              </w:r>
            </w:ins>
          </w:p>
        </w:tc>
      </w:tr>
      <w:tr w:rsidR="008C1426" w:rsidRPr="00F226F2" w14:paraId="0778DFEE" w14:textId="77777777" w:rsidTr="00B63CEC">
        <w:trPr>
          <w:cnfStyle w:val="000000100000" w:firstRow="0" w:lastRow="0" w:firstColumn="0" w:lastColumn="0" w:oddVBand="0" w:evenVBand="0" w:oddHBand="1" w:evenHBand="0" w:firstRowFirstColumn="0" w:firstRowLastColumn="0" w:lastRowFirstColumn="0" w:lastRowLastColumn="0"/>
          <w:ins w:id="2508"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77783A50" w14:textId="77777777" w:rsidR="008C1426" w:rsidRPr="00F226F2" w:rsidRDefault="008C1426" w:rsidP="00B63CEC">
            <w:pPr>
              <w:rPr>
                <w:ins w:id="2509" w:author="Yves Houtevels" w:date="2024-07-03T11:19:00Z" w16du:dateUtc="2024-07-03T09:19:00Z"/>
              </w:rPr>
            </w:pPr>
            <w:ins w:id="2510" w:author="Yves Houtevels" w:date="2024-07-03T11:19:00Z" w16du:dateUtc="2024-07-03T09:19:00Z">
              <w:r w:rsidRPr="00F226F2">
                <w:t>Name</w:t>
              </w:r>
            </w:ins>
          </w:p>
        </w:tc>
        <w:tc>
          <w:tcPr>
            <w:tcW w:w="1843" w:type="dxa"/>
          </w:tcPr>
          <w:p w14:paraId="5A620BE4"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11" w:author="Yves Houtevels" w:date="2024-07-03T11:19:00Z" w16du:dateUtc="2024-07-03T09:19:00Z"/>
              </w:rPr>
            </w:pPr>
            <w:ins w:id="2512" w:author="Yves Houtevels" w:date="2024-07-03T11:19:00Z" w16du:dateUtc="2024-07-03T09:19:00Z">
              <w:r w:rsidRPr="00F226F2">
                <w:t>String</w:t>
              </w:r>
            </w:ins>
          </w:p>
        </w:tc>
        <w:tc>
          <w:tcPr>
            <w:tcW w:w="5528" w:type="dxa"/>
          </w:tcPr>
          <w:p w14:paraId="7E6F1B57"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13" w:author="Yves Houtevels" w:date="2024-07-03T11:19:00Z" w16du:dateUtc="2024-07-03T09:19:00Z"/>
              </w:rPr>
            </w:pPr>
            <w:ins w:id="2514" w:author="Yves Houtevels" w:date="2024-07-03T11:19:00Z" w16du:dateUtc="2024-07-03T09:19:00Z">
              <w:r w:rsidRPr="00F226F2">
                <w:t>Name of the suite</w:t>
              </w:r>
            </w:ins>
          </w:p>
        </w:tc>
      </w:tr>
      <w:tr w:rsidR="008C1426" w:rsidRPr="00F226F2" w14:paraId="3EE12528" w14:textId="77777777" w:rsidTr="00B63CEC">
        <w:trPr>
          <w:ins w:id="2515"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433362BC" w14:textId="77777777" w:rsidR="008C1426" w:rsidRPr="00F226F2" w:rsidRDefault="008C1426" w:rsidP="00B63CEC">
            <w:pPr>
              <w:rPr>
                <w:ins w:id="2516" w:author="Yves Houtevels" w:date="2024-07-03T11:19:00Z" w16du:dateUtc="2024-07-03T09:19:00Z"/>
              </w:rPr>
            </w:pPr>
            <w:ins w:id="2517" w:author="Yves Houtevels" w:date="2024-07-03T11:19:00Z" w16du:dateUtc="2024-07-03T09:19:00Z">
              <w:r w:rsidRPr="00F226F2">
                <w:t>Version</w:t>
              </w:r>
            </w:ins>
          </w:p>
        </w:tc>
        <w:tc>
          <w:tcPr>
            <w:tcW w:w="1843" w:type="dxa"/>
          </w:tcPr>
          <w:p w14:paraId="255FA5C2"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18" w:author="Yves Houtevels" w:date="2024-07-03T11:19:00Z" w16du:dateUtc="2024-07-03T09:19:00Z"/>
              </w:rPr>
            </w:pPr>
            <w:ins w:id="2519" w:author="Yves Houtevels" w:date="2024-07-03T11:19:00Z" w16du:dateUtc="2024-07-03T09:19:00Z">
              <w:r w:rsidRPr="00F226F2">
                <w:t>String</w:t>
              </w:r>
            </w:ins>
          </w:p>
        </w:tc>
        <w:tc>
          <w:tcPr>
            <w:tcW w:w="5528" w:type="dxa"/>
          </w:tcPr>
          <w:p w14:paraId="6166C6AF"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20" w:author="Yves Houtevels" w:date="2024-07-03T11:19:00Z" w16du:dateUtc="2024-07-03T09:19:00Z"/>
              </w:rPr>
            </w:pPr>
            <w:ins w:id="2521" w:author="Yves Houtevels" w:date="2024-07-03T11:19:00Z" w16du:dateUtc="2024-07-03T09:19:00Z">
              <w:r w:rsidRPr="00F226F2">
                <w:t>Version of the suite</w:t>
              </w:r>
            </w:ins>
          </w:p>
        </w:tc>
      </w:tr>
      <w:tr w:rsidR="008C1426" w:rsidRPr="00F226F2" w14:paraId="29896753" w14:textId="77777777" w:rsidTr="00B63CEC">
        <w:trPr>
          <w:cnfStyle w:val="000000100000" w:firstRow="0" w:lastRow="0" w:firstColumn="0" w:lastColumn="0" w:oddVBand="0" w:evenVBand="0" w:oddHBand="1" w:evenHBand="0" w:firstRowFirstColumn="0" w:firstRowLastColumn="0" w:lastRowFirstColumn="0" w:lastRowLastColumn="0"/>
          <w:ins w:id="2522"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5E5B337D" w14:textId="77777777" w:rsidR="008C1426" w:rsidRPr="00F226F2" w:rsidRDefault="008C1426" w:rsidP="00B63CEC">
            <w:pPr>
              <w:rPr>
                <w:ins w:id="2523" w:author="Yves Houtevels" w:date="2024-07-03T11:19:00Z" w16du:dateUtc="2024-07-03T09:19:00Z"/>
              </w:rPr>
            </w:pPr>
            <w:ins w:id="2524" w:author="Yves Houtevels" w:date="2024-07-03T11:19:00Z" w16du:dateUtc="2024-07-03T09:19:00Z">
              <w:r w:rsidRPr="00F226F2">
                <w:t>License Technology</w:t>
              </w:r>
            </w:ins>
          </w:p>
        </w:tc>
        <w:tc>
          <w:tcPr>
            <w:tcW w:w="1843" w:type="dxa"/>
          </w:tcPr>
          <w:p w14:paraId="6BD338F2"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25" w:author="Yves Houtevels" w:date="2024-07-03T11:19:00Z" w16du:dateUtc="2024-07-03T09:19:00Z"/>
              </w:rPr>
            </w:pPr>
            <w:ins w:id="2526" w:author="Yves Houtevels" w:date="2024-07-03T11:19:00Z" w16du:dateUtc="2024-07-03T09:19:00Z">
              <w:r w:rsidRPr="00F226F2">
                <w:t>Reference</w:t>
              </w:r>
            </w:ins>
          </w:p>
        </w:tc>
        <w:tc>
          <w:tcPr>
            <w:tcW w:w="5528" w:type="dxa"/>
          </w:tcPr>
          <w:p w14:paraId="213C8364"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27" w:author="Yves Houtevels" w:date="2024-07-03T11:19:00Z" w16du:dateUtc="2024-07-03T09:19:00Z"/>
              </w:rPr>
            </w:pPr>
            <w:ins w:id="2528" w:author="Yves Houtevels" w:date="2024-07-03T11:19:00Z" w16du:dateUtc="2024-07-03T09:19:00Z">
              <w:r w:rsidRPr="00F226F2">
                <w:t>The License Technology for this Suite</w:t>
              </w:r>
            </w:ins>
          </w:p>
        </w:tc>
      </w:tr>
      <w:tr w:rsidR="008C1426" w:rsidRPr="00F226F2" w14:paraId="12511D06" w14:textId="77777777" w:rsidTr="00B63CEC">
        <w:trPr>
          <w:ins w:id="2529"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174DA662" w14:textId="77777777" w:rsidR="008C1426" w:rsidRPr="00F226F2" w:rsidRDefault="008C1426" w:rsidP="00B63CEC">
            <w:pPr>
              <w:rPr>
                <w:ins w:id="2530" w:author="Yves Houtevels" w:date="2024-07-03T11:19:00Z" w16du:dateUtc="2024-07-03T09:19:00Z"/>
              </w:rPr>
            </w:pPr>
            <w:ins w:id="2531" w:author="Yves Houtevels" w:date="2024-07-03T11:19:00Z" w16du:dateUtc="2024-07-03T09:19:00Z">
              <w:r w:rsidRPr="00F226F2">
                <w:t>License Generator</w:t>
              </w:r>
            </w:ins>
          </w:p>
        </w:tc>
        <w:tc>
          <w:tcPr>
            <w:tcW w:w="1843" w:type="dxa"/>
          </w:tcPr>
          <w:p w14:paraId="18F4BF2B"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32" w:author="Yves Houtevels" w:date="2024-07-03T11:19:00Z" w16du:dateUtc="2024-07-03T09:19:00Z"/>
              </w:rPr>
            </w:pPr>
            <w:ins w:id="2533" w:author="Yves Houtevels" w:date="2024-07-03T11:19:00Z" w16du:dateUtc="2024-07-03T09:19:00Z">
              <w:r w:rsidRPr="00F226F2">
                <w:t>Reference</w:t>
              </w:r>
            </w:ins>
          </w:p>
        </w:tc>
        <w:tc>
          <w:tcPr>
            <w:tcW w:w="5528" w:type="dxa"/>
          </w:tcPr>
          <w:p w14:paraId="005685A1"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34" w:author="Yves Houtevels" w:date="2024-07-03T11:19:00Z" w16du:dateUtc="2024-07-03T09:19:00Z"/>
              </w:rPr>
            </w:pPr>
            <w:ins w:id="2535" w:author="Yves Houtevels" w:date="2024-07-03T11:19:00Z" w16du:dateUtc="2024-07-03T09:19:00Z">
              <w:r w:rsidRPr="00F226F2">
                <w:t>The License Generator which must derive from the same License Technology</w:t>
              </w:r>
            </w:ins>
          </w:p>
        </w:tc>
      </w:tr>
      <w:tr w:rsidR="008C1426" w:rsidRPr="00F226F2" w14:paraId="577838BD" w14:textId="77777777" w:rsidTr="00B63CEC">
        <w:trPr>
          <w:cnfStyle w:val="000000100000" w:firstRow="0" w:lastRow="0" w:firstColumn="0" w:lastColumn="0" w:oddVBand="0" w:evenVBand="0" w:oddHBand="1" w:evenHBand="0" w:firstRowFirstColumn="0" w:firstRowLastColumn="0" w:lastRowFirstColumn="0" w:lastRowLastColumn="0"/>
          <w:ins w:id="2536"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4CD3371D" w14:textId="77777777" w:rsidR="008C1426" w:rsidRPr="00F226F2" w:rsidRDefault="008C1426" w:rsidP="00B63CEC">
            <w:pPr>
              <w:rPr>
                <w:ins w:id="2537" w:author="Yves Houtevels" w:date="2024-07-03T11:19:00Z" w16du:dateUtc="2024-07-03T09:19:00Z"/>
              </w:rPr>
            </w:pPr>
            <w:ins w:id="2538" w:author="Yves Houtevels" w:date="2024-07-03T11:19:00Z" w16du:dateUtc="2024-07-03T09:19:00Z">
              <w:r w:rsidRPr="00F226F2">
                <w:t>Start Date</w:t>
              </w:r>
            </w:ins>
          </w:p>
        </w:tc>
        <w:tc>
          <w:tcPr>
            <w:tcW w:w="1843" w:type="dxa"/>
          </w:tcPr>
          <w:p w14:paraId="5DF623C3"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39" w:author="Yves Houtevels" w:date="2024-07-03T11:19:00Z" w16du:dateUtc="2024-07-03T09:19:00Z"/>
              </w:rPr>
            </w:pPr>
            <w:ins w:id="2540" w:author="Yves Houtevels" w:date="2024-07-03T11:19:00Z" w16du:dateUtc="2024-07-03T09:19:00Z">
              <w:r w:rsidRPr="00F226F2">
                <w:t>Date</w:t>
              </w:r>
            </w:ins>
          </w:p>
        </w:tc>
        <w:tc>
          <w:tcPr>
            <w:tcW w:w="5528" w:type="dxa"/>
          </w:tcPr>
          <w:p w14:paraId="46C6E627"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41" w:author="Yves Houtevels" w:date="2024-07-03T11:19:00Z" w16du:dateUtc="2024-07-03T09:19:00Z"/>
              </w:rPr>
            </w:pPr>
            <w:ins w:id="2542" w:author="Yves Houtevels" w:date="2024-07-03T11:19:00Z" w16du:dateUtc="2024-07-03T09:19:00Z">
              <w:r w:rsidRPr="00F226F2">
                <w:t>The date the suite is active from</w:t>
              </w:r>
            </w:ins>
          </w:p>
        </w:tc>
      </w:tr>
      <w:tr w:rsidR="008C1426" w:rsidRPr="00F226F2" w14:paraId="198FC38A" w14:textId="77777777" w:rsidTr="00B63CEC">
        <w:trPr>
          <w:ins w:id="2543"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3A258AF2" w14:textId="77777777" w:rsidR="008C1426" w:rsidRPr="00F226F2" w:rsidRDefault="008C1426" w:rsidP="00B63CEC">
            <w:pPr>
              <w:rPr>
                <w:ins w:id="2544" w:author="Yves Houtevels" w:date="2024-07-03T11:19:00Z" w16du:dateUtc="2024-07-03T09:19:00Z"/>
              </w:rPr>
            </w:pPr>
            <w:ins w:id="2545" w:author="Yves Houtevels" w:date="2024-07-03T11:19:00Z" w16du:dateUtc="2024-07-03T09:19:00Z">
              <w:r w:rsidRPr="00F226F2">
                <w:t>Products</w:t>
              </w:r>
            </w:ins>
          </w:p>
        </w:tc>
        <w:tc>
          <w:tcPr>
            <w:tcW w:w="1843" w:type="dxa"/>
          </w:tcPr>
          <w:p w14:paraId="4D50290D"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46" w:author="Yves Houtevels" w:date="2024-07-03T11:19:00Z" w16du:dateUtc="2024-07-03T09:19:00Z"/>
              </w:rPr>
            </w:pPr>
            <w:ins w:id="2547" w:author="Yves Houtevels" w:date="2024-07-03T11:19:00Z" w16du:dateUtc="2024-07-03T09:19:00Z">
              <w:r w:rsidRPr="00F226F2">
                <w:t>Reference List</w:t>
              </w:r>
            </w:ins>
          </w:p>
        </w:tc>
        <w:tc>
          <w:tcPr>
            <w:tcW w:w="5528" w:type="dxa"/>
          </w:tcPr>
          <w:p w14:paraId="1743A7F9"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48" w:author="Yves Houtevels" w:date="2024-07-03T11:19:00Z" w16du:dateUtc="2024-07-03T09:19:00Z"/>
              </w:rPr>
            </w:pPr>
            <w:ins w:id="2549" w:author="Yves Houtevels" w:date="2024-07-03T11:19:00Z" w16du:dateUtc="2024-07-03T09:19:00Z">
              <w:r w:rsidRPr="00F226F2">
                <w:t>List of products with counts contained in the Suite; Products must derive from the same License Technology and Product Line but not necessarily the same Licence Generator</w:t>
              </w:r>
            </w:ins>
          </w:p>
        </w:tc>
      </w:tr>
      <w:tr w:rsidR="008C1426" w:rsidRPr="00F226F2" w14:paraId="2A2BA34B" w14:textId="77777777" w:rsidTr="00B63CEC">
        <w:trPr>
          <w:cnfStyle w:val="000000100000" w:firstRow="0" w:lastRow="0" w:firstColumn="0" w:lastColumn="0" w:oddVBand="0" w:evenVBand="0" w:oddHBand="1" w:evenHBand="0" w:firstRowFirstColumn="0" w:firstRowLastColumn="0" w:lastRowFirstColumn="0" w:lastRowLastColumn="0"/>
          <w:ins w:id="2550"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3B4D54EF" w14:textId="77777777" w:rsidR="008C1426" w:rsidRPr="00F226F2" w:rsidRDefault="008C1426" w:rsidP="00B63CEC">
            <w:pPr>
              <w:rPr>
                <w:ins w:id="2551" w:author="Yves Houtevels" w:date="2024-07-03T11:19:00Z" w16du:dateUtc="2024-07-03T09:19:00Z"/>
              </w:rPr>
            </w:pPr>
            <w:ins w:id="2552" w:author="Yves Houtevels" w:date="2024-07-03T11:19:00Z" w16du:dateUtc="2024-07-03T09:19:00Z">
              <w:r w:rsidRPr="00F226F2">
                <w:t>Attributes</w:t>
              </w:r>
            </w:ins>
          </w:p>
        </w:tc>
        <w:tc>
          <w:tcPr>
            <w:tcW w:w="1843" w:type="dxa"/>
          </w:tcPr>
          <w:p w14:paraId="20C01976"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53" w:author="Yves Houtevels" w:date="2024-07-03T11:19:00Z" w16du:dateUtc="2024-07-03T09:19:00Z"/>
              </w:rPr>
            </w:pPr>
            <w:ins w:id="2554" w:author="Yves Houtevels" w:date="2024-07-03T11:19:00Z" w16du:dateUtc="2024-07-03T09:19:00Z">
              <w:r w:rsidRPr="00F226F2">
                <w:t>Reference List</w:t>
              </w:r>
            </w:ins>
          </w:p>
        </w:tc>
        <w:tc>
          <w:tcPr>
            <w:tcW w:w="5528" w:type="dxa"/>
          </w:tcPr>
          <w:p w14:paraId="049D8608"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55" w:author="Yves Houtevels" w:date="2024-07-03T11:19:00Z" w16du:dateUtc="2024-07-03T09:19:00Z"/>
              </w:rPr>
            </w:pPr>
            <w:ins w:id="2556" w:author="Yves Houtevels" w:date="2024-07-03T11:19:00Z" w16du:dateUtc="2024-07-03T09:19:00Z">
              <w:r w:rsidRPr="00F226F2">
                <w:t>List of custom attributes defined for this suite</w:t>
              </w:r>
            </w:ins>
          </w:p>
        </w:tc>
      </w:tr>
      <w:tr w:rsidR="008C1426" w:rsidRPr="00F226F2" w14:paraId="2AE34B36" w14:textId="77777777" w:rsidTr="00B63CEC">
        <w:trPr>
          <w:ins w:id="2557"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67244B89" w14:textId="77777777" w:rsidR="008C1426" w:rsidRPr="00F226F2" w:rsidRDefault="008C1426" w:rsidP="00B63CEC">
            <w:pPr>
              <w:rPr>
                <w:ins w:id="2558" w:author="Yves Houtevels" w:date="2024-07-03T11:19:00Z" w16du:dateUtc="2024-07-03T09:19:00Z"/>
              </w:rPr>
            </w:pPr>
            <w:ins w:id="2559" w:author="Yves Houtevels" w:date="2024-07-03T11:19:00Z" w16du:dateUtc="2024-07-03T09:19:00Z">
              <w:r w:rsidRPr="00F226F2">
                <w:t>License Models</w:t>
              </w:r>
            </w:ins>
          </w:p>
        </w:tc>
        <w:tc>
          <w:tcPr>
            <w:tcW w:w="1843" w:type="dxa"/>
          </w:tcPr>
          <w:p w14:paraId="7672B80F"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60" w:author="Yves Houtevels" w:date="2024-07-03T11:19:00Z" w16du:dateUtc="2024-07-03T09:19:00Z"/>
              </w:rPr>
            </w:pPr>
            <w:ins w:id="2561" w:author="Yves Houtevels" w:date="2024-07-03T11:19:00Z" w16du:dateUtc="2024-07-03T09:19:00Z">
              <w:r w:rsidRPr="00F226F2">
                <w:t>Reference List</w:t>
              </w:r>
            </w:ins>
          </w:p>
        </w:tc>
        <w:tc>
          <w:tcPr>
            <w:tcW w:w="5528" w:type="dxa"/>
          </w:tcPr>
          <w:p w14:paraId="2A0C09DE"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562" w:author="Yves Houtevels" w:date="2024-07-03T11:19:00Z" w16du:dateUtc="2024-07-03T09:19:00Z"/>
              </w:rPr>
            </w:pPr>
            <w:ins w:id="2563" w:author="Yves Houtevels" w:date="2024-07-03T11:19:00Z" w16du:dateUtc="2024-07-03T09:19:00Z">
              <w:r w:rsidRPr="00F226F2">
                <w:t>List of license models that are available for this product when creating an entitlement</w:t>
              </w:r>
            </w:ins>
          </w:p>
        </w:tc>
      </w:tr>
    </w:tbl>
    <w:p w14:paraId="6CC92DFB" w14:textId="77777777" w:rsidR="008C1426" w:rsidRPr="00F226F2" w:rsidRDefault="008C1426" w:rsidP="008C1426">
      <w:pPr>
        <w:rPr>
          <w:ins w:id="2564" w:author="Yves Houtevels" w:date="2024-07-03T11:19:00Z" w16du:dateUtc="2024-07-03T09:19:00Z"/>
          <w:lang w:eastAsia="ko-KR"/>
        </w:rPr>
      </w:pPr>
    </w:p>
    <w:p w14:paraId="7CF5EE71" w14:textId="77777777" w:rsidR="008C1426" w:rsidRPr="00F226F2" w:rsidRDefault="008C1426" w:rsidP="008C1426">
      <w:pPr>
        <w:spacing w:before="120"/>
        <w:rPr>
          <w:ins w:id="2565" w:author="Yves Houtevels" w:date="2024-07-03T11:19:00Z" w16du:dateUtc="2024-07-03T09:19:00Z"/>
        </w:rPr>
      </w:pPr>
      <w:ins w:id="2566" w:author="Yves Houtevels" w:date="2024-07-03T11:19:00Z" w16du:dateUtc="2024-07-03T09:19:00Z">
        <w:r w:rsidRPr="00F226F2">
          <w:t>Note that the license models are not inherited from the products defined in the suite; these are defined separately and do not have to agree with any license model defined for any of the packaged products. The product line is derived from the products; all product in the suite must share the same product line.</w:t>
        </w:r>
      </w:ins>
    </w:p>
    <w:p w14:paraId="01C9536D" w14:textId="77777777" w:rsidR="008C1426" w:rsidRPr="00F226F2" w:rsidRDefault="008C1426" w:rsidP="008C1426">
      <w:pPr>
        <w:rPr>
          <w:ins w:id="2567" w:author="Yves Houtevels" w:date="2024-07-03T11:19:00Z" w16du:dateUtc="2024-07-03T09:19:00Z"/>
        </w:rPr>
      </w:pPr>
      <w:ins w:id="2568" w:author="Yves Houtevels" w:date="2024-07-03T11:19:00Z" w16du:dateUtc="2024-07-03T09:19:00Z">
        <w:r w:rsidRPr="00F226F2">
          <w:t>A license generated from a suite will contain the sum of all features derived from all products including the counts defined.</w:t>
        </w:r>
      </w:ins>
    </w:p>
    <w:p w14:paraId="23921F24" w14:textId="77777777" w:rsidR="008C1426" w:rsidRPr="00F226F2" w:rsidRDefault="008C1426" w:rsidP="008C1426">
      <w:pPr>
        <w:rPr>
          <w:ins w:id="2569" w:author="Yves Houtevels" w:date="2024-07-03T11:19:00Z" w16du:dateUtc="2024-07-03T09:19:00Z"/>
          <w:lang w:eastAsia="ko-KR"/>
        </w:rPr>
      </w:pPr>
    </w:p>
    <w:p w14:paraId="37C177CE" w14:textId="77777777" w:rsidR="008C1426" w:rsidRPr="00F226F2" w:rsidRDefault="008C1426" w:rsidP="008C1426">
      <w:pPr>
        <w:rPr>
          <w:ins w:id="2570" w:author="Yves Houtevels" w:date="2024-07-03T11:19:00Z" w16du:dateUtc="2024-07-03T09:19:00Z"/>
          <w:lang w:eastAsia="ko-KR"/>
        </w:rPr>
      </w:pPr>
      <w:ins w:id="2571" w:author="Yves Houtevels" w:date="2024-07-03T11:19:00Z" w16du:dateUtc="2024-07-03T09:19:00Z">
        <w:r w:rsidRPr="00F226F2">
          <w:rPr>
            <w:lang w:eastAsia="ko-KR"/>
          </w:rPr>
          <w:t>Example:</w:t>
        </w:r>
      </w:ins>
    </w:p>
    <w:p w14:paraId="141DEE82" w14:textId="77777777" w:rsidR="008C1426" w:rsidRPr="00F226F2" w:rsidRDefault="008C1426" w:rsidP="008C1426">
      <w:pPr>
        <w:rPr>
          <w:ins w:id="2572" w:author="Yves Houtevels" w:date="2024-07-03T11:19:00Z" w16du:dateUtc="2024-07-03T09:19:00Z"/>
        </w:rPr>
      </w:pPr>
      <w:ins w:id="2573" w:author="Yves Houtevels" w:date="2024-07-03T11:19:00Z" w16du:dateUtc="2024-07-03T09:19:00Z">
        <w:r w:rsidRPr="00F226F2">
          <w:t>Consider the following Suite definition based on two Products and two Feature Bundles and nine Features:</w:t>
        </w:r>
      </w:ins>
    </w:p>
    <w:p w14:paraId="5B53AE71" w14:textId="77777777" w:rsidR="008C1426" w:rsidRPr="00F226F2" w:rsidRDefault="008C1426" w:rsidP="008C1426">
      <w:pPr>
        <w:rPr>
          <w:ins w:id="2574" w:author="Yves Houtevels" w:date="2024-07-03T11:19:00Z" w16du:dateUtc="2024-07-03T09:19:00Z"/>
          <w:lang w:eastAsia="ko-KR"/>
        </w:rPr>
      </w:pPr>
      <w:ins w:id="2575" w:author="Yves Houtevels" w:date="2024-07-03T11:19:00Z" w16du:dateUtc="2024-07-03T09:19:00Z">
        <w:r w:rsidRPr="00F226F2">
          <w:rPr>
            <w:noProof/>
          </w:rPr>
          <w:drawing>
            <wp:inline distT="0" distB="0" distL="0" distR="0" wp14:anchorId="2B7BB1D3" wp14:editId="4361BBD3">
              <wp:extent cx="5759450" cy="2413308"/>
              <wp:effectExtent l="0" t="0" r="0" b="6350"/>
              <wp:docPr id="31" name="Picture 31" descr="https://documents.lucid.app/documents/dfe9011e-c8e5-408d-a513-6a886ce6ae53/pages/0_0?a=1684&amp;x=26&amp;y=364&amp;w=1188&amp;h=498&amp;store=1&amp;accept=image%2F*&amp;auth=LCA%200cfaa25b5a19b16570cf23feab47dc8b33d1bf3c-ts%3D160994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759450" cy="2413308"/>
                      </a:xfrm>
                      <a:prstGeom prst="rect">
                        <a:avLst/>
                      </a:prstGeom>
                    </pic:spPr>
                  </pic:pic>
                </a:graphicData>
              </a:graphic>
            </wp:inline>
          </w:drawing>
        </w:r>
      </w:ins>
    </w:p>
    <w:p w14:paraId="34580E40" w14:textId="77777777" w:rsidR="008C1426" w:rsidRPr="00F226F2" w:rsidRDefault="008C1426" w:rsidP="008C1426">
      <w:pPr>
        <w:rPr>
          <w:ins w:id="2576" w:author="Yves Houtevels" w:date="2024-07-03T11:19:00Z" w16du:dateUtc="2024-07-03T09:19:00Z"/>
        </w:rPr>
      </w:pPr>
      <w:ins w:id="2577" w:author="Yves Houtevels" w:date="2024-07-03T11:19:00Z" w16du:dateUtc="2024-07-03T09:19:00Z">
        <w:r w:rsidRPr="00F226F2">
          <w:t xml:space="preserve">A license generated respectively for a single count of </w:t>
        </w:r>
        <w:r w:rsidRPr="00F226F2">
          <w:rPr>
            <w:rFonts w:ascii="Consolas" w:hAnsi="Consolas"/>
            <w:i/>
            <w:sz w:val="20"/>
            <w:szCs w:val="20"/>
          </w:rPr>
          <w:t>PRODUCT-ABC</w:t>
        </w:r>
        <w:r w:rsidRPr="00F226F2">
          <w:t xml:space="preserve">, </w:t>
        </w:r>
        <w:r w:rsidRPr="00F226F2">
          <w:rPr>
            <w:rFonts w:ascii="Consolas" w:hAnsi="Consolas"/>
            <w:i/>
            <w:sz w:val="20"/>
            <w:szCs w:val="20"/>
          </w:rPr>
          <w:t>PRODUCT-Z</w:t>
        </w:r>
        <w:r w:rsidRPr="00F226F2">
          <w:t xml:space="preserve"> and </w:t>
        </w:r>
        <w:proofErr w:type="gramStart"/>
        <w:r w:rsidRPr="00F226F2">
          <w:rPr>
            <w:rFonts w:ascii="Consolas" w:hAnsi="Consolas"/>
            <w:i/>
            <w:sz w:val="20"/>
            <w:szCs w:val="20"/>
          </w:rPr>
          <w:t>SUITE-X</w:t>
        </w:r>
        <w:proofErr w:type="gramEnd"/>
        <w:r w:rsidRPr="00F226F2">
          <w:t xml:space="preserve"> will be as follows:</w:t>
        </w:r>
      </w:ins>
    </w:p>
    <w:p w14:paraId="312787FD" w14:textId="77777777" w:rsidR="008C1426" w:rsidRPr="00F226F2" w:rsidRDefault="008C1426" w:rsidP="008C1426">
      <w:pPr>
        <w:rPr>
          <w:ins w:id="2578" w:author="Yves Houtevels" w:date="2024-07-03T11:19:00Z" w16du:dateUtc="2024-07-03T09:19:00Z"/>
          <w:lang w:eastAsia="ko-KR"/>
        </w:rPr>
      </w:pPr>
      <w:ins w:id="2579" w:author="Yves Houtevels" w:date="2024-07-03T11:19:00Z" w16du:dateUtc="2024-07-03T09:19:00Z">
        <w:r w:rsidRPr="00F226F2">
          <w:rPr>
            <w:noProof/>
          </w:rPr>
          <w:drawing>
            <wp:inline distT="0" distB="0" distL="0" distR="0" wp14:anchorId="176F7522" wp14:editId="29ED46E9">
              <wp:extent cx="5759450" cy="1844846"/>
              <wp:effectExtent l="0" t="0" r="0" b="3175"/>
              <wp:docPr id="5" name="Picture 5" descr="https://documents.lucid.app/documents/dfe9011e-c8e5-408d-a513-6a886ce6ae53/pages/0_0?a=10804&amp;x=184&amp;y=902&amp;w=1232&amp;h=395&amp;store=1&amp;accept=image%2F*&amp;auth=LCA%2018621eebb2a9a1caee31443dd101c2a3acbe2106-ts%3D161373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59450" cy="1844846"/>
                      </a:xfrm>
                      <a:prstGeom prst="rect">
                        <a:avLst/>
                      </a:prstGeom>
                    </pic:spPr>
                  </pic:pic>
                </a:graphicData>
              </a:graphic>
            </wp:inline>
          </w:drawing>
        </w:r>
      </w:ins>
    </w:p>
    <w:p w14:paraId="5498CD79" w14:textId="77777777" w:rsidR="008C1426" w:rsidRPr="00F226F2" w:rsidRDefault="008C1426" w:rsidP="008C1426">
      <w:pPr>
        <w:rPr>
          <w:ins w:id="2580" w:author="Yves Houtevels" w:date="2024-07-03T11:19:00Z" w16du:dateUtc="2024-07-03T09:19:00Z"/>
          <w:lang w:eastAsia="ko-KR"/>
        </w:rPr>
      </w:pPr>
    </w:p>
    <w:p w14:paraId="050F8FA0" w14:textId="77777777" w:rsidR="008C1426" w:rsidRPr="00F226F2" w:rsidRDefault="008C1426">
      <w:pPr>
        <w:pStyle w:val="Heading5"/>
        <w:rPr>
          <w:ins w:id="2581" w:author="Yves Houtevels" w:date="2024-07-03T11:19:00Z" w16du:dateUtc="2024-07-03T09:19:00Z"/>
        </w:rPr>
        <w:pPrChange w:id="2582" w:author="Yves Houtevels" w:date="2024-07-03T11:21:00Z" w16du:dateUtc="2024-07-03T09:21:00Z">
          <w:pPr>
            <w:pStyle w:val="Heading4"/>
          </w:pPr>
        </w:pPrChange>
      </w:pPr>
      <w:ins w:id="2583" w:author="Yves Houtevels" w:date="2024-07-03T11:19:00Z" w16du:dateUtc="2024-07-03T09:19:00Z">
        <w:r w:rsidRPr="00F226F2">
          <w:t>Maintenance Product</w:t>
        </w:r>
      </w:ins>
    </w:p>
    <w:p w14:paraId="4105997C" w14:textId="77777777" w:rsidR="008C1426" w:rsidRPr="00F226F2" w:rsidRDefault="008C1426" w:rsidP="008C1426">
      <w:pPr>
        <w:rPr>
          <w:ins w:id="2584" w:author="Yves Houtevels" w:date="2024-07-03T11:19:00Z" w16du:dateUtc="2024-07-03T09:19:00Z"/>
        </w:rPr>
      </w:pPr>
      <w:ins w:id="2585" w:author="Yves Houtevels" w:date="2024-07-03T11:19:00Z" w16du:dateUtc="2024-07-03T09:19:00Z">
        <w:r w:rsidRPr="00F226F2">
          <w:t xml:space="preserve">Maintenance products are orderable but do not have any features defined and are not considered when generating license for the FlexNet License Technology; for other License Technologies the license generators are at liberty to consider maintenance.  </w:t>
        </w:r>
      </w:ins>
    </w:p>
    <w:p w14:paraId="0EDDF1E8" w14:textId="77777777" w:rsidR="008C1426" w:rsidRPr="00F226F2" w:rsidRDefault="008C1426" w:rsidP="008C1426">
      <w:pPr>
        <w:rPr>
          <w:ins w:id="2586" w:author="Yves Houtevels" w:date="2024-07-03T11:19:00Z" w16du:dateUtc="2024-07-03T09:19:00Z"/>
        </w:rPr>
      </w:pPr>
      <w:ins w:id="2587" w:author="Yves Houtevels" w:date="2024-07-03T11:19:00Z" w16du:dateUtc="2024-07-03T09:19:00Z">
        <w:r w:rsidRPr="00F226F2">
          <w:t>The list of referenced products or suites defines which orderables the maintenance product can provide maintenance for.</w:t>
        </w:r>
      </w:ins>
    </w:p>
    <w:tbl>
      <w:tblPr>
        <w:tblStyle w:val="GridTable4-Accent5"/>
        <w:tblW w:w="9067" w:type="dxa"/>
        <w:tblLook w:val="04A0" w:firstRow="1" w:lastRow="0" w:firstColumn="1" w:lastColumn="0" w:noHBand="0" w:noVBand="1"/>
      </w:tblPr>
      <w:tblGrid>
        <w:gridCol w:w="1696"/>
        <w:gridCol w:w="1843"/>
        <w:gridCol w:w="5528"/>
      </w:tblGrid>
      <w:tr w:rsidR="008C1426" w:rsidRPr="00F226F2" w14:paraId="163EC756" w14:textId="77777777" w:rsidTr="00B63CEC">
        <w:trPr>
          <w:cnfStyle w:val="100000000000" w:firstRow="1" w:lastRow="0" w:firstColumn="0" w:lastColumn="0" w:oddVBand="0" w:evenVBand="0" w:oddHBand="0" w:evenHBand="0" w:firstRowFirstColumn="0" w:firstRowLastColumn="0" w:lastRowFirstColumn="0" w:lastRowLastColumn="0"/>
          <w:cantSplit/>
          <w:tblHeader/>
          <w:ins w:id="2588"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73960C2C" w14:textId="77777777" w:rsidR="008C1426" w:rsidRPr="00F226F2" w:rsidRDefault="008C1426" w:rsidP="00B63CEC">
            <w:pPr>
              <w:rPr>
                <w:ins w:id="2589" w:author="Yves Houtevels" w:date="2024-07-03T11:19:00Z" w16du:dateUtc="2024-07-03T09:19:00Z"/>
              </w:rPr>
            </w:pPr>
            <w:ins w:id="2590" w:author="Yves Houtevels" w:date="2024-07-03T11:19:00Z" w16du:dateUtc="2024-07-03T09:19:00Z">
              <w:r w:rsidRPr="00F226F2">
                <w:t>Attribute</w:t>
              </w:r>
            </w:ins>
          </w:p>
        </w:tc>
        <w:tc>
          <w:tcPr>
            <w:tcW w:w="1843" w:type="dxa"/>
          </w:tcPr>
          <w:p w14:paraId="5E5DEB58"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591" w:author="Yves Houtevels" w:date="2024-07-03T11:19:00Z" w16du:dateUtc="2024-07-03T09:19:00Z"/>
              </w:rPr>
            </w:pPr>
            <w:ins w:id="2592" w:author="Yves Houtevels" w:date="2024-07-03T11:19:00Z" w16du:dateUtc="2024-07-03T09:19:00Z">
              <w:r w:rsidRPr="00F226F2">
                <w:t>Type</w:t>
              </w:r>
            </w:ins>
          </w:p>
        </w:tc>
        <w:tc>
          <w:tcPr>
            <w:tcW w:w="5528" w:type="dxa"/>
          </w:tcPr>
          <w:p w14:paraId="541A7672"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593" w:author="Yves Houtevels" w:date="2024-07-03T11:19:00Z" w16du:dateUtc="2024-07-03T09:19:00Z"/>
              </w:rPr>
            </w:pPr>
            <w:ins w:id="2594" w:author="Yves Houtevels" w:date="2024-07-03T11:19:00Z" w16du:dateUtc="2024-07-03T09:19:00Z">
              <w:r w:rsidRPr="00F226F2">
                <w:t>Description</w:t>
              </w:r>
            </w:ins>
          </w:p>
        </w:tc>
      </w:tr>
      <w:tr w:rsidR="008C1426" w:rsidRPr="00F226F2" w14:paraId="632C9D1D" w14:textId="77777777" w:rsidTr="00B63CEC">
        <w:trPr>
          <w:cnfStyle w:val="000000100000" w:firstRow="0" w:lastRow="0" w:firstColumn="0" w:lastColumn="0" w:oddVBand="0" w:evenVBand="0" w:oddHBand="1" w:evenHBand="0" w:firstRowFirstColumn="0" w:firstRowLastColumn="0" w:lastRowFirstColumn="0" w:lastRowLastColumn="0"/>
          <w:ins w:id="2595"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0171F282" w14:textId="77777777" w:rsidR="008C1426" w:rsidRPr="00F226F2" w:rsidRDefault="008C1426" w:rsidP="00B63CEC">
            <w:pPr>
              <w:rPr>
                <w:ins w:id="2596" w:author="Yves Houtevels" w:date="2024-07-03T11:19:00Z" w16du:dateUtc="2024-07-03T09:19:00Z"/>
              </w:rPr>
            </w:pPr>
            <w:ins w:id="2597" w:author="Yves Houtevels" w:date="2024-07-03T11:19:00Z" w16du:dateUtc="2024-07-03T09:19:00Z">
              <w:r w:rsidRPr="00F226F2">
                <w:t>Name</w:t>
              </w:r>
            </w:ins>
          </w:p>
        </w:tc>
        <w:tc>
          <w:tcPr>
            <w:tcW w:w="1843" w:type="dxa"/>
          </w:tcPr>
          <w:p w14:paraId="0B71048D"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598" w:author="Yves Houtevels" w:date="2024-07-03T11:19:00Z" w16du:dateUtc="2024-07-03T09:19:00Z"/>
              </w:rPr>
            </w:pPr>
            <w:ins w:id="2599" w:author="Yves Houtevels" w:date="2024-07-03T11:19:00Z" w16du:dateUtc="2024-07-03T09:19:00Z">
              <w:r w:rsidRPr="00F226F2">
                <w:t>String</w:t>
              </w:r>
            </w:ins>
          </w:p>
        </w:tc>
        <w:tc>
          <w:tcPr>
            <w:tcW w:w="5528" w:type="dxa"/>
          </w:tcPr>
          <w:p w14:paraId="09C845DB"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600" w:author="Yves Houtevels" w:date="2024-07-03T11:19:00Z" w16du:dateUtc="2024-07-03T09:19:00Z"/>
              </w:rPr>
            </w:pPr>
            <w:ins w:id="2601" w:author="Yves Houtevels" w:date="2024-07-03T11:19:00Z" w16du:dateUtc="2024-07-03T09:19:00Z">
              <w:r w:rsidRPr="00F226F2">
                <w:t>Name of maintenance product</w:t>
              </w:r>
            </w:ins>
          </w:p>
        </w:tc>
      </w:tr>
      <w:tr w:rsidR="008C1426" w:rsidRPr="00F226F2" w14:paraId="4F3B206F" w14:textId="77777777" w:rsidTr="00B63CEC">
        <w:trPr>
          <w:ins w:id="2602"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41944CB8" w14:textId="77777777" w:rsidR="008C1426" w:rsidRPr="00F226F2" w:rsidRDefault="008C1426" w:rsidP="00B63CEC">
            <w:pPr>
              <w:rPr>
                <w:ins w:id="2603" w:author="Yves Houtevels" w:date="2024-07-03T11:19:00Z" w16du:dateUtc="2024-07-03T09:19:00Z"/>
              </w:rPr>
            </w:pPr>
            <w:ins w:id="2604" w:author="Yves Houtevels" w:date="2024-07-03T11:19:00Z" w16du:dateUtc="2024-07-03T09:19:00Z">
              <w:r w:rsidRPr="00F226F2">
                <w:t>Version</w:t>
              </w:r>
            </w:ins>
          </w:p>
        </w:tc>
        <w:tc>
          <w:tcPr>
            <w:tcW w:w="1843" w:type="dxa"/>
          </w:tcPr>
          <w:p w14:paraId="715015A5"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05" w:author="Yves Houtevels" w:date="2024-07-03T11:19:00Z" w16du:dateUtc="2024-07-03T09:19:00Z"/>
              </w:rPr>
            </w:pPr>
            <w:ins w:id="2606" w:author="Yves Houtevels" w:date="2024-07-03T11:19:00Z" w16du:dateUtc="2024-07-03T09:19:00Z">
              <w:r w:rsidRPr="00F226F2">
                <w:t>String</w:t>
              </w:r>
            </w:ins>
          </w:p>
        </w:tc>
        <w:tc>
          <w:tcPr>
            <w:tcW w:w="5528" w:type="dxa"/>
          </w:tcPr>
          <w:p w14:paraId="285B3CE0"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07" w:author="Yves Houtevels" w:date="2024-07-03T11:19:00Z" w16du:dateUtc="2024-07-03T09:19:00Z"/>
              </w:rPr>
            </w:pPr>
            <w:ins w:id="2608" w:author="Yves Houtevels" w:date="2024-07-03T11:19:00Z" w16du:dateUtc="2024-07-03T09:19:00Z">
              <w:r w:rsidRPr="00F226F2">
                <w:t>Product Version</w:t>
              </w:r>
            </w:ins>
          </w:p>
        </w:tc>
      </w:tr>
      <w:tr w:rsidR="008C1426" w:rsidRPr="00F226F2" w14:paraId="6E43C36C" w14:textId="77777777" w:rsidTr="00B63CEC">
        <w:trPr>
          <w:cnfStyle w:val="000000100000" w:firstRow="0" w:lastRow="0" w:firstColumn="0" w:lastColumn="0" w:oddVBand="0" w:evenVBand="0" w:oddHBand="1" w:evenHBand="0" w:firstRowFirstColumn="0" w:firstRowLastColumn="0" w:lastRowFirstColumn="0" w:lastRowLastColumn="0"/>
          <w:ins w:id="2609"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2A5831F8" w14:textId="77777777" w:rsidR="008C1426" w:rsidRPr="00F226F2" w:rsidRDefault="008C1426" w:rsidP="00B63CEC">
            <w:pPr>
              <w:rPr>
                <w:ins w:id="2610" w:author="Yves Houtevels" w:date="2024-07-03T11:19:00Z" w16du:dateUtc="2024-07-03T09:19:00Z"/>
              </w:rPr>
            </w:pPr>
            <w:ins w:id="2611" w:author="Yves Houtevels" w:date="2024-07-03T11:19:00Z" w16du:dateUtc="2024-07-03T09:19:00Z">
              <w:r w:rsidRPr="00F226F2">
                <w:t>Reference</w:t>
              </w:r>
            </w:ins>
          </w:p>
        </w:tc>
        <w:tc>
          <w:tcPr>
            <w:tcW w:w="1843" w:type="dxa"/>
          </w:tcPr>
          <w:p w14:paraId="1481C34C"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612" w:author="Yves Houtevels" w:date="2024-07-03T11:19:00Z" w16du:dateUtc="2024-07-03T09:19:00Z"/>
              </w:rPr>
            </w:pPr>
            <w:ins w:id="2613" w:author="Yves Houtevels" w:date="2024-07-03T11:19:00Z" w16du:dateUtc="2024-07-03T09:19:00Z">
              <w:r w:rsidRPr="00F226F2">
                <w:t>Reference List</w:t>
              </w:r>
            </w:ins>
          </w:p>
        </w:tc>
        <w:tc>
          <w:tcPr>
            <w:tcW w:w="5528" w:type="dxa"/>
          </w:tcPr>
          <w:p w14:paraId="512E0A08"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614" w:author="Yves Houtevels" w:date="2024-07-03T11:19:00Z" w16du:dateUtc="2024-07-03T09:19:00Z"/>
              </w:rPr>
            </w:pPr>
            <w:ins w:id="2615" w:author="Yves Houtevels" w:date="2024-07-03T11:19:00Z" w16du:dateUtc="2024-07-03T09:19:00Z">
              <w:r w:rsidRPr="00F226F2">
                <w:t>List of products (with versions) for which this maintenance product provides maintenance. Products can be for any License Technology</w:t>
              </w:r>
            </w:ins>
          </w:p>
        </w:tc>
      </w:tr>
      <w:tr w:rsidR="008C1426" w:rsidRPr="00F226F2" w14:paraId="0239D742" w14:textId="77777777" w:rsidTr="00B63CEC">
        <w:trPr>
          <w:ins w:id="2616"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38AD035E" w14:textId="77777777" w:rsidR="008C1426" w:rsidRPr="00F226F2" w:rsidRDefault="008C1426" w:rsidP="00B63CEC">
            <w:pPr>
              <w:rPr>
                <w:ins w:id="2617" w:author="Yves Houtevels" w:date="2024-07-03T11:19:00Z" w16du:dateUtc="2024-07-03T09:19:00Z"/>
              </w:rPr>
            </w:pPr>
            <w:ins w:id="2618" w:author="Yves Houtevels" w:date="2024-07-03T11:19:00Z" w16du:dateUtc="2024-07-03T09:19:00Z">
              <w:r w:rsidRPr="00F226F2">
                <w:t>Attributes</w:t>
              </w:r>
            </w:ins>
          </w:p>
        </w:tc>
        <w:tc>
          <w:tcPr>
            <w:tcW w:w="1843" w:type="dxa"/>
          </w:tcPr>
          <w:p w14:paraId="6066EDCF"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19" w:author="Yves Houtevels" w:date="2024-07-03T11:19:00Z" w16du:dateUtc="2024-07-03T09:19:00Z"/>
              </w:rPr>
            </w:pPr>
            <w:ins w:id="2620" w:author="Yves Houtevels" w:date="2024-07-03T11:19:00Z" w16du:dateUtc="2024-07-03T09:19:00Z">
              <w:r w:rsidRPr="00F226F2">
                <w:t>Reference List</w:t>
              </w:r>
            </w:ins>
          </w:p>
        </w:tc>
        <w:tc>
          <w:tcPr>
            <w:tcW w:w="5528" w:type="dxa"/>
          </w:tcPr>
          <w:p w14:paraId="67BE1509"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21" w:author="Yves Houtevels" w:date="2024-07-03T11:19:00Z" w16du:dateUtc="2024-07-03T09:19:00Z"/>
              </w:rPr>
            </w:pPr>
            <w:ins w:id="2622" w:author="Yves Houtevels" w:date="2024-07-03T11:19:00Z" w16du:dateUtc="2024-07-03T09:19:00Z">
              <w:r w:rsidRPr="00F226F2">
                <w:t>List of Custom Attributes defined for this product</w:t>
              </w:r>
            </w:ins>
          </w:p>
        </w:tc>
      </w:tr>
    </w:tbl>
    <w:p w14:paraId="0003C26B" w14:textId="77777777" w:rsidR="008C1426" w:rsidRPr="00F226F2" w:rsidRDefault="008C1426" w:rsidP="008C1426">
      <w:pPr>
        <w:rPr>
          <w:ins w:id="2623" w:author="Yves Houtevels" w:date="2024-07-03T11:19:00Z" w16du:dateUtc="2024-07-03T09:19:00Z"/>
        </w:rPr>
      </w:pPr>
    </w:p>
    <w:p w14:paraId="2B462245" w14:textId="77777777" w:rsidR="008C1426" w:rsidRPr="00F226F2" w:rsidRDefault="008C1426">
      <w:pPr>
        <w:pStyle w:val="Heading4"/>
        <w:rPr>
          <w:ins w:id="2624" w:author="Yves Houtevels" w:date="2024-07-03T11:19:00Z" w16du:dateUtc="2024-07-03T09:19:00Z"/>
        </w:rPr>
        <w:pPrChange w:id="2625" w:author="Yves Houtevels" w:date="2024-07-03T11:21:00Z" w16du:dateUtc="2024-07-03T09:21:00Z">
          <w:pPr>
            <w:pStyle w:val="Heading3"/>
          </w:pPr>
        </w:pPrChange>
      </w:pPr>
      <w:ins w:id="2626" w:author="Yves Houtevels" w:date="2024-07-03T11:19:00Z" w16du:dateUtc="2024-07-03T09:19:00Z">
        <w:r w:rsidRPr="00F226F2">
          <w:t>Part Number</w:t>
        </w:r>
      </w:ins>
    </w:p>
    <w:p w14:paraId="3C9D7FA9" w14:textId="77777777" w:rsidR="008C1426" w:rsidRPr="00F226F2" w:rsidRDefault="008C1426" w:rsidP="008C1426">
      <w:pPr>
        <w:keepNext/>
        <w:rPr>
          <w:ins w:id="2627" w:author="Yves Houtevels" w:date="2024-07-03T11:19:00Z" w16du:dateUtc="2024-07-03T09:19:00Z"/>
        </w:rPr>
      </w:pPr>
      <w:ins w:id="2628" w:author="Yves Houtevels" w:date="2024-07-03T11:19:00Z" w16du:dateUtc="2024-07-03T09:19:00Z">
        <w:r w:rsidRPr="00F226F2">
          <w:t>Part numbers tie together products or suites, the version, and the license model and provide a convenient way to define an Entitlement Line Item, since a single data item uniquely defines the three of the mandatory elements in a line item.</w:t>
        </w:r>
      </w:ins>
    </w:p>
    <w:p w14:paraId="01375435" w14:textId="77777777" w:rsidR="008C1426" w:rsidRPr="00F226F2" w:rsidRDefault="008C1426" w:rsidP="008C1426">
      <w:pPr>
        <w:rPr>
          <w:ins w:id="2629" w:author="Yves Houtevels" w:date="2024-07-03T11:19:00Z" w16du:dateUtc="2024-07-03T09:19:00Z"/>
          <w:lang w:eastAsia="ko-KR"/>
        </w:rPr>
      </w:pPr>
    </w:p>
    <w:p w14:paraId="42A6389D" w14:textId="77777777" w:rsidR="008C1426" w:rsidRPr="00F226F2" w:rsidRDefault="008C1426" w:rsidP="008C1426">
      <w:pPr>
        <w:rPr>
          <w:ins w:id="2630" w:author="Yves Houtevels" w:date="2024-07-03T11:19:00Z" w16du:dateUtc="2024-07-03T09:19:00Z"/>
          <w:lang w:eastAsia="ko-KR"/>
        </w:rPr>
      </w:pPr>
      <w:ins w:id="2631" w:author="Yves Houtevels" w:date="2024-07-03T11:19:00Z" w16du:dateUtc="2024-07-03T09:19:00Z">
        <w:r w:rsidRPr="00F226F2">
          <w:rPr>
            <w:noProof/>
          </w:rPr>
          <w:drawing>
            <wp:inline distT="0" distB="0" distL="0" distR="0" wp14:anchorId="0EC61CE8" wp14:editId="614FB5F6">
              <wp:extent cx="5759450" cy="2656977"/>
              <wp:effectExtent l="0" t="0" r="0" b="0"/>
              <wp:docPr id="45" name="Picture 45" descr="https://documents.lucid.app/documents/dfe9011e-c8e5-408d-a513-6a886ce6ae53/pages/0_0?a=5483&amp;x=214&amp;y=759&amp;w=1007&amp;h=464&amp;store=1&amp;accept=image%2F*&amp;auth=LCA%20f84b4cb6e5b99e7d2a279a8f2044dae6e56f8c14-ts%3D16106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759450" cy="2656977"/>
                      </a:xfrm>
                      <a:prstGeom prst="rect">
                        <a:avLst/>
                      </a:prstGeom>
                    </pic:spPr>
                  </pic:pic>
                </a:graphicData>
              </a:graphic>
            </wp:inline>
          </w:drawing>
        </w:r>
      </w:ins>
    </w:p>
    <w:p w14:paraId="7DD6C430" w14:textId="77777777" w:rsidR="008C1426" w:rsidRPr="00F226F2" w:rsidRDefault="008C1426" w:rsidP="008C1426">
      <w:pPr>
        <w:rPr>
          <w:ins w:id="2632" w:author="Yves Houtevels" w:date="2024-07-03T11:19:00Z" w16du:dateUtc="2024-07-03T09:19:00Z"/>
        </w:rPr>
      </w:pPr>
      <w:ins w:id="2633" w:author="Yves Houtevels" w:date="2024-07-03T11:19:00Z" w16du:dateUtc="2024-07-03T09:19:00Z">
        <w:r w:rsidRPr="00F226F2">
          <w:t>The part number values are mastered in SFO and must be configured in advance.</w:t>
        </w:r>
      </w:ins>
    </w:p>
    <w:tbl>
      <w:tblPr>
        <w:tblStyle w:val="GridTable4-Accent5"/>
        <w:tblW w:w="9067" w:type="dxa"/>
        <w:tblLook w:val="04A0" w:firstRow="1" w:lastRow="0" w:firstColumn="1" w:lastColumn="0" w:noHBand="0" w:noVBand="1"/>
      </w:tblPr>
      <w:tblGrid>
        <w:gridCol w:w="1696"/>
        <w:gridCol w:w="1843"/>
        <w:gridCol w:w="5528"/>
      </w:tblGrid>
      <w:tr w:rsidR="008C1426" w:rsidRPr="00F226F2" w14:paraId="0B0B2919" w14:textId="77777777" w:rsidTr="00B63CEC">
        <w:trPr>
          <w:cnfStyle w:val="100000000000" w:firstRow="1" w:lastRow="0" w:firstColumn="0" w:lastColumn="0" w:oddVBand="0" w:evenVBand="0" w:oddHBand="0" w:evenHBand="0" w:firstRowFirstColumn="0" w:firstRowLastColumn="0" w:lastRowFirstColumn="0" w:lastRowLastColumn="0"/>
          <w:ins w:id="2634"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333152FC" w14:textId="77777777" w:rsidR="008C1426" w:rsidRPr="00F226F2" w:rsidRDefault="008C1426" w:rsidP="00B63CEC">
            <w:pPr>
              <w:rPr>
                <w:ins w:id="2635" w:author="Yves Houtevels" w:date="2024-07-03T11:19:00Z" w16du:dateUtc="2024-07-03T09:19:00Z"/>
              </w:rPr>
            </w:pPr>
            <w:ins w:id="2636" w:author="Yves Houtevels" w:date="2024-07-03T11:19:00Z" w16du:dateUtc="2024-07-03T09:19:00Z">
              <w:r w:rsidRPr="00F226F2">
                <w:t>Attribute</w:t>
              </w:r>
            </w:ins>
          </w:p>
        </w:tc>
        <w:tc>
          <w:tcPr>
            <w:tcW w:w="1843" w:type="dxa"/>
          </w:tcPr>
          <w:p w14:paraId="0649569B"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637" w:author="Yves Houtevels" w:date="2024-07-03T11:19:00Z" w16du:dateUtc="2024-07-03T09:19:00Z"/>
              </w:rPr>
            </w:pPr>
            <w:ins w:id="2638" w:author="Yves Houtevels" w:date="2024-07-03T11:19:00Z" w16du:dateUtc="2024-07-03T09:19:00Z">
              <w:r w:rsidRPr="00F226F2">
                <w:t>Type</w:t>
              </w:r>
            </w:ins>
          </w:p>
        </w:tc>
        <w:tc>
          <w:tcPr>
            <w:tcW w:w="5528" w:type="dxa"/>
          </w:tcPr>
          <w:p w14:paraId="468C2F9B" w14:textId="77777777" w:rsidR="008C1426" w:rsidRPr="00F226F2" w:rsidRDefault="008C1426" w:rsidP="00B63CEC">
            <w:pPr>
              <w:cnfStyle w:val="100000000000" w:firstRow="1" w:lastRow="0" w:firstColumn="0" w:lastColumn="0" w:oddVBand="0" w:evenVBand="0" w:oddHBand="0" w:evenHBand="0" w:firstRowFirstColumn="0" w:firstRowLastColumn="0" w:lastRowFirstColumn="0" w:lastRowLastColumn="0"/>
              <w:rPr>
                <w:ins w:id="2639" w:author="Yves Houtevels" w:date="2024-07-03T11:19:00Z" w16du:dateUtc="2024-07-03T09:19:00Z"/>
              </w:rPr>
            </w:pPr>
            <w:ins w:id="2640" w:author="Yves Houtevels" w:date="2024-07-03T11:19:00Z" w16du:dateUtc="2024-07-03T09:19:00Z">
              <w:r w:rsidRPr="00F226F2">
                <w:t>Description</w:t>
              </w:r>
            </w:ins>
          </w:p>
        </w:tc>
      </w:tr>
      <w:tr w:rsidR="008C1426" w:rsidRPr="00F226F2" w14:paraId="55456E50" w14:textId="77777777" w:rsidTr="00B63CEC">
        <w:trPr>
          <w:cnfStyle w:val="000000100000" w:firstRow="0" w:lastRow="0" w:firstColumn="0" w:lastColumn="0" w:oddVBand="0" w:evenVBand="0" w:oddHBand="1" w:evenHBand="0" w:firstRowFirstColumn="0" w:firstRowLastColumn="0" w:lastRowFirstColumn="0" w:lastRowLastColumn="0"/>
          <w:ins w:id="2641"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46346B1D" w14:textId="77777777" w:rsidR="008C1426" w:rsidRPr="00F226F2" w:rsidRDefault="008C1426" w:rsidP="00B63CEC">
            <w:pPr>
              <w:rPr>
                <w:ins w:id="2642" w:author="Yves Houtevels" w:date="2024-07-03T11:19:00Z" w16du:dateUtc="2024-07-03T09:19:00Z"/>
              </w:rPr>
            </w:pPr>
            <w:ins w:id="2643" w:author="Yves Houtevels" w:date="2024-07-03T11:19:00Z" w16du:dateUtc="2024-07-03T09:19:00Z">
              <w:r w:rsidRPr="00F226F2">
                <w:t>Part Number</w:t>
              </w:r>
            </w:ins>
          </w:p>
        </w:tc>
        <w:tc>
          <w:tcPr>
            <w:tcW w:w="1843" w:type="dxa"/>
          </w:tcPr>
          <w:p w14:paraId="63FE18DD"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644" w:author="Yves Houtevels" w:date="2024-07-03T11:19:00Z" w16du:dateUtc="2024-07-03T09:19:00Z"/>
              </w:rPr>
            </w:pPr>
            <w:ins w:id="2645" w:author="Yves Houtevels" w:date="2024-07-03T11:19:00Z" w16du:dateUtc="2024-07-03T09:19:00Z">
              <w:r w:rsidRPr="00F226F2">
                <w:t>String</w:t>
              </w:r>
            </w:ins>
          </w:p>
        </w:tc>
        <w:tc>
          <w:tcPr>
            <w:tcW w:w="5528" w:type="dxa"/>
          </w:tcPr>
          <w:p w14:paraId="260CD49E"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646" w:author="Yves Houtevels" w:date="2024-07-03T11:19:00Z" w16du:dateUtc="2024-07-03T09:19:00Z"/>
              </w:rPr>
            </w:pPr>
            <w:ins w:id="2647" w:author="Yves Houtevels" w:date="2024-07-03T11:19:00Z" w16du:dateUtc="2024-07-03T09:19:00Z">
              <w:r w:rsidRPr="00F226F2">
                <w:t>SKU – id taken from SFO Product</w:t>
              </w:r>
            </w:ins>
          </w:p>
        </w:tc>
      </w:tr>
      <w:tr w:rsidR="008C1426" w:rsidRPr="00F226F2" w14:paraId="78BBCA37" w14:textId="77777777" w:rsidTr="00B63CEC">
        <w:trPr>
          <w:ins w:id="2648"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63A5E6C0" w14:textId="77777777" w:rsidR="008C1426" w:rsidRPr="00F226F2" w:rsidRDefault="008C1426" w:rsidP="00B63CEC">
            <w:pPr>
              <w:rPr>
                <w:ins w:id="2649" w:author="Yves Houtevels" w:date="2024-07-03T11:19:00Z" w16du:dateUtc="2024-07-03T09:19:00Z"/>
              </w:rPr>
            </w:pPr>
            <w:ins w:id="2650" w:author="Yves Houtevels" w:date="2024-07-03T11:19:00Z" w16du:dateUtc="2024-07-03T09:19:00Z">
              <w:r w:rsidRPr="00F226F2">
                <w:t>Product</w:t>
              </w:r>
            </w:ins>
          </w:p>
        </w:tc>
        <w:tc>
          <w:tcPr>
            <w:tcW w:w="1843" w:type="dxa"/>
          </w:tcPr>
          <w:p w14:paraId="6E923EF8"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51" w:author="Yves Houtevels" w:date="2024-07-03T11:19:00Z" w16du:dateUtc="2024-07-03T09:19:00Z"/>
              </w:rPr>
            </w:pPr>
            <w:ins w:id="2652" w:author="Yves Houtevels" w:date="2024-07-03T11:19:00Z" w16du:dateUtc="2024-07-03T09:19:00Z">
              <w:r w:rsidRPr="00F226F2">
                <w:t>Reference</w:t>
              </w:r>
            </w:ins>
          </w:p>
        </w:tc>
        <w:tc>
          <w:tcPr>
            <w:tcW w:w="5528" w:type="dxa"/>
          </w:tcPr>
          <w:p w14:paraId="7B86AD85"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53" w:author="Yves Houtevels" w:date="2024-07-03T11:19:00Z" w16du:dateUtc="2024-07-03T09:19:00Z"/>
              </w:rPr>
            </w:pPr>
            <w:ins w:id="2654" w:author="Yves Houtevels" w:date="2024-07-03T11:19:00Z" w16du:dateUtc="2024-07-03T09:19:00Z">
              <w:r w:rsidRPr="00F226F2">
                <w:t>Name of product or suite</w:t>
              </w:r>
            </w:ins>
          </w:p>
        </w:tc>
      </w:tr>
      <w:tr w:rsidR="008C1426" w:rsidRPr="00F226F2" w14:paraId="4A39B8A8" w14:textId="77777777" w:rsidTr="00B63CEC">
        <w:trPr>
          <w:cnfStyle w:val="000000100000" w:firstRow="0" w:lastRow="0" w:firstColumn="0" w:lastColumn="0" w:oddVBand="0" w:evenVBand="0" w:oddHBand="1" w:evenHBand="0" w:firstRowFirstColumn="0" w:firstRowLastColumn="0" w:lastRowFirstColumn="0" w:lastRowLastColumn="0"/>
          <w:ins w:id="2655"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57498668" w14:textId="77777777" w:rsidR="008C1426" w:rsidRPr="00F226F2" w:rsidRDefault="008C1426" w:rsidP="00B63CEC">
            <w:pPr>
              <w:rPr>
                <w:ins w:id="2656" w:author="Yves Houtevels" w:date="2024-07-03T11:19:00Z" w16du:dateUtc="2024-07-03T09:19:00Z"/>
              </w:rPr>
            </w:pPr>
            <w:ins w:id="2657" w:author="Yves Houtevels" w:date="2024-07-03T11:19:00Z" w16du:dateUtc="2024-07-03T09:19:00Z">
              <w:r w:rsidRPr="00F226F2">
                <w:t>Version</w:t>
              </w:r>
            </w:ins>
          </w:p>
        </w:tc>
        <w:tc>
          <w:tcPr>
            <w:tcW w:w="1843" w:type="dxa"/>
          </w:tcPr>
          <w:p w14:paraId="3AB6294F"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658" w:author="Yves Houtevels" w:date="2024-07-03T11:19:00Z" w16du:dateUtc="2024-07-03T09:19:00Z"/>
              </w:rPr>
            </w:pPr>
            <w:ins w:id="2659" w:author="Yves Houtevels" w:date="2024-07-03T11:19:00Z" w16du:dateUtc="2024-07-03T09:19:00Z">
              <w:r w:rsidRPr="00F226F2">
                <w:t>String</w:t>
              </w:r>
            </w:ins>
          </w:p>
        </w:tc>
        <w:tc>
          <w:tcPr>
            <w:tcW w:w="5528" w:type="dxa"/>
          </w:tcPr>
          <w:p w14:paraId="795B9A41" w14:textId="77777777" w:rsidR="008C1426" w:rsidRPr="00F226F2" w:rsidRDefault="008C1426" w:rsidP="00B63CEC">
            <w:pPr>
              <w:cnfStyle w:val="000000100000" w:firstRow="0" w:lastRow="0" w:firstColumn="0" w:lastColumn="0" w:oddVBand="0" w:evenVBand="0" w:oddHBand="1" w:evenHBand="0" w:firstRowFirstColumn="0" w:firstRowLastColumn="0" w:lastRowFirstColumn="0" w:lastRowLastColumn="0"/>
              <w:rPr>
                <w:ins w:id="2660" w:author="Yves Houtevels" w:date="2024-07-03T11:19:00Z" w16du:dateUtc="2024-07-03T09:19:00Z"/>
              </w:rPr>
            </w:pPr>
            <w:ins w:id="2661" w:author="Yves Houtevels" w:date="2024-07-03T11:19:00Z" w16du:dateUtc="2024-07-03T09:19:00Z">
              <w:r w:rsidRPr="00F226F2">
                <w:t>Version of product or suite</w:t>
              </w:r>
            </w:ins>
          </w:p>
        </w:tc>
      </w:tr>
      <w:tr w:rsidR="008C1426" w:rsidRPr="00F226F2" w14:paraId="7B398511" w14:textId="77777777" w:rsidTr="00B63CEC">
        <w:trPr>
          <w:ins w:id="2662" w:author="Yves Houtevels" w:date="2024-07-03T11:19:00Z"/>
        </w:trPr>
        <w:tc>
          <w:tcPr>
            <w:cnfStyle w:val="001000000000" w:firstRow="0" w:lastRow="0" w:firstColumn="1" w:lastColumn="0" w:oddVBand="0" w:evenVBand="0" w:oddHBand="0" w:evenHBand="0" w:firstRowFirstColumn="0" w:firstRowLastColumn="0" w:lastRowFirstColumn="0" w:lastRowLastColumn="0"/>
            <w:tcW w:w="1696" w:type="dxa"/>
          </w:tcPr>
          <w:p w14:paraId="236DE76A" w14:textId="77777777" w:rsidR="008C1426" w:rsidRPr="00F226F2" w:rsidRDefault="008C1426" w:rsidP="00B63CEC">
            <w:pPr>
              <w:rPr>
                <w:ins w:id="2663" w:author="Yves Houtevels" w:date="2024-07-03T11:19:00Z" w16du:dateUtc="2024-07-03T09:19:00Z"/>
              </w:rPr>
            </w:pPr>
            <w:ins w:id="2664" w:author="Yves Houtevels" w:date="2024-07-03T11:19:00Z" w16du:dateUtc="2024-07-03T09:19:00Z">
              <w:r w:rsidRPr="00F226F2">
                <w:t>Model</w:t>
              </w:r>
            </w:ins>
          </w:p>
        </w:tc>
        <w:tc>
          <w:tcPr>
            <w:tcW w:w="1843" w:type="dxa"/>
          </w:tcPr>
          <w:p w14:paraId="4A5393F1"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65" w:author="Yves Houtevels" w:date="2024-07-03T11:19:00Z" w16du:dateUtc="2024-07-03T09:19:00Z"/>
              </w:rPr>
            </w:pPr>
            <w:ins w:id="2666" w:author="Yves Houtevels" w:date="2024-07-03T11:19:00Z" w16du:dateUtc="2024-07-03T09:19:00Z">
              <w:r w:rsidRPr="00F226F2">
                <w:t>Reference</w:t>
              </w:r>
            </w:ins>
          </w:p>
        </w:tc>
        <w:tc>
          <w:tcPr>
            <w:tcW w:w="5528" w:type="dxa"/>
          </w:tcPr>
          <w:p w14:paraId="035F5481" w14:textId="77777777" w:rsidR="008C1426" w:rsidRPr="00F226F2" w:rsidRDefault="008C1426" w:rsidP="00B63CEC">
            <w:pPr>
              <w:cnfStyle w:val="000000000000" w:firstRow="0" w:lastRow="0" w:firstColumn="0" w:lastColumn="0" w:oddVBand="0" w:evenVBand="0" w:oddHBand="0" w:evenHBand="0" w:firstRowFirstColumn="0" w:firstRowLastColumn="0" w:lastRowFirstColumn="0" w:lastRowLastColumn="0"/>
              <w:rPr>
                <w:ins w:id="2667" w:author="Yves Houtevels" w:date="2024-07-03T11:19:00Z" w16du:dateUtc="2024-07-03T09:19:00Z"/>
              </w:rPr>
            </w:pPr>
            <w:ins w:id="2668" w:author="Yves Houtevels" w:date="2024-07-03T11:19:00Z" w16du:dateUtc="2024-07-03T09:19:00Z">
              <w:r w:rsidRPr="00F226F2">
                <w:t>License Model</w:t>
              </w:r>
            </w:ins>
          </w:p>
        </w:tc>
      </w:tr>
    </w:tbl>
    <w:p w14:paraId="68B2E3D2" w14:textId="77777777" w:rsidR="008C1426" w:rsidRPr="00F226F2" w:rsidRDefault="008C1426" w:rsidP="008C1426">
      <w:pPr>
        <w:rPr>
          <w:ins w:id="2669" w:author="Yves Houtevels" w:date="2024-07-03T11:19:00Z" w16du:dateUtc="2024-07-03T09:19:00Z"/>
          <w:lang w:eastAsia="ko-KR"/>
        </w:rPr>
      </w:pPr>
    </w:p>
    <w:p w14:paraId="2AFBD85E" w14:textId="24CE658A" w:rsidR="008C1426" w:rsidRPr="00F226F2" w:rsidRDefault="00DD3666" w:rsidP="00DD3666">
      <w:pPr>
        <w:pStyle w:val="Heading3"/>
        <w:rPr>
          <w:ins w:id="2670" w:author="Yves Houtevels" w:date="2024-07-03T11:22:00Z" w16du:dateUtc="2024-07-03T09:22:00Z"/>
        </w:rPr>
      </w:pPr>
      <w:ins w:id="2671" w:author="Yves Houtevels" w:date="2024-07-03T11:22:00Z" w16du:dateUtc="2024-07-03T09:22:00Z">
        <w:r w:rsidRPr="00F226F2">
          <w:t>Account Management</w:t>
        </w:r>
      </w:ins>
    </w:p>
    <w:p w14:paraId="530ABBBD" w14:textId="77777777" w:rsidR="00DD3666" w:rsidRPr="00F226F2" w:rsidRDefault="00DD3666" w:rsidP="00DD3666">
      <w:pPr>
        <w:rPr>
          <w:ins w:id="2672" w:author="Yves Houtevels" w:date="2024-07-03T11:51:00Z" w16du:dateUtc="2024-07-03T09:51:00Z"/>
          <w:lang w:eastAsia="ko-KR"/>
        </w:rPr>
      </w:pPr>
    </w:p>
    <w:p w14:paraId="301CFF63" w14:textId="77777777" w:rsidR="00EB027C" w:rsidRPr="00F226F2" w:rsidRDefault="00EB027C">
      <w:pPr>
        <w:pStyle w:val="Heading4"/>
        <w:rPr>
          <w:ins w:id="2673" w:author="Yves Houtevels" w:date="2024-07-03T11:51:00Z" w16du:dateUtc="2024-07-03T09:51:00Z"/>
        </w:rPr>
        <w:pPrChange w:id="2674" w:author="Yves Houtevels" w:date="2024-07-03T11:51:00Z" w16du:dateUtc="2024-07-03T09:51:00Z">
          <w:pPr>
            <w:pStyle w:val="Heading3"/>
          </w:pPr>
        </w:pPrChange>
      </w:pPr>
      <w:ins w:id="2675" w:author="Yves Houtevels" w:date="2024-07-03T11:51:00Z" w16du:dateUtc="2024-07-03T09:51:00Z">
        <w:r w:rsidRPr="00F226F2">
          <w:t>Account</w:t>
        </w:r>
      </w:ins>
    </w:p>
    <w:p w14:paraId="637E36DB" w14:textId="77777777" w:rsidR="00EB027C" w:rsidRPr="00F226F2" w:rsidRDefault="00EB027C" w:rsidP="00EB027C">
      <w:pPr>
        <w:rPr>
          <w:ins w:id="2676" w:author="Yves Houtevels" w:date="2024-07-03T11:51:00Z" w16du:dateUtc="2024-07-03T09:51:00Z"/>
        </w:rPr>
      </w:pPr>
      <w:ins w:id="2677" w:author="Yves Houtevels" w:date="2024-07-03T11:51:00Z" w16du:dateUtc="2024-07-03T09:51:00Z">
        <w:r w:rsidRPr="00F226F2">
          <w:t>In the FNO model there are three types of Account:</w:t>
        </w:r>
      </w:ins>
    </w:p>
    <w:p w14:paraId="7C0B4ABE" w14:textId="77777777" w:rsidR="00EB027C" w:rsidRPr="00F226F2" w:rsidRDefault="00EB027C" w:rsidP="00EB027C">
      <w:pPr>
        <w:pStyle w:val="ListParagraph"/>
        <w:numPr>
          <w:ilvl w:val="0"/>
          <w:numId w:val="67"/>
        </w:numPr>
        <w:spacing w:line="259" w:lineRule="auto"/>
        <w:textAlignment w:val="auto"/>
        <w:rPr>
          <w:ins w:id="2678" w:author="Yves Houtevels" w:date="2024-07-03T11:51:00Z" w16du:dateUtc="2024-07-03T09:51:00Z"/>
        </w:rPr>
      </w:pPr>
      <w:ins w:id="2679" w:author="Yves Houtevels" w:date="2024-07-03T11:51:00Z" w16du:dateUtc="2024-07-03T09:51:00Z">
        <w:r w:rsidRPr="00F226F2">
          <w:t>Producer</w:t>
        </w:r>
      </w:ins>
    </w:p>
    <w:p w14:paraId="583F5D66" w14:textId="77777777" w:rsidR="00EB027C" w:rsidRPr="00F226F2" w:rsidRDefault="00EB027C" w:rsidP="00EB027C">
      <w:pPr>
        <w:pStyle w:val="ListParagraph"/>
        <w:numPr>
          <w:ilvl w:val="0"/>
          <w:numId w:val="67"/>
        </w:numPr>
        <w:spacing w:line="259" w:lineRule="auto"/>
        <w:textAlignment w:val="auto"/>
        <w:rPr>
          <w:ins w:id="2680" w:author="Yves Houtevels" w:date="2024-07-03T11:51:00Z" w16du:dateUtc="2024-07-03T09:51:00Z"/>
        </w:rPr>
      </w:pPr>
      <w:ins w:id="2681" w:author="Yves Houtevels" w:date="2024-07-03T11:51:00Z" w16du:dateUtc="2024-07-03T09:51:00Z">
        <w:r w:rsidRPr="00F226F2">
          <w:t>Customer</w:t>
        </w:r>
      </w:ins>
    </w:p>
    <w:p w14:paraId="11EEEDFF" w14:textId="77777777" w:rsidR="00EB027C" w:rsidRPr="00F226F2" w:rsidRDefault="00EB027C" w:rsidP="00EB027C">
      <w:pPr>
        <w:pStyle w:val="ListParagraph"/>
        <w:numPr>
          <w:ilvl w:val="0"/>
          <w:numId w:val="67"/>
        </w:numPr>
        <w:spacing w:line="259" w:lineRule="auto"/>
        <w:textAlignment w:val="auto"/>
        <w:rPr>
          <w:ins w:id="2682" w:author="Yves Houtevels" w:date="2024-07-03T11:51:00Z" w16du:dateUtc="2024-07-03T09:51:00Z"/>
        </w:rPr>
      </w:pPr>
      <w:ins w:id="2683" w:author="Yves Houtevels" w:date="2024-07-03T11:51:00Z" w16du:dateUtc="2024-07-03T09:51:00Z">
        <w:r w:rsidRPr="00F226F2">
          <w:t>Partner</w:t>
        </w:r>
      </w:ins>
    </w:p>
    <w:p w14:paraId="162CFE3F" w14:textId="77777777" w:rsidR="00EB027C" w:rsidRPr="00F226F2" w:rsidRDefault="00EB027C" w:rsidP="00EB027C">
      <w:pPr>
        <w:rPr>
          <w:ins w:id="2684" w:author="Yves Houtevels" w:date="2024-07-03T11:51:00Z" w16du:dateUtc="2024-07-03T09:51:00Z"/>
        </w:rPr>
      </w:pPr>
      <w:ins w:id="2685" w:author="Yves Houtevels" w:date="2024-07-03T11:51:00Z" w16du:dateUtc="2024-07-03T09:51:00Z">
        <w:r w:rsidRPr="00F226F2">
          <w:t>There is a single Producer Account (Materialise) the Users of which have access to the FNO Producer Portal; Customer Accounts, Customer Accounts own Entitlements and has Users who may have access to the FNO Customer Portal. By default, there is a single predefined producer organization (Materialise) the users for which will have access to the FNO Administrative Portal. For customer and partner accounts users would have access to the FNO Customer Portal.</w:t>
        </w:r>
      </w:ins>
    </w:p>
    <w:p w14:paraId="5722699D" w14:textId="77777777" w:rsidR="00EB027C" w:rsidRPr="00F226F2" w:rsidRDefault="00EB027C" w:rsidP="00EB027C">
      <w:pPr>
        <w:rPr>
          <w:ins w:id="2686" w:author="Yves Houtevels" w:date="2024-07-03T11:51:00Z" w16du:dateUtc="2024-07-03T09:51:00Z"/>
        </w:rPr>
      </w:pPr>
      <w:ins w:id="2687" w:author="Yves Houtevels" w:date="2024-07-03T11:51:00Z" w16du:dateUtc="2024-07-03T09:51:00Z">
        <w:r w:rsidRPr="00F226F2">
          <w:t>An account is identified uniquely by its ID and Name; these will be taken from SFO.</w:t>
        </w:r>
      </w:ins>
    </w:p>
    <w:tbl>
      <w:tblPr>
        <w:tblStyle w:val="GridTable4-Accent5"/>
        <w:tblW w:w="9067" w:type="dxa"/>
        <w:tblLook w:val="04A0" w:firstRow="1" w:lastRow="0" w:firstColumn="1" w:lastColumn="0" w:noHBand="0" w:noVBand="1"/>
      </w:tblPr>
      <w:tblGrid>
        <w:gridCol w:w="1696"/>
        <w:gridCol w:w="1843"/>
        <w:gridCol w:w="5528"/>
      </w:tblGrid>
      <w:tr w:rsidR="00EB027C" w:rsidRPr="00F226F2" w14:paraId="0C1025F0" w14:textId="77777777" w:rsidTr="00B63CEC">
        <w:trPr>
          <w:cnfStyle w:val="100000000000" w:firstRow="1" w:lastRow="0" w:firstColumn="0" w:lastColumn="0" w:oddVBand="0" w:evenVBand="0" w:oddHBand="0" w:evenHBand="0" w:firstRowFirstColumn="0" w:firstRowLastColumn="0" w:lastRowFirstColumn="0" w:lastRowLastColumn="0"/>
          <w:tblHeader/>
          <w:ins w:id="2688"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5E3A84C0" w14:textId="77777777" w:rsidR="00EB027C" w:rsidRPr="00F226F2" w:rsidRDefault="00EB027C" w:rsidP="00B63CEC">
            <w:pPr>
              <w:rPr>
                <w:ins w:id="2689" w:author="Yves Houtevels" w:date="2024-07-03T11:51:00Z" w16du:dateUtc="2024-07-03T09:51:00Z"/>
              </w:rPr>
            </w:pPr>
            <w:ins w:id="2690" w:author="Yves Houtevels" w:date="2024-07-03T11:51:00Z" w16du:dateUtc="2024-07-03T09:51:00Z">
              <w:r w:rsidRPr="00F226F2">
                <w:t>Attribute</w:t>
              </w:r>
            </w:ins>
          </w:p>
        </w:tc>
        <w:tc>
          <w:tcPr>
            <w:tcW w:w="1843" w:type="dxa"/>
          </w:tcPr>
          <w:p w14:paraId="060395FE" w14:textId="77777777" w:rsidR="00EB027C" w:rsidRPr="00F226F2" w:rsidRDefault="00EB027C" w:rsidP="00B63CEC">
            <w:pPr>
              <w:cnfStyle w:val="100000000000" w:firstRow="1" w:lastRow="0" w:firstColumn="0" w:lastColumn="0" w:oddVBand="0" w:evenVBand="0" w:oddHBand="0" w:evenHBand="0" w:firstRowFirstColumn="0" w:firstRowLastColumn="0" w:lastRowFirstColumn="0" w:lastRowLastColumn="0"/>
              <w:rPr>
                <w:ins w:id="2691" w:author="Yves Houtevels" w:date="2024-07-03T11:51:00Z" w16du:dateUtc="2024-07-03T09:51:00Z"/>
              </w:rPr>
            </w:pPr>
            <w:ins w:id="2692" w:author="Yves Houtevels" w:date="2024-07-03T11:51:00Z" w16du:dateUtc="2024-07-03T09:51:00Z">
              <w:r w:rsidRPr="00F226F2">
                <w:t>Type</w:t>
              </w:r>
            </w:ins>
          </w:p>
        </w:tc>
        <w:tc>
          <w:tcPr>
            <w:tcW w:w="5528" w:type="dxa"/>
          </w:tcPr>
          <w:p w14:paraId="529DD563" w14:textId="77777777" w:rsidR="00EB027C" w:rsidRPr="00F226F2" w:rsidRDefault="00EB027C" w:rsidP="00B63CEC">
            <w:pPr>
              <w:cnfStyle w:val="100000000000" w:firstRow="1" w:lastRow="0" w:firstColumn="0" w:lastColumn="0" w:oddVBand="0" w:evenVBand="0" w:oddHBand="0" w:evenHBand="0" w:firstRowFirstColumn="0" w:firstRowLastColumn="0" w:lastRowFirstColumn="0" w:lastRowLastColumn="0"/>
              <w:rPr>
                <w:ins w:id="2693" w:author="Yves Houtevels" w:date="2024-07-03T11:51:00Z" w16du:dateUtc="2024-07-03T09:51:00Z"/>
              </w:rPr>
            </w:pPr>
            <w:ins w:id="2694" w:author="Yves Houtevels" w:date="2024-07-03T11:51:00Z" w16du:dateUtc="2024-07-03T09:51:00Z">
              <w:r w:rsidRPr="00F226F2">
                <w:t>Description</w:t>
              </w:r>
            </w:ins>
          </w:p>
        </w:tc>
      </w:tr>
      <w:tr w:rsidR="00EB027C" w:rsidRPr="00F226F2" w14:paraId="0E2226F0" w14:textId="77777777" w:rsidTr="00B63CEC">
        <w:trPr>
          <w:cnfStyle w:val="000000100000" w:firstRow="0" w:lastRow="0" w:firstColumn="0" w:lastColumn="0" w:oddVBand="0" w:evenVBand="0" w:oddHBand="1" w:evenHBand="0" w:firstRowFirstColumn="0" w:firstRowLastColumn="0" w:lastRowFirstColumn="0" w:lastRowLastColumn="0"/>
          <w:ins w:id="2695"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628C1C09" w14:textId="77777777" w:rsidR="00EB027C" w:rsidRPr="00F226F2" w:rsidRDefault="00EB027C" w:rsidP="00B63CEC">
            <w:pPr>
              <w:rPr>
                <w:ins w:id="2696" w:author="Yves Houtevels" w:date="2024-07-03T11:51:00Z" w16du:dateUtc="2024-07-03T09:51:00Z"/>
              </w:rPr>
            </w:pPr>
            <w:ins w:id="2697" w:author="Yves Houtevels" w:date="2024-07-03T11:51:00Z" w16du:dateUtc="2024-07-03T09:51:00Z">
              <w:r w:rsidRPr="00F226F2">
                <w:t>ID</w:t>
              </w:r>
            </w:ins>
          </w:p>
        </w:tc>
        <w:tc>
          <w:tcPr>
            <w:tcW w:w="1843" w:type="dxa"/>
          </w:tcPr>
          <w:p w14:paraId="341C79C9"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698" w:author="Yves Houtevels" w:date="2024-07-03T11:51:00Z" w16du:dateUtc="2024-07-03T09:51:00Z"/>
              </w:rPr>
            </w:pPr>
            <w:ins w:id="2699" w:author="Yves Houtevels" w:date="2024-07-03T11:51:00Z" w16du:dateUtc="2024-07-03T09:51:00Z">
              <w:r w:rsidRPr="00F226F2">
                <w:t>String</w:t>
              </w:r>
            </w:ins>
          </w:p>
        </w:tc>
        <w:tc>
          <w:tcPr>
            <w:tcW w:w="5528" w:type="dxa"/>
          </w:tcPr>
          <w:p w14:paraId="4378D8CE"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00" w:author="Yves Houtevels" w:date="2024-07-03T11:51:00Z" w16du:dateUtc="2024-07-03T09:51:00Z"/>
              </w:rPr>
            </w:pPr>
            <w:ins w:id="2701" w:author="Yves Houtevels" w:date="2024-07-03T11:51:00Z" w16du:dateUtc="2024-07-03T09:51:00Z">
              <w:r w:rsidRPr="00F226F2">
                <w:t>Mandatory - taken from SFO</w:t>
              </w:r>
            </w:ins>
          </w:p>
        </w:tc>
      </w:tr>
      <w:tr w:rsidR="00EB027C" w:rsidRPr="00F226F2" w14:paraId="324648F8" w14:textId="77777777" w:rsidTr="00B63CEC">
        <w:trPr>
          <w:ins w:id="2702"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4F3C7F55" w14:textId="77777777" w:rsidR="00EB027C" w:rsidRPr="00F226F2" w:rsidRDefault="00EB027C" w:rsidP="00B63CEC">
            <w:pPr>
              <w:rPr>
                <w:ins w:id="2703" w:author="Yves Houtevels" w:date="2024-07-03T11:51:00Z" w16du:dateUtc="2024-07-03T09:51:00Z"/>
              </w:rPr>
            </w:pPr>
            <w:ins w:id="2704" w:author="Yves Houtevels" w:date="2024-07-03T11:51:00Z" w16du:dateUtc="2024-07-03T09:51:00Z">
              <w:r w:rsidRPr="00F226F2">
                <w:t>Name</w:t>
              </w:r>
            </w:ins>
          </w:p>
        </w:tc>
        <w:tc>
          <w:tcPr>
            <w:tcW w:w="1843" w:type="dxa"/>
          </w:tcPr>
          <w:p w14:paraId="5EEDB7EB"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05" w:author="Yves Houtevels" w:date="2024-07-03T11:51:00Z" w16du:dateUtc="2024-07-03T09:51:00Z"/>
              </w:rPr>
            </w:pPr>
            <w:ins w:id="2706" w:author="Yves Houtevels" w:date="2024-07-03T11:51:00Z" w16du:dateUtc="2024-07-03T09:51:00Z">
              <w:r w:rsidRPr="00F226F2">
                <w:t>String</w:t>
              </w:r>
            </w:ins>
          </w:p>
        </w:tc>
        <w:tc>
          <w:tcPr>
            <w:tcW w:w="5528" w:type="dxa"/>
          </w:tcPr>
          <w:p w14:paraId="60B59C9E"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07" w:author="Yves Houtevels" w:date="2024-07-03T11:51:00Z" w16du:dateUtc="2024-07-03T09:51:00Z"/>
              </w:rPr>
            </w:pPr>
            <w:ins w:id="2708" w:author="Yves Houtevels" w:date="2024-07-03T11:51:00Z" w16du:dateUtc="2024-07-03T09:51:00Z">
              <w:r w:rsidRPr="00F226F2">
                <w:t>Mandatory - taken from SFO</w:t>
              </w:r>
            </w:ins>
          </w:p>
        </w:tc>
      </w:tr>
      <w:tr w:rsidR="00EB027C" w:rsidRPr="00F226F2" w14:paraId="2A95A7A9" w14:textId="77777777" w:rsidTr="00B63CEC">
        <w:trPr>
          <w:cnfStyle w:val="000000100000" w:firstRow="0" w:lastRow="0" w:firstColumn="0" w:lastColumn="0" w:oddVBand="0" w:evenVBand="0" w:oddHBand="1" w:evenHBand="0" w:firstRowFirstColumn="0" w:firstRowLastColumn="0" w:lastRowFirstColumn="0" w:lastRowLastColumn="0"/>
          <w:ins w:id="2709"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4D6A1754" w14:textId="77777777" w:rsidR="00EB027C" w:rsidRPr="00F226F2" w:rsidRDefault="00EB027C" w:rsidP="00B63CEC">
            <w:pPr>
              <w:rPr>
                <w:ins w:id="2710" w:author="Yves Houtevels" w:date="2024-07-03T11:51:00Z" w16du:dateUtc="2024-07-03T09:51:00Z"/>
              </w:rPr>
            </w:pPr>
            <w:ins w:id="2711" w:author="Yves Houtevels" w:date="2024-07-03T11:51:00Z" w16du:dateUtc="2024-07-03T09:51:00Z">
              <w:r w:rsidRPr="00F226F2">
                <w:t>Address 1</w:t>
              </w:r>
            </w:ins>
          </w:p>
        </w:tc>
        <w:tc>
          <w:tcPr>
            <w:tcW w:w="1843" w:type="dxa"/>
          </w:tcPr>
          <w:p w14:paraId="7A0DC50F"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12" w:author="Yves Houtevels" w:date="2024-07-03T11:51:00Z" w16du:dateUtc="2024-07-03T09:51:00Z"/>
              </w:rPr>
            </w:pPr>
            <w:ins w:id="2713" w:author="Yves Houtevels" w:date="2024-07-03T11:51:00Z" w16du:dateUtc="2024-07-03T09:51:00Z">
              <w:r w:rsidRPr="00F226F2">
                <w:t>String</w:t>
              </w:r>
            </w:ins>
          </w:p>
        </w:tc>
        <w:tc>
          <w:tcPr>
            <w:tcW w:w="5528" w:type="dxa"/>
          </w:tcPr>
          <w:p w14:paraId="7D4DBE97"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14" w:author="Yves Houtevels" w:date="2024-07-03T11:51:00Z" w16du:dateUtc="2024-07-03T09:51:00Z"/>
              </w:rPr>
            </w:pPr>
            <w:ins w:id="2715" w:author="Yves Houtevels" w:date="2024-07-03T11:51:00Z" w16du:dateUtc="2024-07-03T09:51:00Z">
              <w:r w:rsidRPr="00F226F2">
                <w:t>Address line 1</w:t>
              </w:r>
            </w:ins>
          </w:p>
        </w:tc>
      </w:tr>
      <w:tr w:rsidR="00EB027C" w:rsidRPr="00F226F2" w14:paraId="246BC61A" w14:textId="77777777" w:rsidTr="00B63CEC">
        <w:trPr>
          <w:ins w:id="2716"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4A4DBB29" w14:textId="77777777" w:rsidR="00EB027C" w:rsidRPr="00F226F2" w:rsidRDefault="00EB027C" w:rsidP="00B63CEC">
            <w:pPr>
              <w:rPr>
                <w:ins w:id="2717" w:author="Yves Houtevels" w:date="2024-07-03T11:51:00Z" w16du:dateUtc="2024-07-03T09:51:00Z"/>
              </w:rPr>
            </w:pPr>
            <w:ins w:id="2718" w:author="Yves Houtevels" w:date="2024-07-03T11:51:00Z" w16du:dateUtc="2024-07-03T09:51:00Z">
              <w:r w:rsidRPr="00F226F2">
                <w:t>Address 2</w:t>
              </w:r>
            </w:ins>
          </w:p>
        </w:tc>
        <w:tc>
          <w:tcPr>
            <w:tcW w:w="1843" w:type="dxa"/>
          </w:tcPr>
          <w:p w14:paraId="2311F9A6"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19" w:author="Yves Houtevels" w:date="2024-07-03T11:51:00Z" w16du:dateUtc="2024-07-03T09:51:00Z"/>
              </w:rPr>
            </w:pPr>
            <w:ins w:id="2720" w:author="Yves Houtevels" w:date="2024-07-03T11:51:00Z" w16du:dateUtc="2024-07-03T09:51:00Z">
              <w:r w:rsidRPr="00F226F2">
                <w:t>String</w:t>
              </w:r>
            </w:ins>
          </w:p>
        </w:tc>
        <w:tc>
          <w:tcPr>
            <w:tcW w:w="5528" w:type="dxa"/>
          </w:tcPr>
          <w:p w14:paraId="03A32269"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21" w:author="Yves Houtevels" w:date="2024-07-03T11:51:00Z" w16du:dateUtc="2024-07-03T09:51:00Z"/>
              </w:rPr>
            </w:pPr>
            <w:ins w:id="2722" w:author="Yves Houtevels" w:date="2024-07-03T11:51:00Z" w16du:dateUtc="2024-07-03T09:51:00Z">
              <w:r w:rsidRPr="00F226F2">
                <w:t>Address line 2</w:t>
              </w:r>
            </w:ins>
          </w:p>
        </w:tc>
      </w:tr>
      <w:tr w:rsidR="00EB027C" w:rsidRPr="00F226F2" w14:paraId="6E4B5829" w14:textId="77777777" w:rsidTr="00B63CEC">
        <w:trPr>
          <w:cnfStyle w:val="000000100000" w:firstRow="0" w:lastRow="0" w:firstColumn="0" w:lastColumn="0" w:oddVBand="0" w:evenVBand="0" w:oddHBand="1" w:evenHBand="0" w:firstRowFirstColumn="0" w:firstRowLastColumn="0" w:lastRowFirstColumn="0" w:lastRowLastColumn="0"/>
          <w:ins w:id="2723"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559B9083" w14:textId="77777777" w:rsidR="00EB027C" w:rsidRPr="00F226F2" w:rsidRDefault="00EB027C" w:rsidP="00B63CEC">
            <w:pPr>
              <w:rPr>
                <w:ins w:id="2724" w:author="Yves Houtevels" w:date="2024-07-03T11:51:00Z" w16du:dateUtc="2024-07-03T09:51:00Z"/>
              </w:rPr>
            </w:pPr>
            <w:ins w:id="2725" w:author="Yves Houtevels" w:date="2024-07-03T11:51:00Z" w16du:dateUtc="2024-07-03T09:51:00Z">
              <w:r w:rsidRPr="00F226F2">
                <w:t>City</w:t>
              </w:r>
            </w:ins>
          </w:p>
        </w:tc>
        <w:tc>
          <w:tcPr>
            <w:tcW w:w="1843" w:type="dxa"/>
          </w:tcPr>
          <w:p w14:paraId="4C03CCDA"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26" w:author="Yves Houtevels" w:date="2024-07-03T11:51:00Z" w16du:dateUtc="2024-07-03T09:51:00Z"/>
              </w:rPr>
            </w:pPr>
            <w:ins w:id="2727" w:author="Yves Houtevels" w:date="2024-07-03T11:51:00Z" w16du:dateUtc="2024-07-03T09:51:00Z">
              <w:r w:rsidRPr="00F226F2">
                <w:t>String</w:t>
              </w:r>
            </w:ins>
          </w:p>
        </w:tc>
        <w:tc>
          <w:tcPr>
            <w:tcW w:w="5528" w:type="dxa"/>
          </w:tcPr>
          <w:p w14:paraId="48D6AA2D"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28" w:author="Yves Houtevels" w:date="2024-07-03T11:51:00Z" w16du:dateUtc="2024-07-03T09:51:00Z"/>
              </w:rPr>
            </w:pPr>
            <w:ins w:id="2729" w:author="Yves Houtevels" w:date="2024-07-03T11:51:00Z" w16du:dateUtc="2024-07-03T09:51:00Z">
              <w:r w:rsidRPr="00F226F2">
                <w:t>City</w:t>
              </w:r>
            </w:ins>
          </w:p>
        </w:tc>
      </w:tr>
      <w:tr w:rsidR="00EB027C" w:rsidRPr="00F226F2" w14:paraId="1671F2D1" w14:textId="77777777" w:rsidTr="00B63CEC">
        <w:trPr>
          <w:ins w:id="2730"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5B82189A" w14:textId="77777777" w:rsidR="00EB027C" w:rsidRPr="00F226F2" w:rsidRDefault="00EB027C" w:rsidP="00B63CEC">
            <w:pPr>
              <w:rPr>
                <w:ins w:id="2731" w:author="Yves Houtevels" w:date="2024-07-03T11:51:00Z" w16du:dateUtc="2024-07-03T09:51:00Z"/>
              </w:rPr>
            </w:pPr>
            <w:ins w:id="2732" w:author="Yves Houtevels" w:date="2024-07-03T11:51:00Z" w16du:dateUtc="2024-07-03T09:51:00Z">
              <w:r w:rsidRPr="00F226F2">
                <w:t>State</w:t>
              </w:r>
            </w:ins>
          </w:p>
        </w:tc>
        <w:tc>
          <w:tcPr>
            <w:tcW w:w="1843" w:type="dxa"/>
          </w:tcPr>
          <w:p w14:paraId="28F6A197"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33" w:author="Yves Houtevels" w:date="2024-07-03T11:51:00Z" w16du:dateUtc="2024-07-03T09:51:00Z"/>
              </w:rPr>
            </w:pPr>
            <w:ins w:id="2734" w:author="Yves Houtevels" w:date="2024-07-03T11:51:00Z" w16du:dateUtc="2024-07-03T09:51:00Z">
              <w:r w:rsidRPr="00F226F2">
                <w:t>String</w:t>
              </w:r>
            </w:ins>
          </w:p>
        </w:tc>
        <w:tc>
          <w:tcPr>
            <w:tcW w:w="5528" w:type="dxa"/>
          </w:tcPr>
          <w:p w14:paraId="18A1E8F0"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35" w:author="Yves Houtevels" w:date="2024-07-03T11:51:00Z" w16du:dateUtc="2024-07-03T09:51:00Z"/>
              </w:rPr>
            </w:pPr>
            <w:ins w:id="2736" w:author="Yves Houtevels" w:date="2024-07-03T11:51:00Z" w16du:dateUtc="2024-07-03T09:51:00Z">
              <w:r w:rsidRPr="00F226F2">
                <w:t>State or province</w:t>
              </w:r>
            </w:ins>
          </w:p>
        </w:tc>
      </w:tr>
      <w:tr w:rsidR="00EB027C" w:rsidRPr="00F226F2" w14:paraId="737F8039" w14:textId="77777777" w:rsidTr="00B63CEC">
        <w:trPr>
          <w:cnfStyle w:val="000000100000" w:firstRow="0" w:lastRow="0" w:firstColumn="0" w:lastColumn="0" w:oddVBand="0" w:evenVBand="0" w:oddHBand="1" w:evenHBand="0" w:firstRowFirstColumn="0" w:firstRowLastColumn="0" w:lastRowFirstColumn="0" w:lastRowLastColumn="0"/>
          <w:ins w:id="2737"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2C7CF52C" w14:textId="77777777" w:rsidR="00EB027C" w:rsidRPr="00F226F2" w:rsidRDefault="00EB027C" w:rsidP="00B63CEC">
            <w:pPr>
              <w:rPr>
                <w:ins w:id="2738" w:author="Yves Houtevels" w:date="2024-07-03T11:51:00Z" w16du:dateUtc="2024-07-03T09:51:00Z"/>
              </w:rPr>
            </w:pPr>
            <w:proofErr w:type="spellStart"/>
            <w:ins w:id="2739" w:author="Yves Houtevels" w:date="2024-07-03T11:51:00Z" w16du:dateUtc="2024-07-03T09:51:00Z">
              <w:r w:rsidRPr="00F226F2">
                <w:t>Zipcode</w:t>
              </w:r>
              <w:proofErr w:type="spellEnd"/>
            </w:ins>
          </w:p>
        </w:tc>
        <w:tc>
          <w:tcPr>
            <w:tcW w:w="1843" w:type="dxa"/>
          </w:tcPr>
          <w:p w14:paraId="50D66A22"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40" w:author="Yves Houtevels" w:date="2024-07-03T11:51:00Z" w16du:dateUtc="2024-07-03T09:51:00Z"/>
              </w:rPr>
            </w:pPr>
            <w:ins w:id="2741" w:author="Yves Houtevels" w:date="2024-07-03T11:51:00Z" w16du:dateUtc="2024-07-03T09:51:00Z">
              <w:r w:rsidRPr="00F226F2">
                <w:t>Select</w:t>
              </w:r>
            </w:ins>
          </w:p>
        </w:tc>
        <w:tc>
          <w:tcPr>
            <w:tcW w:w="5528" w:type="dxa"/>
          </w:tcPr>
          <w:p w14:paraId="4CB26953"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42" w:author="Yves Houtevels" w:date="2024-07-03T11:51:00Z" w16du:dateUtc="2024-07-03T09:51:00Z"/>
              </w:rPr>
            </w:pPr>
            <w:ins w:id="2743" w:author="Yves Houtevels" w:date="2024-07-03T11:51:00Z" w16du:dateUtc="2024-07-03T09:51:00Z">
              <w:r w:rsidRPr="00F226F2">
                <w:t>Postal code</w:t>
              </w:r>
            </w:ins>
          </w:p>
        </w:tc>
      </w:tr>
      <w:tr w:rsidR="00EB027C" w:rsidRPr="00F226F2" w14:paraId="544A7CE1" w14:textId="77777777" w:rsidTr="00B63CEC">
        <w:trPr>
          <w:ins w:id="2744"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7D66FA32" w14:textId="77777777" w:rsidR="00EB027C" w:rsidRPr="00F226F2" w:rsidRDefault="00EB027C" w:rsidP="00B63CEC">
            <w:pPr>
              <w:rPr>
                <w:ins w:id="2745" w:author="Yves Houtevels" w:date="2024-07-03T11:51:00Z" w16du:dateUtc="2024-07-03T09:51:00Z"/>
              </w:rPr>
            </w:pPr>
            <w:ins w:id="2746" w:author="Yves Houtevels" w:date="2024-07-03T11:51:00Z" w16du:dateUtc="2024-07-03T09:51:00Z">
              <w:r w:rsidRPr="00F226F2">
                <w:t>Country</w:t>
              </w:r>
            </w:ins>
          </w:p>
        </w:tc>
        <w:tc>
          <w:tcPr>
            <w:tcW w:w="1843" w:type="dxa"/>
          </w:tcPr>
          <w:p w14:paraId="72995B27"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47" w:author="Yves Houtevels" w:date="2024-07-03T11:51:00Z" w16du:dateUtc="2024-07-03T09:51:00Z"/>
              </w:rPr>
            </w:pPr>
            <w:ins w:id="2748" w:author="Yves Houtevels" w:date="2024-07-03T11:51:00Z" w16du:dateUtc="2024-07-03T09:51:00Z">
              <w:r w:rsidRPr="00F226F2">
                <w:t>String</w:t>
              </w:r>
            </w:ins>
          </w:p>
        </w:tc>
        <w:tc>
          <w:tcPr>
            <w:tcW w:w="5528" w:type="dxa"/>
          </w:tcPr>
          <w:p w14:paraId="004AE547"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49" w:author="Yves Houtevels" w:date="2024-07-03T11:51:00Z" w16du:dateUtc="2024-07-03T09:51:00Z"/>
              </w:rPr>
            </w:pPr>
            <w:ins w:id="2750" w:author="Yves Houtevels" w:date="2024-07-03T11:51:00Z" w16du:dateUtc="2024-07-03T09:51:00Z">
              <w:r w:rsidRPr="00F226F2">
                <w:t>Two-digit ISO 3166 country code</w:t>
              </w:r>
            </w:ins>
          </w:p>
        </w:tc>
      </w:tr>
      <w:tr w:rsidR="00EB027C" w:rsidRPr="00F226F2" w14:paraId="5670DCF3" w14:textId="77777777" w:rsidTr="00B63CEC">
        <w:trPr>
          <w:cnfStyle w:val="000000100000" w:firstRow="0" w:lastRow="0" w:firstColumn="0" w:lastColumn="0" w:oddVBand="0" w:evenVBand="0" w:oddHBand="1" w:evenHBand="0" w:firstRowFirstColumn="0" w:firstRowLastColumn="0" w:lastRowFirstColumn="0" w:lastRowLastColumn="0"/>
          <w:ins w:id="2751"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48A5A466" w14:textId="77777777" w:rsidR="00EB027C" w:rsidRPr="00F226F2" w:rsidRDefault="00EB027C" w:rsidP="00B63CEC">
            <w:pPr>
              <w:rPr>
                <w:ins w:id="2752" w:author="Yves Houtevels" w:date="2024-07-03T11:51:00Z" w16du:dateUtc="2024-07-03T09:51:00Z"/>
              </w:rPr>
            </w:pPr>
            <w:ins w:id="2753" w:author="Yves Houtevels" w:date="2024-07-03T11:51:00Z" w16du:dateUtc="2024-07-03T09:51:00Z">
              <w:r w:rsidRPr="00F226F2">
                <w:t>Region</w:t>
              </w:r>
            </w:ins>
          </w:p>
        </w:tc>
        <w:tc>
          <w:tcPr>
            <w:tcW w:w="1843" w:type="dxa"/>
          </w:tcPr>
          <w:p w14:paraId="15A0AB0F"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54" w:author="Yves Houtevels" w:date="2024-07-03T11:51:00Z" w16du:dateUtc="2024-07-03T09:51:00Z"/>
              </w:rPr>
            </w:pPr>
            <w:ins w:id="2755" w:author="Yves Houtevels" w:date="2024-07-03T11:51:00Z" w16du:dateUtc="2024-07-03T09:51:00Z">
              <w:r w:rsidRPr="00F226F2">
                <w:t>String</w:t>
              </w:r>
            </w:ins>
          </w:p>
        </w:tc>
        <w:tc>
          <w:tcPr>
            <w:tcW w:w="5528" w:type="dxa"/>
          </w:tcPr>
          <w:p w14:paraId="4FCF154C"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56" w:author="Yves Houtevels" w:date="2024-07-03T11:51:00Z" w16du:dateUtc="2024-07-03T09:51:00Z"/>
              </w:rPr>
            </w:pPr>
            <w:ins w:id="2757" w:author="Yves Houtevels" w:date="2024-07-03T11:51:00Z" w16du:dateUtc="2024-07-03T09:51:00Z">
              <w:r w:rsidRPr="00F226F2">
                <w:t>Free-format text</w:t>
              </w:r>
            </w:ins>
          </w:p>
        </w:tc>
      </w:tr>
      <w:tr w:rsidR="00EB027C" w:rsidRPr="00F226F2" w14:paraId="67495C34" w14:textId="77777777" w:rsidTr="00B63CEC">
        <w:trPr>
          <w:ins w:id="2758" w:author="Yves Houtevels" w:date="2024-07-03T11:51:00Z"/>
        </w:trPr>
        <w:tc>
          <w:tcPr>
            <w:cnfStyle w:val="001000000000" w:firstRow="0" w:lastRow="0" w:firstColumn="1" w:lastColumn="0" w:oddVBand="0" w:evenVBand="0" w:oddHBand="0" w:evenHBand="0" w:firstRowFirstColumn="0" w:firstRowLastColumn="0" w:lastRowFirstColumn="0" w:lastRowLastColumn="0"/>
            <w:tcW w:w="1696" w:type="dxa"/>
          </w:tcPr>
          <w:p w14:paraId="42D93609" w14:textId="77777777" w:rsidR="00EB027C" w:rsidRPr="00F226F2" w:rsidRDefault="00EB027C" w:rsidP="00B63CEC">
            <w:pPr>
              <w:rPr>
                <w:ins w:id="2759" w:author="Yves Houtevels" w:date="2024-07-03T11:51:00Z" w16du:dateUtc="2024-07-03T09:51:00Z"/>
              </w:rPr>
            </w:pPr>
            <w:ins w:id="2760" w:author="Yves Houtevels" w:date="2024-07-03T11:51:00Z" w16du:dateUtc="2024-07-03T09:51:00Z">
              <w:r w:rsidRPr="00F226F2">
                <w:t>Attributes</w:t>
              </w:r>
            </w:ins>
          </w:p>
        </w:tc>
        <w:tc>
          <w:tcPr>
            <w:tcW w:w="1843" w:type="dxa"/>
          </w:tcPr>
          <w:p w14:paraId="21FAD65B"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61" w:author="Yves Houtevels" w:date="2024-07-03T11:51:00Z" w16du:dateUtc="2024-07-03T09:51:00Z"/>
              </w:rPr>
            </w:pPr>
            <w:ins w:id="2762" w:author="Yves Houtevels" w:date="2024-07-03T11:51:00Z" w16du:dateUtc="2024-07-03T09:51:00Z">
              <w:r w:rsidRPr="00F226F2">
                <w:t>Reference List</w:t>
              </w:r>
            </w:ins>
          </w:p>
        </w:tc>
        <w:tc>
          <w:tcPr>
            <w:tcW w:w="5528" w:type="dxa"/>
          </w:tcPr>
          <w:p w14:paraId="2EFE27CB"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63" w:author="Yves Houtevels" w:date="2024-07-03T11:51:00Z" w16du:dateUtc="2024-07-03T09:51:00Z"/>
              </w:rPr>
            </w:pPr>
            <w:ins w:id="2764" w:author="Yves Houtevels" w:date="2024-07-03T11:51:00Z" w16du:dateUtc="2024-07-03T09:51:00Z">
              <w:r w:rsidRPr="00F226F2">
                <w:t>List of custom attributes defined for this account</w:t>
              </w:r>
            </w:ins>
          </w:p>
        </w:tc>
      </w:tr>
    </w:tbl>
    <w:p w14:paraId="04631F58" w14:textId="77777777" w:rsidR="00EB027C" w:rsidRPr="00F226F2" w:rsidRDefault="00EB027C" w:rsidP="00EB027C">
      <w:pPr>
        <w:rPr>
          <w:ins w:id="2765" w:author="Yves Houtevels" w:date="2024-07-03T11:51:00Z" w16du:dateUtc="2024-07-03T09:51:00Z"/>
          <w:lang w:eastAsia="ko-KR"/>
        </w:rPr>
      </w:pPr>
    </w:p>
    <w:p w14:paraId="69B62E62" w14:textId="77777777" w:rsidR="00EB027C" w:rsidRPr="00F226F2" w:rsidRDefault="00EB027C">
      <w:pPr>
        <w:pStyle w:val="Heading4"/>
        <w:rPr>
          <w:ins w:id="2766" w:author="Yves Houtevels" w:date="2024-07-03T11:51:00Z" w16du:dateUtc="2024-07-03T09:51:00Z"/>
        </w:rPr>
        <w:pPrChange w:id="2767" w:author="Yves Houtevels" w:date="2024-07-03T11:52:00Z" w16du:dateUtc="2024-07-03T09:52:00Z">
          <w:pPr>
            <w:pStyle w:val="Heading3"/>
          </w:pPr>
        </w:pPrChange>
      </w:pPr>
      <w:ins w:id="2768" w:author="Yves Houtevels" w:date="2024-07-03T11:51:00Z" w16du:dateUtc="2024-07-03T09:51:00Z">
        <w:r w:rsidRPr="00F226F2">
          <w:t>Role</w:t>
        </w:r>
      </w:ins>
    </w:p>
    <w:p w14:paraId="0D1E6761" w14:textId="77777777" w:rsidR="00EB027C" w:rsidRPr="00F226F2" w:rsidRDefault="00EB027C" w:rsidP="00EB027C">
      <w:pPr>
        <w:rPr>
          <w:ins w:id="2769" w:author="Yves Houtevels" w:date="2024-07-03T11:51:00Z" w16du:dateUtc="2024-07-03T09:51:00Z"/>
        </w:rPr>
      </w:pPr>
      <w:ins w:id="2770" w:author="Yves Houtevels" w:date="2024-07-03T11:51:00Z" w16du:dateUtc="2024-07-03T09:51:00Z">
        <w:r w:rsidRPr="00F226F2">
          <w:t>FNO provides several standard Roles for access to the FNO Producer Portal and the Customer Portal; they also extend to web services. Please refer to product documentation for a complete introduction to Roles and their use and configuration.</w:t>
        </w:r>
      </w:ins>
    </w:p>
    <w:p w14:paraId="6270BECA" w14:textId="77777777" w:rsidR="00EB027C" w:rsidRPr="00F226F2" w:rsidRDefault="00EB027C" w:rsidP="00EB027C">
      <w:pPr>
        <w:rPr>
          <w:ins w:id="2771" w:author="Yves Houtevels" w:date="2024-07-03T11:51:00Z" w16du:dateUtc="2024-07-03T09:51:00Z"/>
          <w:lang w:eastAsia="ko-KR"/>
        </w:rPr>
      </w:pPr>
    </w:p>
    <w:p w14:paraId="1A544153" w14:textId="77777777" w:rsidR="00EB027C" w:rsidRPr="00F226F2" w:rsidRDefault="00EB027C">
      <w:pPr>
        <w:pStyle w:val="Heading4"/>
        <w:rPr>
          <w:ins w:id="2772" w:author="Yves Houtevels" w:date="2024-07-03T11:51:00Z" w16du:dateUtc="2024-07-03T09:51:00Z"/>
        </w:rPr>
        <w:pPrChange w:id="2773" w:author="Yves Houtevels" w:date="2024-07-03T11:52:00Z" w16du:dateUtc="2024-07-03T09:52:00Z">
          <w:pPr>
            <w:pStyle w:val="Heading3"/>
            <w:jc w:val="left"/>
          </w:pPr>
        </w:pPrChange>
      </w:pPr>
      <w:ins w:id="2774" w:author="Yves Houtevels" w:date="2024-07-03T11:51:00Z" w16du:dateUtc="2024-07-03T09:51:00Z">
        <w:r w:rsidRPr="00F226F2">
          <w:t>User</w:t>
        </w:r>
      </w:ins>
    </w:p>
    <w:p w14:paraId="2D5ABCE2" w14:textId="77777777" w:rsidR="00EB027C" w:rsidRPr="00F226F2" w:rsidRDefault="00EB027C" w:rsidP="00EB027C">
      <w:pPr>
        <w:rPr>
          <w:ins w:id="2775" w:author="Yves Houtevels" w:date="2024-07-03T11:51:00Z" w16du:dateUtc="2024-07-03T09:51:00Z"/>
        </w:rPr>
      </w:pPr>
      <w:ins w:id="2776" w:author="Yves Houtevels" w:date="2024-07-03T11:51:00Z" w16du:dateUtc="2024-07-03T09:51:00Z">
        <w:r w:rsidRPr="00F226F2">
          <w:t>Users belong to one-or-more Accounts and are authenticated against FNO or an external domain. External domain and single sign-on configuration is beyond the scope of this document. Executing FNO SOAP web services requires valid User credentials,</w:t>
        </w:r>
      </w:ins>
    </w:p>
    <w:p w14:paraId="0D0CF8A1" w14:textId="77777777" w:rsidR="00EB027C" w:rsidRPr="00F226F2" w:rsidRDefault="00EB027C" w:rsidP="00EB027C">
      <w:pPr>
        <w:rPr>
          <w:ins w:id="2777" w:author="Yves Houtevels" w:date="2024-07-03T11:51:00Z" w16du:dateUtc="2024-07-03T09:51:00Z"/>
        </w:rPr>
      </w:pPr>
      <w:ins w:id="2778" w:author="Yves Houtevels" w:date="2024-07-03T11:51:00Z" w16du:dateUtc="2024-07-03T09:51:00Z">
        <w:r w:rsidRPr="00F226F2">
          <w:t xml:space="preserve">Users belonging to the Producer Account have access to the FNO Producer Portal; users belonging to Customer or Partner Accounts, or Self-Registered Users may have access to the FNO Customer Portal and FNO Download Portal. </w:t>
        </w:r>
      </w:ins>
    </w:p>
    <w:p w14:paraId="45AAF9C0" w14:textId="77777777" w:rsidR="00EB027C" w:rsidRPr="00F226F2" w:rsidRDefault="00EB027C" w:rsidP="00EB027C">
      <w:pPr>
        <w:rPr>
          <w:ins w:id="2779" w:author="Yves Houtevels" w:date="2024-07-03T11:51:00Z" w16du:dateUtc="2024-07-03T09:51:00Z"/>
        </w:rPr>
      </w:pPr>
      <w:ins w:id="2780" w:author="Yves Houtevels" w:date="2024-07-03T11:51:00Z" w16du:dateUtc="2024-07-03T09:51:00Z">
        <w:r w:rsidRPr="00F226F2">
          <w:t>Users can belong to multiple accounts of the same type; the Roles they have within each Account is part of the User configuration.</w:t>
        </w:r>
        <w:r w:rsidRPr="00F226F2" w:rsidDel="00673AEC">
          <w:t xml:space="preserve"> </w:t>
        </w:r>
      </w:ins>
    </w:p>
    <w:tbl>
      <w:tblPr>
        <w:tblStyle w:val="GridTable4-Accent5"/>
        <w:tblW w:w="8926" w:type="dxa"/>
        <w:tblLook w:val="04A0" w:firstRow="1" w:lastRow="0" w:firstColumn="1" w:lastColumn="0" w:noHBand="0" w:noVBand="1"/>
      </w:tblPr>
      <w:tblGrid>
        <w:gridCol w:w="3090"/>
        <w:gridCol w:w="3032"/>
        <w:gridCol w:w="2804"/>
      </w:tblGrid>
      <w:tr w:rsidR="00EB027C" w:rsidRPr="00F226F2" w14:paraId="2BCA203F" w14:textId="77777777" w:rsidTr="00B63CEC">
        <w:trPr>
          <w:cnfStyle w:val="100000000000" w:firstRow="1" w:lastRow="0" w:firstColumn="0" w:lastColumn="0" w:oddVBand="0" w:evenVBand="0" w:oddHBand="0" w:evenHBand="0" w:firstRowFirstColumn="0" w:firstRowLastColumn="0" w:lastRowFirstColumn="0" w:lastRowLastColumn="0"/>
          <w:cantSplit/>
          <w:tblHeader/>
          <w:ins w:id="2781"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4B3C1C9B" w14:textId="77777777" w:rsidR="00EB027C" w:rsidRPr="00F226F2" w:rsidRDefault="00EB027C" w:rsidP="00B63CEC">
            <w:pPr>
              <w:rPr>
                <w:ins w:id="2782" w:author="Yves Houtevels" w:date="2024-07-03T11:51:00Z" w16du:dateUtc="2024-07-03T09:51:00Z"/>
              </w:rPr>
            </w:pPr>
            <w:ins w:id="2783" w:author="Yves Houtevels" w:date="2024-07-03T11:51:00Z" w16du:dateUtc="2024-07-03T09:51:00Z">
              <w:r w:rsidRPr="00F226F2">
                <w:t>Attribute</w:t>
              </w:r>
            </w:ins>
          </w:p>
        </w:tc>
        <w:tc>
          <w:tcPr>
            <w:tcW w:w="3032" w:type="dxa"/>
          </w:tcPr>
          <w:p w14:paraId="5C2248B0" w14:textId="77777777" w:rsidR="00EB027C" w:rsidRPr="00F226F2" w:rsidRDefault="00EB027C" w:rsidP="00B63CEC">
            <w:pPr>
              <w:cnfStyle w:val="100000000000" w:firstRow="1" w:lastRow="0" w:firstColumn="0" w:lastColumn="0" w:oddVBand="0" w:evenVBand="0" w:oddHBand="0" w:evenHBand="0" w:firstRowFirstColumn="0" w:firstRowLastColumn="0" w:lastRowFirstColumn="0" w:lastRowLastColumn="0"/>
              <w:rPr>
                <w:ins w:id="2784" w:author="Yves Houtevels" w:date="2024-07-03T11:51:00Z" w16du:dateUtc="2024-07-03T09:51:00Z"/>
              </w:rPr>
            </w:pPr>
            <w:ins w:id="2785" w:author="Yves Houtevels" w:date="2024-07-03T11:51:00Z" w16du:dateUtc="2024-07-03T09:51:00Z">
              <w:r w:rsidRPr="00F226F2">
                <w:t>Type</w:t>
              </w:r>
            </w:ins>
          </w:p>
        </w:tc>
        <w:tc>
          <w:tcPr>
            <w:tcW w:w="2804" w:type="dxa"/>
          </w:tcPr>
          <w:p w14:paraId="2A4B74BC" w14:textId="77777777" w:rsidR="00EB027C" w:rsidRPr="00F226F2" w:rsidRDefault="00EB027C" w:rsidP="00B63CEC">
            <w:pPr>
              <w:cnfStyle w:val="100000000000" w:firstRow="1" w:lastRow="0" w:firstColumn="0" w:lastColumn="0" w:oddVBand="0" w:evenVBand="0" w:oddHBand="0" w:evenHBand="0" w:firstRowFirstColumn="0" w:firstRowLastColumn="0" w:lastRowFirstColumn="0" w:lastRowLastColumn="0"/>
              <w:rPr>
                <w:ins w:id="2786" w:author="Yves Houtevels" w:date="2024-07-03T11:51:00Z" w16du:dateUtc="2024-07-03T09:51:00Z"/>
              </w:rPr>
            </w:pPr>
            <w:ins w:id="2787" w:author="Yves Houtevels" w:date="2024-07-03T11:51:00Z" w16du:dateUtc="2024-07-03T09:51:00Z">
              <w:r w:rsidRPr="00F226F2">
                <w:t>Description</w:t>
              </w:r>
            </w:ins>
          </w:p>
        </w:tc>
      </w:tr>
      <w:tr w:rsidR="00EB027C" w:rsidRPr="00F226F2" w14:paraId="6A45BD90" w14:textId="77777777" w:rsidTr="00B63CEC">
        <w:trPr>
          <w:cnfStyle w:val="000000100000" w:firstRow="0" w:lastRow="0" w:firstColumn="0" w:lastColumn="0" w:oddVBand="0" w:evenVBand="0" w:oddHBand="1" w:evenHBand="0" w:firstRowFirstColumn="0" w:firstRowLastColumn="0" w:lastRowFirstColumn="0" w:lastRowLastColumn="0"/>
          <w:cantSplit/>
          <w:ins w:id="2788"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0443E376" w14:textId="77777777" w:rsidR="00EB027C" w:rsidRPr="00F226F2" w:rsidRDefault="00EB027C" w:rsidP="00B63CEC">
            <w:pPr>
              <w:rPr>
                <w:ins w:id="2789" w:author="Yves Houtevels" w:date="2024-07-03T11:51:00Z" w16du:dateUtc="2024-07-03T09:51:00Z"/>
              </w:rPr>
            </w:pPr>
            <w:proofErr w:type="gramStart"/>
            <w:ins w:id="2790" w:author="Yves Houtevels" w:date="2024-07-03T11:51:00Z" w16du:dateUtc="2024-07-03T09:51:00Z">
              <w:r w:rsidRPr="00F226F2">
                <w:t>User Name</w:t>
              </w:r>
              <w:proofErr w:type="gramEnd"/>
            </w:ins>
          </w:p>
        </w:tc>
        <w:tc>
          <w:tcPr>
            <w:tcW w:w="3032" w:type="dxa"/>
          </w:tcPr>
          <w:p w14:paraId="3B79DFCA"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91" w:author="Yves Houtevels" w:date="2024-07-03T11:51:00Z" w16du:dateUtc="2024-07-03T09:51:00Z"/>
              </w:rPr>
            </w:pPr>
            <w:ins w:id="2792" w:author="Yves Houtevels" w:date="2024-07-03T11:51:00Z" w16du:dateUtc="2024-07-03T09:51:00Z">
              <w:r w:rsidRPr="00F226F2">
                <w:t>String</w:t>
              </w:r>
            </w:ins>
          </w:p>
        </w:tc>
        <w:tc>
          <w:tcPr>
            <w:tcW w:w="2804" w:type="dxa"/>
          </w:tcPr>
          <w:p w14:paraId="4D8B0B85"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793" w:author="Yves Houtevels" w:date="2024-07-03T11:51:00Z" w16du:dateUtc="2024-07-03T09:51:00Z"/>
              </w:rPr>
            </w:pPr>
            <w:ins w:id="2794" w:author="Yves Houtevels" w:date="2024-07-03T11:51:00Z" w16du:dateUtc="2024-07-03T09:51:00Z">
              <w:r w:rsidRPr="00F226F2">
                <w:t>Mandatory</w:t>
              </w:r>
            </w:ins>
          </w:p>
        </w:tc>
      </w:tr>
      <w:tr w:rsidR="00EB027C" w:rsidRPr="00F226F2" w14:paraId="5F014F1F" w14:textId="77777777" w:rsidTr="00B63CEC">
        <w:trPr>
          <w:cantSplit/>
          <w:ins w:id="2795"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10862BC3" w14:textId="77777777" w:rsidR="00EB027C" w:rsidRPr="00F226F2" w:rsidRDefault="00EB027C" w:rsidP="00B63CEC">
            <w:pPr>
              <w:rPr>
                <w:ins w:id="2796" w:author="Yves Houtevels" w:date="2024-07-03T11:51:00Z" w16du:dateUtc="2024-07-03T09:51:00Z"/>
              </w:rPr>
            </w:pPr>
            <w:ins w:id="2797" w:author="Yves Houtevels" w:date="2024-07-03T11:51:00Z" w16du:dateUtc="2024-07-03T09:51:00Z">
              <w:r w:rsidRPr="00F226F2">
                <w:t>First Name</w:t>
              </w:r>
            </w:ins>
          </w:p>
        </w:tc>
        <w:tc>
          <w:tcPr>
            <w:tcW w:w="3032" w:type="dxa"/>
          </w:tcPr>
          <w:p w14:paraId="06498147"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798" w:author="Yves Houtevels" w:date="2024-07-03T11:51:00Z" w16du:dateUtc="2024-07-03T09:51:00Z"/>
              </w:rPr>
            </w:pPr>
            <w:ins w:id="2799" w:author="Yves Houtevels" w:date="2024-07-03T11:51:00Z" w16du:dateUtc="2024-07-03T09:51:00Z">
              <w:r w:rsidRPr="00F226F2">
                <w:t>String</w:t>
              </w:r>
            </w:ins>
          </w:p>
        </w:tc>
        <w:tc>
          <w:tcPr>
            <w:tcW w:w="2804" w:type="dxa"/>
          </w:tcPr>
          <w:p w14:paraId="4CF1456D"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00" w:author="Yves Houtevels" w:date="2024-07-03T11:51:00Z" w16du:dateUtc="2024-07-03T09:51:00Z"/>
              </w:rPr>
            </w:pPr>
            <w:ins w:id="2801" w:author="Yves Houtevels" w:date="2024-07-03T11:51:00Z" w16du:dateUtc="2024-07-03T09:51:00Z">
              <w:r w:rsidRPr="00F226F2">
                <w:t>Mandatory</w:t>
              </w:r>
            </w:ins>
          </w:p>
        </w:tc>
      </w:tr>
      <w:tr w:rsidR="00EB027C" w:rsidRPr="00F226F2" w14:paraId="0A6BDE76" w14:textId="77777777" w:rsidTr="00B63CEC">
        <w:trPr>
          <w:cnfStyle w:val="000000100000" w:firstRow="0" w:lastRow="0" w:firstColumn="0" w:lastColumn="0" w:oddVBand="0" w:evenVBand="0" w:oddHBand="1" w:evenHBand="0" w:firstRowFirstColumn="0" w:firstRowLastColumn="0" w:lastRowFirstColumn="0" w:lastRowLastColumn="0"/>
          <w:cantSplit/>
          <w:ins w:id="2802"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50454103" w14:textId="77777777" w:rsidR="00EB027C" w:rsidRPr="00F226F2" w:rsidRDefault="00EB027C" w:rsidP="00B63CEC">
            <w:pPr>
              <w:rPr>
                <w:ins w:id="2803" w:author="Yves Houtevels" w:date="2024-07-03T11:51:00Z" w16du:dateUtc="2024-07-03T09:51:00Z"/>
              </w:rPr>
            </w:pPr>
            <w:ins w:id="2804" w:author="Yves Houtevels" w:date="2024-07-03T11:51:00Z" w16du:dateUtc="2024-07-03T09:51:00Z">
              <w:r w:rsidRPr="00F226F2">
                <w:t>Last Name</w:t>
              </w:r>
            </w:ins>
          </w:p>
        </w:tc>
        <w:tc>
          <w:tcPr>
            <w:tcW w:w="3032" w:type="dxa"/>
          </w:tcPr>
          <w:p w14:paraId="0BDBE763"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05" w:author="Yves Houtevels" w:date="2024-07-03T11:51:00Z" w16du:dateUtc="2024-07-03T09:51:00Z"/>
              </w:rPr>
            </w:pPr>
            <w:ins w:id="2806" w:author="Yves Houtevels" w:date="2024-07-03T11:51:00Z" w16du:dateUtc="2024-07-03T09:51:00Z">
              <w:r w:rsidRPr="00F226F2">
                <w:t>String</w:t>
              </w:r>
            </w:ins>
          </w:p>
        </w:tc>
        <w:tc>
          <w:tcPr>
            <w:tcW w:w="2804" w:type="dxa"/>
          </w:tcPr>
          <w:p w14:paraId="0E486589"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07" w:author="Yves Houtevels" w:date="2024-07-03T11:51:00Z" w16du:dateUtc="2024-07-03T09:51:00Z"/>
              </w:rPr>
            </w:pPr>
            <w:ins w:id="2808" w:author="Yves Houtevels" w:date="2024-07-03T11:51:00Z" w16du:dateUtc="2024-07-03T09:51:00Z">
              <w:r w:rsidRPr="00F226F2">
                <w:t>Mandatory</w:t>
              </w:r>
            </w:ins>
          </w:p>
        </w:tc>
      </w:tr>
      <w:tr w:rsidR="00EB027C" w:rsidRPr="00F226F2" w14:paraId="5A42BB3C" w14:textId="77777777" w:rsidTr="00B63CEC">
        <w:trPr>
          <w:cantSplit/>
          <w:ins w:id="2809"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6742165A" w14:textId="77777777" w:rsidR="00EB027C" w:rsidRPr="00F226F2" w:rsidRDefault="00EB027C" w:rsidP="00B63CEC">
            <w:pPr>
              <w:rPr>
                <w:ins w:id="2810" w:author="Yves Houtevels" w:date="2024-07-03T11:51:00Z" w16du:dateUtc="2024-07-03T09:51:00Z"/>
              </w:rPr>
            </w:pPr>
            <w:ins w:id="2811" w:author="Yves Houtevels" w:date="2024-07-03T11:51:00Z" w16du:dateUtc="2024-07-03T09:51:00Z">
              <w:r w:rsidRPr="00F226F2">
                <w:t>Display Name</w:t>
              </w:r>
            </w:ins>
          </w:p>
        </w:tc>
        <w:tc>
          <w:tcPr>
            <w:tcW w:w="3032" w:type="dxa"/>
          </w:tcPr>
          <w:p w14:paraId="6D607174"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12" w:author="Yves Houtevels" w:date="2024-07-03T11:51:00Z" w16du:dateUtc="2024-07-03T09:51:00Z"/>
              </w:rPr>
            </w:pPr>
            <w:ins w:id="2813" w:author="Yves Houtevels" w:date="2024-07-03T11:51:00Z" w16du:dateUtc="2024-07-03T09:51:00Z">
              <w:r w:rsidRPr="00F226F2">
                <w:t>String</w:t>
              </w:r>
            </w:ins>
          </w:p>
        </w:tc>
        <w:tc>
          <w:tcPr>
            <w:tcW w:w="2804" w:type="dxa"/>
          </w:tcPr>
          <w:p w14:paraId="27ED6B86"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14" w:author="Yves Houtevels" w:date="2024-07-03T11:51:00Z" w16du:dateUtc="2024-07-03T09:51:00Z"/>
              </w:rPr>
            </w:pPr>
          </w:p>
        </w:tc>
      </w:tr>
      <w:tr w:rsidR="00EB027C" w:rsidRPr="00F226F2" w14:paraId="4B61553F" w14:textId="77777777" w:rsidTr="00B63CEC">
        <w:trPr>
          <w:cnfStyle w:val="000000100000" w:firstRow="0" w:lastRow="0" w:firstColumn="0" w:lastColumn="0" w:oddVBand="0" w:evenVBand="0" w:oddHBand="1" w:evenHBand="0" w:firstRowFirstColumn="0" w:firstRowLastColumn="0" w:lastRowFirstColumn="0" w:lastRowLastColumn="0"/>
          <w:cantSplit/>
          <w:ins w:id="2815"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4D15D88B" w14:textId="77777777" w:rsidR="00EB027C" w:rsidRPr="00F226F2" w:rsidRDefault="00EB027C" w:rsidP="00B63CEC">
            <w:pPr>
              <w:rPr>
                <w:ins w:id="2816" w:author="Yves Houtevels" w:date="2024-07-03T11:51:00Z" w16du:dateUtc="2024-07-03T09:51:00Z"/>
              </w:rPr>
            </w:pPr>
            <w:ins w:id="2817" w:author="Yves Houtevels" w:date="2024-07-03T11:51:00Z" w16du:dateUtc="2024-07-03T09:51:00Z">
              <w:r w:rsidRPr="00F226F2">
                <w:t>Email Address</w:t>
              </w:r>
            </w:ins>
          </w:p>
        </w:tc>
        <w:tc>
          <w:tcPr>
            <w:tcW w:w="3032" w:type="dxa"/>
          </w:tcPr>
          <w:p w14:paraId="5A212DFA"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18" w:author="Yves Houtevels" w:date="2024-07-03T11:51:00Z" w16du:dateUtc="2024-07-03T09:51:00Z"/>
              </w:rPr>
            </w:pPr>
            <w:ins w:id="2819" w:author="Yves Houtevels" w:date="2024-07-03T11:51:00Z" w16du:dateUtc="2024-07-03T09:51:00Z">
              <w:r w:rsidRPr="00F226F2">
                <w:t>String</w:t>
              </w:r>
            </w:ins>
          </w:p>
        </w:tc>
        <w:tc>
          <w:tcPr>
            <w:tcW w:w="2804" w:type="dxa"/>
          </w:tcPr>
          <w:p w14:paraId="45EDB5B9"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20" w:author="Yves Houtevels" w:date="2024-07-03T11:51:00Z" w16du:dateUtc="2024-07-03T09:51:00Z"/>
              </w:rPr>
            </w:pPr>
            <w:ins w:id="2821" w:author="Yves Houtevels" w:date="2024-07-03T11:51:00Z" w16du:dateUtc="2024-07-03T09:51:00Z">
              <w:r w:rsidRPr="00F226F2">
                <w:t>Mandatory</w:t>
              </w:r>
            </w:ins>
          </w:p>
        </w:tc>
      </w:tr>
      <w:tr w:rsidR="00EB027C" w:rsidRPr="00F226F2" w14:paraId="652B1644" w14:textId="77777777" w:rsidTr="00B63CEC">
        <w:trPr>
          <w:cantSplit/>
          <w:ins w:id="2822"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70101FF6" w14:textId="77777777" w:rsidR="00EB027C" w:rsidRPr="00F226F2" w:rsidRDefault="00EB027C" w:rsidP="00B63CEC">
            <w:pPr>
              <w:rPr>
                <w:ins w:id="2823" w:author="Yves Houtevels" w:date="2024-07-03T11:51:00Z" w16du:dateUtc="2024-07-03T09:51:00Z"/>
              </w:rPr>
            </w:pPr>
            <w:ins w:id="2824" w:author="Yves Houtevels" w:date="2024-07-03T11:51:00Z" w16du:dateUtc="2024-07-03T09:51:00Z">
              <w:r w:rsidRPr="00F226F2">
                <w:t>State</w:t>
              </w:r>
            </w:ins>
          </w:p>
        </w:tc>
        <w:tc>
          <w:tcPr>
            <w:tcW w:w="3032" w:type="dxa"/>
          </w:tcPr>
          <w:p w14:paraId="35A7048C"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25" w:author="Yves Houtevels" w:date="2024-07-03T11:51:00Z" w16du:dateUtc="2024-07-03T09:51:00Z"/>
              </w:rPr>
            </w:pPr>
            <w:ins w:id="2826" w:author="Yves Houtevels" w:date="2024-07-03T11:51:00Z" w16du:dateUtc="2024-07-03T09:51:00Z">
              <w:r w:rsidRPr="00F226F2">
                <w:t>String</w:t>
              </w:r>
            </w:ins>
          </w:p>
        </w:tc>
        <w:tc>
          <w:tcPr>
            <w:tcW w:w="2804" w:type="dxa"/>
          </w:tcPr>
          <w:p w14:paraId="63664327"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27" w:author="Yves Houtevels" w:date="2024-07-03T11:51:00Z" w16du:dateUtc="2024-07-03T09:51:00Z"/>
              </w:rPr>
            </w:pPr>
          </w:p>
        </w:tc>
      </w:tr>
      <w:tr w:rsidR="00EB027C" w:rsidRPr="00F226F2" w14:paraId="6F8B5FA4" w14:textId="77777777" w:rsidTr="00B63CEC">
        <w:trPr>
          <w:cnfStyle w:val="000000100000" w:firstRow="0" w:lastRow="0" w:firstColumn="0" w:lastColumn="0" w:oddVBand="0" w:evenVBand="0" w:oddHBand="1" w:evenHBand="0" w:firstRowFirstColumn="0" w:firstRowLastColumn="0" w:lastRowFirstColumn="0" w:lastRowLastColumn="0"/>
          <w:cantSplit/>
          <w:ins w:id="2828"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41022C82" w14:textId="77777777" w:rsidR="00EB027C" w:rsidRPr="00F226F2" w:rsidRDefault="00EB027C" w:rsidP="00B63CEC">
            <w:pPr>
              <w:rPr>
                <w:ins w:id="2829" w:author="Yves Houtevels" w:date="2024-07-03T11:51:00Z" w16du:dateUtc="2024-07-03T09:51:00Z"/>
              </w:rPr>
            </w:pPr>
            <w:proofErr w:type="spellStart"/>
            <w:ins w:id="2830" w:author="Yves Houtevels" w:date="2024-07-03T11:51:00Z" w16du:dateUtc="2024-07-03T09:51:00Z">
              <w:r w:rsidRPr="00F226F2">
                <w:t>Zipcode</w:t>
              </w:r>
              <w:proofErr w:type="spellEnd"/>
            </w:ins>
          </w:p>
        </w:tc>
        <w:tc>
          <w:tcPr>
            <w:tcW w:w="3032" w:type="dxa"/>
          </w:tcPr>
          <w:p w14:paraId="0B725018"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31" w:author="Yves Houtevels" w:date="2024-07-03T11:51:00Z" w16du:dateUtc="2024-07-03T09:51:00Z"/>
              </w:rPr>
            </w:pPr>
            <w:ins w:id="2832" w:author="Yves Houtevels" w:date="2024-07-03T11:51:00Z" w16du:dateUtc="2024-07-03T09:51:00Z">
              <w:r w:rsidRPr="00F226F2">
                <w:t>Select</w:t>
              </w:r>
            </w:ins>
          </w:p>
        </w:tc>
        <w:tc>
          <w:tcPr>
            <w:tcW w:w="2804" w:type="dxa"/>
          </w:tcPr>
          <w:p w14:paraId="3B776C88"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33" w:author="Yves Houtevels" w:date="2024-07-03T11:51:00Z" w16du:dateUtc="2024-07-03T09:51:00Z"/>
              </w:rPr>
            </w:pPr>
          </w:p>
        </w:tc>
      </w:tr>
      <w:tr w:rsidR="00EB027C" w:rsidRPr="00F226F2" w14:paraId="03E86ACB" w14:textId="77777777" w:rsidTr="00B63CEC">
        <w:trPr>
          <w:cantSplit/>
          <w:ins w:id="2834"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50E1064C" w14:textId="77777777" w:rsidR="00EB027C" w:rsidRPr="00F226F2" w:rsidRDefault="00EB027C" w:rsidP="00B63CEC">
            <w:pPr>
              <w:rPr>
                <w:ins w:id="2835" w:author="Yves Houtevels" w:date="2024-07-03T11:51:00Z" w16du:dateUtc="2024-07-03T09:51:00Z"/>
              </w:rPr>
            </w:pPr>
            <w:ins w:id="2836" w:author="Yves Houtevels" w:date="2024-07-03T11:51:00Z" w16du:dateUtc="2024-07-03T09:51:00Z">
              <w:r w:rsidRPr="00F226F2">
                <w:t>Country</w:t>
              </w:r>
            </w:ins>
          </w:p>
        </w:tc>
        <w:tc>
          <w:tcPr>
            <w:tcW w:w="3032" w:type="dxa"/>
          </w:tcPr>
          <w:p w14:paraId="63BB64DA"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37" w:author="Yves Houtevels" w:date="2024-07-03T11:51:00Z" w16du:dateUtc="2024-07-03T09:51:00Z"/>
              </w:rPr>
            </w:pPr>
            <w:ins w:id="2838" w:author="Yves Houtevels" w:date="2024-07-03T11:51:00Z" w16du:dateUtc="2024-07-03T09:51:00Z">
              <w:r w:rsidRPr="00F226F2">
                <w:t>String</w:t>
              </w:r>
            </w:ins>
          </w:p>
        </w:tc>
        <w:tc>
          <w:tcPr>
            <w:tcW w:w="2804" w:type="dxa"/>
          </w:tcPr>
          <w:p w14:paraId="2718F7D5"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39" w:author="Yves Houtevels" w:date="2024-07-03T11:51:00Z" w16du:dateUtc="2024-07-03T09:51:00Z"/>
              </w:rPr>
            </w:pPr>
            <w:ins w:id="2840" w:author="Yves Houtevels" w:date="2024-07-03T11:51:00Z" w16du:dateUtc="2024-07-03T09:51:00Z">
              <w:r w:rsidRPr="00F226F2">
                <w:t>Two-digit ISO 3166 country code</w:t>
              </w:r>
            </w:ins>
          </w:p>
        </w:tc>
      </w:tr>
      <w:tr w:rsidR="00EB027C" w:rsidRPr="00F226F2" w14:paraId="580AE8E2" w14:textId="77777777" w:rsidTr="00B63CEC">
        <w:trPr>
          <w:cnfStyle w:val="000000100000" w:firstRow="0" w:lastRow="0" w:firstColumn="0" w:lastColumn="0" w:oddVBand="0" w:evenVBand="0" w:oddHBand="1" w:evenHBand="0" w:firstRowFirstColumn="0" w:firstRowLastColumn="0" w:lastRowFirstColumn="0" w:lastRowLastColumn="0"/>
          <w:cantSplit/>
          <w:ins w:id="2841"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06559B02" w14:textId="77777777" w:rsidR="00EB027C" w:rsidRPr="00F226F2" w:rsidRDefault="00EB027C" w:rsidP="00B63CEC">
            <w:pPr>
              <w:rPr>
                <w:ins w:id="2842" w:author="Yves Houtevels" w:date="2024-07-03T11:51:00Z" w16du:dateUtc="2024-07-03T09:51:00Z"/>
              </w:rPr>
            </w:pPr>
            <w:ins w:id="2843" w:author="Yves Houtevels" w:date="2024-07-03T11:51:00Z" w16du:dateUtc="2024-07-03T09:51:00Z">
              <w:r w:rsidRPr="00F226F2">
                <w:t>Region</w:t>
              </w:r>
            </w:ins>
          </w:p>
        </w:tc>
        <w:tc>
          <w:tcPr>
            <w:tcW w:w="3032" w:type="dxa"/>
          </w:tcPr>
          <w:p w14:paraId="1D28441E"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44" w:author="Yves Houtevels" w:date="2024-07-03T11:51:00Z" w16du:dateUtc="2024-07-03T09:51:00Z"/>
              </w:rPr>
            </w:pPr>
            <w:ins w:id="2845" w:author="Yves Houtevels" w:date="2024-07-03T11:51:00Z" w16du:dateUtc="2024-07-03T09:51:00Z">
              <w:r w:rsidRPr="00F226F2">
                <w:t>String</w:t>
              </w:r>
            </w:ins>
          </w:p>
        </w:tc>
        <w:tc>
          <w:tcPr>
            <w:tcW w:w="2804" w:type="dxa"/>
          </w:tcPr>
          <w:p w14:paraId="2CC9E2B4"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46" w:author="Yves Houtevels" w:date="2024-07-03T11:51:00Z" w16du:dateUtc="2024-07-03T09:51:00Z"/>
              </w:rPr>
            </w:pPr>
          </w:p>
        </w:tc>
      </w:tr>
      <w:tr w:rsidR="00EB027C" w:rsidRPr="00F226F2" w14:paraId="3321ED77" w14:textId="77777777" w:rsidTr="00B63CEC">
        <w:trPr>
          <w:cantSplit/>
          <w:ins w:id="2847"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3595099B" w14:textId="77777777" w:rsidR="00EB027C" w:rsidRPr="00F226F2" w:rsidRDefault="00EB027C" w:rsidP="00B63CEC">
            <w:pPr>
              <w:rPr>
                <w:ins w:id="2848" w:author="Yves Houtevels" w:date="2024-07-03T11:51:00Z" w16du:dateUtc="2024-07-03T09:51:00Z"/>
              </w:rPr>
            </w:pPr>
            <w:ins w:id="2849" w:author="Yves Houtevels" w:date="2024-07-03T11:51:00Z" w16du:dateUtc="2024-07-03T09:51:00Z">
              <w:r w:rsidRPr="00F226F2">
                <w:t>Accounts</w:t>
              </w:r>
            </w:ins>
          </w:p>
        </w:tc>
        <w:tc>
          <w:tcPr>
            <w:tcW w:w="3032" w:type="dxa"/>
          </w:tcPr>
          <w:p w14:paraId="319E618A"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50" w:author="Yves Houtevels" w:date="2024-07-03T11:51:00Z" w16du:dateUtc="2024-07-03T09:51:00Z"/>
              </w:rPr>
            </w:pPr>
            <w:ins w:id="2851" w:author="Yves Houtevels" w:date="2024-07-03T11:51:00Z" w16du:dateUtc="2024-07-03T09:51:00Z">
              <w:r w:rsidRPr="00F226F2">
                <w:t>Reference List</w:t>
              </w:r>
            </w:ins>
          </w:p>
        </w:tc>
        <w:tc>
          <w:tcPr>
            <w:tcW w:w="2804" w:type="dxa"/>
          </w:tcPr>
          <w:p w14:paraId="2410C9FE" w14:textId="77777777" w:rsidR="00EB027C" w:rsidRPr="00F226F2" w:rsidRDefault="00EB027C" w:rsidP="00B63CEC">
            <w:pPr>
              <w:cnfStyle w:val="000000000000" w:firstRow="0" w:lastRow="0" w:firstColumn="0" w:lastColumn="0" w:oddVBand="0" w:evenVBand="0" w:oddHBand="0" w:evenHBand="0" w:firstRowFirstColumn="0" w:firstRowLastColumn="0" w:lastRowFirstColumn="0" w:lastRowLastColumn="0"/>
              <w:rPr>
                <w:ins w:id="2852" w:author="Yves Houtevels" w:date="2024-07-03T11:51:00Z" w16du:dateUtc="2024-07-03T09:51:00Z"/>
              </w:rPr>
            </w:pPr>
            <w:ins w:id="2853" w:author="Yves Houtevels" w:date="2024-07-03T11:51:00Z" w16du:dateUtc="2024-07-03T09:51:00Z">
              <w:r w:rsidRPr="00F226F2">
                <w:t>The Accounts with Roles the User is in.</w:t>
              </w:r>
            </w:ins>
          </w:p>
        </w:tc>
      </w:tr>
      <w:tr w:rsidR="00EB027C" w:rsidRPr="00F226F2" w14:paraId="1E8AAE42" w14:textId="77777777" w:rsidTr="00B63CEC">
        <w:trPr>
          <w:cnfStyle w:val="000000100000" w:firstRow="0" w:lastRow="0" w:firstColumn="0" w:lastColumn="0" w:oddVBand="0" w:evenVBand="0" w:oddHBand="1" w:evenHBand="0" w:firstRowFirstColumn="0" w:firstRowLastColumn="0" w:lastRowFirstColumn="0" w:lastRowLastColumn="0"/>
          <w:cantSplit/>
          <w:ins w:id="2854" w:author="Yves Houtevels" w:date="2024-07-03T11:51:00Z"/>
        </w:trPr>
        <w:tc>
          <w:tcPr>
            <w:cnfStyle w:val="001000000000" w:firstRow="0" w:lastRow="0" w:firstColumn="1" w:lastColumn="0" w:oddVBand="0" w:evenVBand="0" w:oddHBand="0" w:evenHBand="0" w:firstRowFirstColumn="0" w:firstRowLastColumn="0" w:lastRowFirstColumn="0" w:lastRowLastColumn="0"/>
            <w:tcW w:w="3090" w:type="dxa"/>
          </w:tcPr>
          <w:p w14:paraId="379FC00E" w14:textId="77777777" w:rsidR="00EB027C" w:rsidRPr="00F226F2" w:rsidRDefault="00EB027C" w:rsidP="00B63CEC">
            <w:pPr>
              <w:rPr>
                <w:ins w:id="2855" w:author="Yves Houtevels" w:date="2024-07-03T11:51:00Z" w16du:dateUtc="2024-07-03T09:51:00Z"/>
              </w:rPr>
            </w:pPr>
            <w:ins w:id="2856" w:author="Yves Houtevels" w:date="2024-07-03T11:51:00Z" w16du:dateUtc="2024-07-03T09:51:00Z">
              <w:r w:rsidRPr="00F226F2">
                <w:t>Attributes</w:t>
              </w:r>
            </w:ins>
          </w:p>
        </w:tc>
        <w:tc>
          <w:tcPr>
            <w:tcW w:w="3032" w:type="dxa"/>
          </w:tcPr>
          <w:p w14:paraId="06979A0D"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57" w:author="Yves Houtevels" w:date="2024-07-03T11:51:00Z" w16du:dateUtc="2024-07-03T09:51:00Z"/>
              </w:rPr>
            </w:pPr>
            <w:ins w:id="2858" w:author="Yves Houtevels" w:date="2024-07-03T11:51:00Z" w16du:dateUtc="2024-07-03T09:51:00Z">
              <w:r w:rsidRPr="00F226F2">
                <w:t>Reference List</w:t>
              </w:r>
            </w:ins>
          </w:p>
        </w:tc>
        <w:tc>
          <w:tcPr>
            <w:tcW w:w="2804" w:type="dxa"/>
          </w:tcPr>
          <w:p w14:paraId="00FDAAB6" w14:textId="77777777" w:rsidR="00EB027C" w:rsidRPr="00F226F2" w:rsidRDefault="00EB027C" w:rsidP="00B63CEC">
            <w:pPr>
              <w:cnfStyle w:val="000000100000" w:firstRow="0" w:lastRow="0" w:firstColumn="0" w:lastColumn="0" w:oddVBand="0" w:evenVBand="0" w:oddHBand="1" w:evenHBand="0" w:firstRowFirstColumn="0" w:firstRowLastColumn="0" w:lastRowFirstColumn="0" w:lastRowLastColumn="0"/>
              <w:rPr>
                <w:ins w:id="2859" w:author="Yves Houtevels" w:date="2024-07-03T11:51:00Z" w16du:dateUtc="2024-07-03T09:51:00Z"/>
              </w:rPr>
            </w:pPr>
            <w:ins w:id="2860" w:author="Yves Houtevels" w:date="2024-07-03T11:51:00Z" w16du:dateUtc="2024-07-03T09:51:00Z">
              <w:r w:rsidRPr="00F226F2">
                <w:t>Custom Attributes available for the User</w:t>
              </w:r>
            </w:ins>
          </w:p>
        </w:tc>
      </w:tr>
    </w:tbl>
    <w:p w14:paraId="494BDEE9" w14:textId="77777777" w:rsidR="00EB027C" w:rsidRPr="00F226F2" w:rsidRDefault="00EB027C" w:rsidP="00EB027C">
      <w:pPr>
        <w:rPr>
          <w:ins w:id="2861" w:author="Yves Houtevels" w:date="2024-07-03T11:51:00Z" w16du:dateUtc="2024-07-03T09:51:00Z"/>
          <w:lang w:eastAsia="ko-KR"/>
        </w:rPr>
      </w:pPr>
    </w:p>
    <w:p w14:paraId="7319A75F" w14:textId="107CCA4E" w:rsidR="00EB027C" w:rsidRPr="00F226F2" w:rsidRDefault="001C1BE8">
      <w:pPr>
        <w:pStyle w:val="Heading3"/>
        <w:rPr>
          <w:ins w:id="2862" w:author="Yves Houtevels" w:date="2024-07-03T11:52:00Z" w16du:dateUtc="2024-07-03T09:52:00Z"/>
        </w:rPr>
        <w:pPrChange w:id="2863" w:author="Yves Houtevels" w:date="2024-07-03T11:52:00Z" w16du:dateUtc="2024-07-03T09:52:00Z">
          <w:pPr/>
        </w:pPrChange>
      </w:pPr>
      <w:ins w:id="2864" w:author="Yves Houtevels" w:date="2024-07-03T11:52:00Z" w16du:dateUtc="2024-07-03T09:52:00Z">
        <w:r w:rsidRPr="00F226F2">
          <w:t>Entitlement Management</w:t>
        </w:r>
      </w:ins>
    </w:p>
    <w:p w14:paraId="36952012" w14:textId="77777777" w:rsidR="001C1BE8" w:rsidRPr="00F226F2" w:rsidRDefault="001C1BE8" w:rsidP="00DD3666">
      <w:pPr>
        <w:rPr>
          <w:ins w:id="2865" w:author="Yves Houtevels" w:date="2024-07-03T11:53:00Z" w16du:dateUtc="2024-07-03T09:53:00Z"/>
          <w:lang w:eastAsia="ko-KR"/>
        </w:rPr>
      </w:pPr>
    </w:p>
    <w:p w14:paraId="6449CEEF" w14:textId="77777777" w:rsidR="00364285" w:rsidRPr="00F226F2" w:rsidRDefault="00364285">
      <w:pPr>
        <w:pStyle w:val="Heading4"/>
        <w:rPr>
          <w:ins w:id="2866" w:author="Yves Houtevels" w:date="2024-07-03T11:53:00Z" w16du:dateUtc="2024-07-03T09:53:00Z"/>
        </w:rPr>
        <w:pPrChange w:id="2867" w:author="Yves Houtevels" w:date="2024-07-03T11:53:00Z" w16du:dateUtc="2024-07-03T09:53:00Z">
          <w:pPr>
            <w:pStyle w:val="Heading3"/>
          </w:pPr>
        </w:pPrChange>
      </w:pPr>
      <w:ins w:id="2868" w:author="Yves Houtevels" w:date="2024-07-03T11:53:00Z" w16du:dateUtc="2024-07-03T09:53:00Z">
        <w:r w:rsidRPr="00F226F2">
          <w:t>Entitlement line item</w:t>
        </w:r>
      </w:ins>
    </w:p>
    <w:p w14:paraId="7E9492CB" w14:textId="77777777" w:rsidR="00364285" w:rsidRPr="00F226F2" w:rsidRDefault="00364285" w:rsidP="00364285">
      <w:pPr>
        <w:rPr>
          <w:ins w:id="2869" w:author="Yves Houtevels" w:date="2024-07-03T11:53:00Z" w16du:dateUtc="2024-07-03T09:53:00Z"/>
        </w:rPr>
      </w:pPr>
      <w:ins w:id="2870" w:author="Yves Houtevels" w:date="2024-07-03T11:53:00Z" w16du:dateUtc="2024-07-03T09:53:00Z">
        <w:r w:rsidRPr="00F226F2">
          <w:t xml:space="preserve">Entitlement Line Items (or simply Line Items) are the fundamental unit of entitlement and are always contained within an Entitlement (see below). The Line Item is identified by a unique activation ID; this is often provided to customers and can be used in activating licenses. </w:t>
        </w:r>
      </w:ins>
    </w:p>
    <w:p w14:paraId="24D06C23" w14:textId="77777777" w:rsidR="00364285" w:rsidRPr="00F226F2" w:rsidRDefault="00364285" w:rsidP="00364285">
      <w:pPr>
        <w:rPr>
          <w:ins w:id="2871" w:author="Yves Houtevels" w:date="2024-07-03T11:53:00Z" w16du:dateUtc="2024-07-03T09:53:00Z"/>
        </w:rPr>
      </w:pPr>
      <w:ins w:id="2872" w:author="Yves Houtevels" w:date="2024-07-03T11:53:00Z" w16du:dateUtc="2024-07-03T09:53:00Z">
        <w:r w:rsidRPr="00F226F2">
          <w:t>It is possible to define several Products with individual counts on a Line Item, but this is not best practice as it seriously complicates upgrade processes downstream; such a composite Line Item is sometimes referred to as an ad hoc Suite but bears no relationship to orderable Suites defined in FNO. The recommended model is to define a single Product or Suite per Line Item with a specified seat count.</w:t>
        </w:r>
      </w:ins>
    </w:p>
    <w:p w14:paraId="6AD12DE3" w14:textId="77777777" w:rsidR="00364285" w:rsidRPr="00F226F2" w:rsidRDefault="00364285" w:rsidP="00364285">
      <w:pPr>
        <w:rPr>
          <w:ins w:id="2873" w:author="Yves Houtevels" w:date="2024-07-03T11:53:00Z" w16du:dateUtc="2024-07-03T09:53:00Z"/>
        </w:rPr>
      </w:pPr>
      <w:ins w:id="2874" w:author="Yves Houtevels" w:date="2024-07-03T11:53:00Z" w16du:dateUtc="2024-07-03T09:53:00Z">
        <w:r w:rsidRPr="00F226F2">
          <w:t xml:space="preserve">The License Model must be selected from the list of available License Models configured in the Suite or Product. The License Model plays a role in license generation since License Model Attributes or other metadata may have been defined. </w:t>
        </w:r>
      </w:ins>
    </w:p>
    <w:p w14:paraId="55A156EF" w14:textId="3361945C" w:rsidR="00364285" w:rsidRPr="00F226F2" w:rsidRDefault="00364285">
      <w:pPr>
        <w:rPr>
          <w:ins w:id="2875" w:author="Yves Houtevels" w:date="2024-07-03T11:53:00Z" w16du:dateUtc="2024-07-03T09:53:00Z"/>
        </w:rPr>
        <w:pPrChange w:id="2876" w:author="Yves Houtevels" w:date="2024-07-03T11:53:00Z" w16du:dateUtc="2024-07-03T09:53:00Z">
          <w:pPr>
            <w:spacing w:after="160" w:line="259" w:lineRule="auto"/>
          </w:pPr>
        </w:pPrChange>
      </w:pPr>
      <w:ins w:id="2877" w:author="Yves Houtevels" w:date="2024-07-03T11:53:00Z" w16du:dateUtc="2024-07-03T09:53:00Z">
        <w:r w:rsidRPr="00F226F2">
          <w:t xml:space="preserve">In the standard FNO Model, the start date can be defined when the Line Items is created, taken as the first activation date, or taken from each subsequent activation date if there </w:t>
        </w:r>
        <w:proofErr w:type="gramStart"/>
        <w:r w:rsidRPr="00F226F2">
          <w:t>a multiple seats</w:t>
        </w:r>
        <w:proofErr w:type="gramEnd"/>
        <w:r w:rsidRPr="00F226F2">
          <w:t xml:space="preserve"> defined. If the expiration date is not specified, the license term will default to whatever default value is defined in the License Model</w:t>
        </w:r>
        <w:r w:rsidR="00FC7253" w:rsidRPr="00F226F2">
          <w:t>.</w:t>
        </w:r>
      </w:ins>
    </w:p>
    <w:p w14:paraId="2990E990" w14:textId="77777777" w:rsidR="00364285" w:rsidRPr="00F226F2" w:rsidRDefault="00364285" w:rsidP="00364285">
      <w:pPr>
        <w:rPr>
          <w:ins w:id="2878" w:author="Yves Houtevels" w:date="2024-07-03T11:53:00Z" w16du:dateUtc="2024-07-03T09:53:00Z"/>
        </w:rPr>
      </w:pPr>
    </w:p>
    <w:tbl>
      <w:tblPr>
        <w:tblStyle w:val="GridTable4-Accent5"/>
        <w:tblW w:w="9067" w:type="dxa"/>
        <w:tblLook w:val="04A0" w:firstRow="1" w:lastRow="0" w:firstColumn="1" w:lastColumn="0" w:noHBand="0" w:noVBand="1"/>
      </w:tblPr>
      <w:tblGrid>
        <w:gridCol w:w="1696"/>
        <w:gridCol w:w="1843"/>
        <w:gridCol w:w="5528"/>
      </w:tblGrid>
      <w:tr w:rsidR="00364285" w:rsidRPr="00F226F2" w14:paraId="0708BFEB" w14:textId="77777777" w:rsidTr="00B63CEC">
        <w:trPr>
          <w:cnfStyle w:val="100000000000" w:firstRow="1" w:lastRow="0" w:firstColumn="0" w:lastColumn="0" w:oddVBand="0" w:evenVBand="0" w:oddHBand="0" w:evenHBand="0" w:firstRowFirstColumn="0" w:firstRowLastColumn="0" w:lastRowFirstColumn="0" w:lastRowLastColumn="0"/>
          <w:ins w:id="2879"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375D11E1" w14:textId="77777777" w:rsidR="00364285" w:rsidRPr="00F226F2" w:rsidRDefault="00364285" w:rsidP="00B63CEC">
            <w:pPr>
              <w:rPr>
                <w:ins w:id="2880" w:author="Yves Houtevels" w:date="2024-07-03T11:53:00Z" w16du:dateUtc="2024-07-03T09:53:00Z"/>
              </w:rPr>
            </w:pPr>
            <w:ins w:id="2881" w:author="Yves Houtevels" w:date="2024-07-03T11:53:00Z" w16du:dateUtc="2024-07-03T09:53:00Z">
              <w:r w:rsidRPr="00F226F2">
                <w:t>Attribute</w:t>
              </w:r>
            </w:ins>
          </w:p>
        </w:tc>
        <w:tc>
          <w:tcPr>
            <w:tcW w:w="1843" w:type="dxa"/>
          </w:tcPr>
          <w:p w14:paraId="0883B30B"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2882" w:author="Yves Houtevels" w:date="2024-07-03T11:53:00Z" w16du:dateUtc="2024-07-03T09:53:00Z"/>
              </w:rPr>
            </w:pPr>
            <w:ins w:id="2883" w:author="Yves Houtevels" w:date="2024-07-03T11:53:00Z" w16du:dateUtc="2024-07-03T09:53:00Z">
              <w:r w:rsidRPr="00F226F2">
                <w:t>Type</w:t>
              </w:r>
            </w:ins>
          </w:p>
        </w:tc>
        <w:tc>
          <w:tcPr>
            <w:tcW w:w="5528" w:type="dxa"/>
          </w:tcPr>
          <w:p w14:paraId="3F78595B"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2884" w:author="Yves Houtevels" w:date="2024-07-03T11:53:00Z" w16du:dateUtc="2024-07-03T09:53:00Z"/>
              </w:rPr>
            </w:pPr>
            <w:ins w:id="2885" w:author="Yves Houtevels" w:date="2024-07-03T11:53:00Z" w16du:dateUtc="2024-07-03T09:53:00Z">
              <w:r w:rsidRPr="00F226F2">
                <w:t>Description</w:t>
              </w:r>
            </w:ins>
          </w:p>
        </w:tc>
      </w:tr>
      <w:tr w:rsidR="00364285" w:rsidRPr="00F226F2" w14:paraId="73F42CC8" w14:textId="77777777" w:rsidTr="00B63CEC">
        <w:trPr>
          <w:cnfStyle w:val="000000100000" w:firstRow="0" w:lastRow="0" w:firstColumn="0" w:lastColumn="0" w:oddVBand="0" w:evenVBand="0" w:oddHBand="1" w:evenHBand="0" w:firstRowFirstColumn="0" w:firstRowLastColumn="0" w:lastRowFirstColumn="0" w:lastRowLastColumn="0"/>
          <w:ins w:id="2886"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75B75543" w14:textId="77777777" w:rsidR="00364285" w:rsidRPr="00F226F2" w:rsidRDefault="00364285" w:rsidP="00B63CEC">
            <w:pPr>
              <w:rPr>
                <w:ins w:id="2887" w:author="Yves Houtevels" w:date="2024-07-03T11:53:00Z" w16du:dateUtc="2024-07-03T09:53:00Z"/>
              </w:rPr>
            </w:pPr>
            <w:ins w:id="2888" w:author="Yves Houtevels" w:date="2024-07-03T11:53:00Z" w16du:dateUtc="2024-07-03T09:53:00Z">
              <w:r w:rsidRPr="00F226F2">
                <w:t>Activation ID</w:t>
              </w:r>
            </w:ins>
          </w:p>
        </w:tc>
        <w:tc>
          <w:tcPr>
            <w:tcW w:w="1843" w:type="dxa"/>
          </w:tcPr>
          <w:p w14:paraId="154EE2B4"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889" w:author="Yves Houtevels" w:date="2024-07-03T11:53:00Z" w16du:dateUtc="2024-07-03T09:53:00Z"/>
              </w:rPr>
            </w:pPr>
            <w:ins w:id="2890" w:author="Yves Houtevels" w:date="2024-07-03T11:53:00Z" w16du:dateUtc="2024-07-03T09:53:00Z">
              <w:r w:rsidRPr="00F226F2">
                <w:t>String</w:t>
              </w:r>
            </w:ins>
          </w:p>
        </w:tc>
        <w:tc>
          <w:tcPr>
            <w:tcW w:w="5528" w:type="dxa"/>
          </w:tcPr>
          <w:p w14:paraId="0E5BD482"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891" w:author="Yves Houtevels" w:date="2024-07-03T11:53:00Z" w16du:dateUtc="2024-07-03T09:53:00Z"/>
              </w:rPr>
            </w:pPr>
            <w:ins w:id="2892" w:author="Yves Houtevels" w:date="2024-07-03T11:53:00Z" w16du:dateUtc="2024-07-03T09:53:00Z">
              <w:r w:rsidRPr="00F226F2">
                <w:t>The unique ID identifying this line item</w:t>
              </w:r>
            </w:ins>
          </w:p>
        </w:tc>
      </w:tr>
      <w:tr w:rsidR="00364285" w:rsidRPr="00F226F2" w14:paraId="7E3EF355" w14:textId="77777777" w:rsidTr="00B63CEC">
        <w:trPr>
          <w:ins w:id="2893"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7966DF47" w14:textId="77777777" w:rsidR="00364285" w:rsidRPr="00F226F2" w:rsidRDefault="00364285" w:rsidP="00B63CEC">
            <w:pPr>
              <w:rPr>
                <w:ins w:id="2894" w:author="Yves Houtevels" w:date="2024-07-03T11:53:00Z" w16du:dateUtc="2024-07-03T09:53:00Z"/>
              </w:rPr>
            </w:pPr>
            <w:ins w:id="2895" w:author="Yves Houtevels" w:date="2024-07-03T11:53:00Z" w16du:dateUtc="2024-07-03T09:53:00Z">
              <w:r w:rsidRPr="00F226F2">
                <w:t>Product</w:t>
              </w:r>
            </w:ins>
          </w:p>
        </w:tc>
        <w:tc>
          <w:tcPr>
            <w:tcW w:w="1843" w:type="dxa"/>
          </w:tcPr>
          <w:p w14:paraId="7A9092E9"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896" w:author="Yves Houtevels" w:date="2024-07-03T11:53:00Z" w16du:dateUtc="2024-07-03T09:53:00Z"/>
                <w:b/>
              </w:rPr>
            </w:pPr>
            <w:ins w:id="2897" w:author="Yves Houtevels" w:date="2024-07-03T11:53:00Z" w16du:dateUtc="2024-07-03T09:53:00Z">
              <w:r w:rsidRPr="00F226F2">
                <w:t>Reference List</w:t>
              </w:r>
            </w:ins>
          </w:p>
        </w:tc>
        <w:tc>
          <w:tcPr>
            <w:tcW w:w="5528" w:type="dxa"/>
          </w:tcPr>
          <w:p w14:paraId="1760F90C"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898" w:author="Yves Houtevels" w:date="2024-07-03T11:53:00Z" w16du:dateUtc="2024-07-03T09:53:00Z"/>
              </w:rPr>
            </w:pPr>
            <w:ins w:id="2899" w:author="Yves Houtevels" w:date="2024-07-03T11:53:00Z" w16du:dateUtc="2024-07-03T09:53:00Z">
              <w:r w:rsidRPr="00F226F2">
                <w:t>The list of Products and/or Suites including the Version; note best practice is to have just one item in this list.</w:t>
              </w:r>
            </w:ins>
          </w:p>
        </w:tc>
      </w:tr>
      <w:tr w:rsidR="00364285" w:rsidRPr="00F226F2" w14:paraId="73F84BCF" w14:textId="77777777" w:rsidTr="00B63CEC">
        <w:trPr>
          <w:cnfStyle w:val="000000100000" w:firstRow="0" w:lastRow="0" w:firstColumn="0" w:lastColumn="0" w:oddVBand="0" w:evenVBand="0" w:oddHBand="1" w:evenHBand="0" w:firstRowFirstColumn="0" w:firstRowLastColumn="0" w:lastRowFirstColumn="0" w:lastRowLastColumn="0"/>
          <w:ins w:id="2900"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500A0A00" w14:textId="77777777" w:rsidR="00364285" w:rsidRPr="00F226F2" w:rsidRDefault="00364285" w:rsidP="00B63CEC">
            <w:pPr>
              <w:rPr>
                <w:ins w:id="2901" w:author="Yves Houtevels" w:date="2024-07-03T11:53:00Z" w16du:dateUtc="2024-07-03T09:53:00Z"/>
              </w:rPr>
            </w:pPr>
            <w:ins w:id="2902" w:author="Yves Houtevels" w:date="2024-07-03T11:53:00Z" w16du:dateUtc="2024-07-03T09:53:00Z">
              <w:r w:rsidRPr="00F226F2">
                <w:t>Quantity per Copy</w:t>
              </w:r>
            </w:ins>
          </w:p>
        </w:tc>
        <w:tc>
          <w:tcPr>
            <w:tcW w:w="1843" w:type="dxa"/>
          </w:tcPr>
          <w:p w14:paraId="2C2E813C"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03" w:author="Yves Houtevels" w:date="2024-07-03T11:53:00Z" w16du:dateUtc="2024-07-03T09:53:00Z"/>
              </w:rPr>
            </w:pPr>
            <w:ins w:id="2904" w:author="Yves Houtevels" w:date="2024-07-03T11:53:00Z" w16du:dateUtc="2024-07-03T09:53:00Z">
              <w:r w:rsidRPr="00F226F2">
                <w:t>Integer</w:t>
              </w:r>
            </w:ins>
          </w:p>
        </w:tc>
        <w:tc>
          <w:tcPr>
            <w:tcW w:w="5528" w:type="dxa"/>
          </w:tcPr>
          <w:p w14:paraId="0F20AF78"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05" w:author="Yves Houtevels" w:date="2024-07-03T11:53:00Z" w16du:dateUtc="2024-07-03T09:53:00Z"/>
              </w:rPr>
            </w:pPr>
            <w:ins w:id="2906" w:author="Yves Houtevels" w:date="2024-07-03T11:53:00Z" w16du:dateUtc="2024-07-03T09:53:00Z">
              <w:r w:rsidRPr="00F226F2">
                <w:t>The number of licenses per seat; this defaults to 1 which is almost always the case, letting the seat count determine the number of licenses available.</w:t>
              </w:r>
            </w:ins>
          </w:p>
        </w:tc>
      </w:tr>
      <w:tr w:rsidR="00364285" w:rsidRPr="00F226F2" w14:paraId="0984DB5E" w14:textId="77777777" w:rsidTr="00B63CEC">
        <w:trPr>
          <w:ins w:id="2907"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17812D67" w14:textId="77777777" w:rsidR="00364285" w:rsidRPr="00F226F2" w:rsidRDefault="00364285" w:rsidP="00B63CEC">
            <w:pPr>
              <w:rPr>
                <w:ins w:id="2908" w:author="Yves Houtevels" w:date="2024-07-03T11:53:00Z" w16du:dateUtc="2024-07-03T09:53:00Z"/>
              </w:rPr>
            </w:pPr>
            <w:ins w:id="2909" w:author="Yves Houtevels" w:date="2024-07-03T11:53:00Z" w16du:dateUtc="2024-07-03T09:53:00Z">
              <w:r w:rsidRPr="00F226F2">
                <w:t>Quantity</w:t>
              </w:r>
            </w:ins>
          </w:p>
        </w:tc>
        <w:tc>
          <w:tcPr>
            <w:tcW w:w="1843" w:type="dxa"/>
          </w:tcPr>
          <w:p w14:paraId="51B77CCB"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10" w:author="Yves Houtevels" w:date="2024-07-03T11:53:00Z" w16du:dateUtc="2024-07-03T09:53:00Z"/>
              </w:rPr>
            </w:pPr>
            <w:ins w:id="2911" w:author="Yves Houtevels" w:date="2024-07-03T11:53:00Z" w16du:dateUtc="2024-07-03T09:53:00Z">
              <w:r w:rsidRPr="00F226F2">
                <w:t>Integer</w:t>
              </w:r>
            </w:ins>
          </w:p>
        </w:tc>
        <w:tc>
          <w:tcPr>
            <w:tcW w:w="5528" w:type="dxa"/>
          </w:tcPr>
          <w:p w14:paraId="073B5051"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12" w:author="Yves Houtevels" w:date="2024-07-03T11:53:00Z" w16du:dateUtc="2024-07-03T09:53:00Z"/>
              </w:rPr>
            </w:pPr>
            <w:ins w:id="2913" w:author="Yves Houtevels" w:date="2024-07-03T11:53:00Z" w16du:dateUtc="2024-07-03T09:53:00Z">
              <w:r w:rsidRPr="00F226F2">
                <w:t>The seat count</w:t>
              </w:r>
            </w:ins>
          </w:p>
        </w:tc>
      </w:tr>
      <w:tr w:rsidR="00364285" w:rsidRPr="00F226F2" w14:paraId="5A5A3376" w14:textId="77777777" w:rsidTr="00B63CEC">
        <w:trPr>
          <w:cnfStyle w:val="000000100000" w:firstRow="0" w:lastRow="0" w:firstColumn="0" w:lastColumn="0" w:oddVBand="0" w:evenVBand="0" w:oddHBand="1" w:evenHBand="0" w:firstRowFirstColumn="0" w:firstRowLastColumn="0" w:lastRowFirstColumn="0" w:lastRowLastColumn="0"/>
          <w:ins w:id="2914"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48E05181" w14:textId="77777777" w:rsidR="00364285" w:rsidRPr="00F226F2" w:rsidRDefault="00364285" w:rsidP="00B63CEC">
            <w:pPr>
              <w:rPr>
                <w:ins w:id="2915" w:author="Yves Houtevels" w:date="2024-07-03T11:53:00Z" w16du:dateUtc="2024-07-03T09:53:00Z"/>
              </w:rPr>
            </w:pPr>
            <w:ins w:id="2916" w:author="Yves Houtevels" w:date="2024-07-03T11:53:00Z" w16du:dateUtc="2024-07-03T09:53:00Z">
              <w:r w:rsidRPr="00F226F2">
                <w:t>License Model</w:t>
              </w:r>
            </w:ins>
          </w:p>
        </w:tc>
        <w:tc>
          <w:tcPr>
            <w:tcW w:w="1843" w:type="dxa"/>
          </w:tcPr>
          <w:p w14:paraId="60A3B015"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17" w:author="Yves Houtevels" w:date="2024-07-03T11:53:00Z" w16du:dateUtc="2024-07-03T09:53:00Z"/>
              </w:rPr>
            </w:pPr>
            <w:ins w:id="2918" w:author="Yves Houtevels" w:date="2024-07-03T11:53:00Z" w16du:dateUtc="2024-07-03T09:53:00Z">
              <w:r w:rsidRPr="00F226F2">
                <w:t>Reference</w:t>
              </w:r>
            </w:ins>
          </w:p>
        </w:tc>
        <w:tc>
          <w:tcPr>
            <w:tcW w:w="5528" w:type="dxa"/>
          </w:tcPr>
          <w:p w14:paraId="02A6F6E4"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19" w:author="Yves Houtevels" w:date="2024-07-03T11:53:00Z" w16du:dateUtc="2024-07-03T09:53:00Z"/>
              </w:rPr>
            </w:pPr>
            <w:ins w:id="2920" w:author="Yves Houtevels" w:date="2024-07-03T11:53:00Z" w16du:dateUtc="2024-07-03T09:53:00Z">
              <w:r w:rsidRPr="00F226F2">
                <w:t>The purchased license model</w:t>
              </w:r>
            </w:ins>
          </w:p>
        </w:tc>
      </w:tr>
      <w:tr w:rsidR="00364285" w:rsidRPr="00F226F2" w14:paraId="6350A345" w14:textId="77777777" w:rsidTr="00B63CEC">
        <w:trPr>
          <w:ins w:id="2921"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51751D45" w14:textId="77777777" w:rsidR="00364285" w:rsidRPr="00F226F2" w:rsidRDefault="00364285" w:rsidP="00B63CEC">
            <w:pPr>
              <w:rPr>
                <w:ins w:id="2922" w:author="Yves Houtevels" w:date="2024-07-03T11:53:00Z" w16du:dateUtc="2024-07-03T09:53:00Z"/>
              </w:rPr>
            </w:pPr>
            <w:ins w:id="2923" w:author="Yves Houtevels" w:date="2024-07-03T11:53:00Z" w16du:dateUtc="2024-07-03T09:53:00Z">
              <w:r w:rsidRPr="00F226F2">
                <w:t>Start Date</w:t>
              </w:r>
            </w:ins>
          </w:p>
        </w:tc>
        <w:tc>
          <w:tcPr>
            <w:tcW w:w="1843" w:type="dxa"/>
          </w:tcPr>
          <w:p w14:paraId="14F0C406"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24" w:author="Yves Houtevels" w:date="2024-07-03T11:53:00Z" w16du:dateUtc="2024-07-03T09:53:00Z"/>
              </w:rPr>
            </w:pPr>
            <w:ins w:id="2925" w:author="Yves Houtevels" w:date="2024-07-03T11:53:00Z" w16du:dateUtc="2024-07-03T09:53:00Z">
              <w:r w:rsidRPr="00F226F2">
                <w:t>Date</w:t>
              </w:r>
            </w:ins>
          </w:p>
        </w:tc>
        <w:tc>
          <w:tcPr>
            <w:tcW w:w="5528" w:type="dxa"/>
          </w:tcPr>
          <w:p w14:paraId="739CD97E"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26" w:author="Yves Houtevels" w:date="2024-07-03T11:53:00Z" w16du:dateUtc="2024-07-03T09:53:00Z"/>
              </w:rPr>
            </w:pPr>
            <w:ins w:id="2927" w:author="Yves Houtevels" w:date="2024-07-03T11:53:00Z" w16du:dateUtc="2024-07-03T09:53:00Z">
              <w:r w:rsidRPr="00F226F2">
                <w:t>The date the generated license id valid from</w:t>
              </w:r>
            </w:ins>
          </w:p>
        </w:tc>
      </w:tr>
      <w:tr w:rsidR="00364285" w:rsidRPr="00F226F2" w14:paraId="2BDB04C1" w14:textId="77777777" w:rsidTr="00B63CEC">
        <w:trPr>
          <w:cnfStyle w:val="000000100000" w:firstRow="0" w:lastRow="0" w:firstColumn="0" w:lastColumn="0" w:oddVBand="0" w:evenVBand="0" w:oddHBand="1" w:evenHBand="0" w:firstRowFirstColumn="0" w:firstRowLastColumn="0" w:lastRowFirstColumn="0" w:lastRowLastColumn="0"/>
          <w:ins w:id="2928"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27946882" w14:textId="77777777" w:rsidR="00364285" w:rsidRPr="00F226F2" w:rsidRDefault="00364285" w:rsidP="00B63CEC">
            <w:pPr>
              <w:rPr>
                <w:ins w:id="2929" w:author="Yves Houtevels" w:date="2024-07-03T11:53:00Z" w16du:dateUtc="2024-07-03T09:53:00Z"/>
              </w:rPr>
            </w:pPr>
            <w:ins w:id="2930" w:author="Yves Houtevels" w:date="2024-07-03T11:53:00Z" w16du:dateUtc="2024-07-03T09:53:00Z">
              <w:r w:rsidRPr="00F226F2">
                <w:t>Expiration Date</w:t>
              </w:r>
            </w:ins>
          </w:p>
        </w:tc>
        <w:tc>
          <w:tcPr>
            <w:tcW w:w="1843" w:type="dxa"/>
          </w:tcPr>
          <w:p w14:paraId="0379FFEC"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31" w:author="Yves Houtevels" w:date="2024-07-03T11:53:00Z" w16du:dateUtc="2024-07-03T09:53:00Z"/>
              </w:rPr>
            </w:pPr>
            <w:ins w:id="2932" w:author="Yves Houtevels" w:date="2024-07-03T11:53:00Z" w16du:dateUtc="2024-07-03T09:53:00Z">
              <w:r w:rsidRPr="00F226F2">
                <w:t>Date</w:t>
              </w:r>
            </w:ins>
          </w:p>
        </w:tc>
        <w:tc>
          <w:tcPr>
            <w:tcW w:w="5528" w:type="dxa"/>
          </w:tcPr>
          <w:p w14:paraId="7A5BB927"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33" w:author="Yves Houtevels" w:date="2024-07-03T11:53:00Z" w16du:dateUtc="2024-07-03T09:53:00Z"/>
              </w:rPr>
            </w:pPr>
            <w:ins w:id="2934" w:author="Yves Houtevels" w:date="2024-07-03T11:53:00Z" w16du:dateUtc="2024-07-03T09:53:00Z">
              <w:r w:rsidRPr="00F226F2">
                <w:t>The date the generated license id valid to</w:t>
              </w:r>
            </w:ins>
          </w:p>
        </w:tc>
      </w:tr>
      <w:tr w:rsidR="00364285" w:rsidRPr="00F226F2" w14:paraId="59AAB2D2" w14:textId="77777777" w:rsidTr="00B63CEC">
        <w:trPr>
          <w:ins w:id="2935"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0C52360F" w14:textId="77777777" w:rsidR="00364285" w:rsidRPr="00F226F2" w:rsidRDefault="00364285" w:rsidP="00B63CEC">
            <w:pPr>
              <w:rPr>
                <w:ins w:id="2936" w:author="Yves Houtevels" w:date="2024-07-03T11:53:00Z" w16du:dateUtc="2024-07-03T09:53:00Z"/>
              </w:rPr>
            </w:pPr>
            <w:ins w:id="2937" w:author="Yves Houtevels" w:date="2024-07-03T11:53:00Z" w16du:dateUtc="2024-07-03T09:53:00Z">
              <w:r w:rsidRPr="00F226F2">
                <w:t>Attribute</w:t>
              </w:r>
            </w:ins>
          </w:p>
        </w:tc>
        <w:tc>
          <w:tcPr>
            <w:tcW w:w="1843" w:type="dxa"/>
          </w:tcPr>
          <w:p w14:paraId="48F09E0A"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38" w:author="Yves Houtevels" w:date="2024-07-03T11:53:00Z" w16du:dateUtc="2024-07-03T09:53:00Z"/>
              </w:rPr>
            </w:pPr>
            <w:ins w:id="2939" w:author="Yves Houtevels" w:date="2024-07-03T11:53:00Z" w16du:dateUtc="2024-07-03T09:53:00Z">
              <w:r w:rsidRPr="00F226F2">
                <w:t>Reference List</w:t>
              </w:r>
            </w:ins>
          </w:p>
        </w:tc>
        <w:tc>
          <w:tcPr>
            <w:tcW w:w="5528" w:type="dxa"/>
          </w:tcPr>
          <w:p w14:paraId="51EBAF23"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40" w:author="Yves Houtevels" w:date="2024-07-03T11:53:00Z" w16du:dateUtc="2024-07-03T09:53:00Z"/>
              </w:rPr>
            </w:pPr>
            <w:ins w:id="2941" w:author="Yves Houtevels" w:date="2024-07-03T11:53:00Z" w16du:dateUtc="2024-07-03T09:53:00Z">
              <w:r w:rsidRPr="00F226F2">
                <w:t>List of attributes for this line item</w:t>
              </w:r>
            </w:ins>
          </w:p>
        </w:tc>
      </w:tr>
    </w:tbl>
    <w:p w14:paraId="049B0BB8" w14:textId="77777777" w:rsidR="00364285" w:rsidRPr="00F226F2" w:rsidRDefault="00364285" w:rsidP="00364285">
      <w:pPr>
        <w:rPr>
          <w:ins w:id="2942" w:author="Yves Houtevels" w:date="2024-07-03T11:53:00Z" w16du:dateUtc="2024-07-03T09:53:00Z"/>
          <w:lang w:eastAsia="ko-KR"/>
        </w:rPr>
      </w:pPr>
    </w:p>
    <w:p w14:paraId="4B1D34C3" w14:textId="77777777" w:rsidR="00364285" w:rsidRPr="00F226F2" w:rsidRDefault="00364285">
      <w:pPr>
        <w:pStyle w:val="Heading4"/>
        <w:rPr>
          <w:ins w:id="2943" w:author="Yves Houtevels" w:date="2024-07-03T11:53:00Z" w16du:dateUtc="2024-07-03T09:53:00Z"/>
        </w:rPr>
        <w:pPrChange w:id="2944" w:author="Yves Houtevels" w:date="2024-07-03T11:53:00Z" w16du:dateUtc="2024-07-03T09:53:00Z">
          <w:pPr>
            <w:pStyle w:val="Heading3"/>
          </w:pPr>
        </w:pPrChange>
      </w:pPr>
      <w:ins w:id="2945" w:author="Yves Houtevels" w:date="2024-07-03T11:53:00Z" w16du:dateUtc="2024-07-03T09:53:00Z">
        <w:r w:rsidRPr="00F226F2">
          <w:t>Maintenance Line Item</w:t>
        </w:r>
      </w:ins>
    </w:p>
    <w:p w14:paraId="3A7DE90B" w14:textId="77777777" w:rsidR="00364285" w:rsidRPr="00F226F2" w:rsidRDefault="00364285" w:rsidP="00364285">
      <w:pPr>
        <w:rPr>
          <w:ins w:id="2946" w:author="Yves Houtevels" w:date="2024-07-03T11:53:00Z" w16du:dateUtc="2024-07-03T09:53:00Z"/>
        </w:rPr>
      </w:pPr>
      <w:ins w:id="2947" w:author="Yves Houtevels" w:date="2024-07-03T11:53:00Z" w16du:dateUtc="2024-07-03T09:53:00Z">
        <w:r w:rsidRPr="00F226F2">
          <w:t>Maintenance Line Items are identified by an Activation ID although they cannot be activated and do not generate licenses. The Maintenance Line Item has a start date and expiration date that indicate the start and end of maintenance. Linking the Maintenance Line Item to Entitlement Line Items indicates that the Products for these Line Items are covered under maintenance; so long as maintenance has started and not expired.</w:t>
        </w:r>
      </w:ins>
    </w:p>
    <w:p w14:paraId="0B621A6C" w14:textId="77777777" w:rsidR="00364285" w:rsidRPr="00F226F2" w:rsidRDefault="00364285" w:rsidP="00364285">
      <w:pPr>
        <w:rPr>
          <w:ins w:id="2948" w:author="Yves Houtevels" w:date="2024-07-03T11:53:00Z" w16du:dateUtc="2024-07-03T09:53:00Z"/>
        </w:rPr>
      </w:pPr>
      <w:ins w:id="2949" w:author="Yves Houtevels" w:date="2024-07-03T11:53:00Z" w16du:dateUtc="2024-07-03T09:53:00Z">
        <w:r w:rsidRPr="00F226F2">
          <w:t>Multiple Maintenance Line Items can be defined in an Entitlement, each linked to one-or-more orderable Line Items, even in different Entitlements.</w:t>
        </w:r>
      </w:ins>
    </w:p>
    <w:tbl>
      <w:tblPr>
        <w:tblStyle w:val="GridTable4-Accent5"/>
        <w:tblW w:w="9067" w:type="dxa"/>
        <w:tblLook w:val="04A0" w:firstRow="1" w:lastRow="0" w:firstColumn="1" w:lastColumn="0" w:noHBand="0" w:noVBand="1"/>
      </w:tblPr>
      <w:tblGrid>
        <w:gridCol w:w="1696"/>
        <w:gridCol w:w="1843"/>
        <w:gridCol w:w="5528"/>
      </w:tblGrid>
      <w:tr w:rsidR="00364285" w:rsidRPr="00F226F2" w14:paraId="64B18B1E" w14:textId="77777777" w:rsidTr="00B63CEC">
        <w:trPr>
          <w:cnfStyle w:val="100000000000" w:firstRow="1" w:lastRow="0" w:firstColumn="0" w:lastColumn="0" w:oddVBand="0" w:evenVBand="0" w:oddHBand="0" w:evenHBand="0" w:firstRowFirstColumn="0" w:firstRowLastColumn="0" w:lastRowFirstColumn="0" w:lastRowLastColumn="0"/>
          <w:ins w:id="2950"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4D9C6964" w14:textId="77777777" w:rsidR="00364285" w:rsidRPr="00F226F2" w:rsidRDefault="00364285" w:rsidP="00B63CEC">
            <w:pPr>
              <w:rPr>
                <w:ins w:id="2951" w:author="Yves Houtevels" w:date="2024-07-03T11:53:00Z" w16du:dateUtc="2024-07-03T09:53:00Z"/>
              </w:rPr>
            </w:pPr>
            <w:ins w:id="2952" w:author="Yves Houtevels" w:date="2024-07-03T11:53:00Z" w16du:dateUtc="2024-07-03T09:53:00Z">
              <w:r w:rsidRPr="00F226F2">
                <w:t>Attribute</w:t>
              </w:r>
            </w:ins>
          </w:p>
        </w:tc>
        <w:tc>
          <w:tcPr>
            <w:tcW w:w="1843" w:type="dxa"/>
          </w:tcPr>
          <w:p w14:paraId="0483F819"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2953" w:author="Yves Houtevels" w:date="2024-07-03T11:53:00Z" w16du:dateUtc="2024-07-03T09:53:00Z"/>
              </w:rPr>
            </w:pPr>
            <w:ins w:id="2954" w:author="Yves Houtevels" w:date="2024-07-03T11:53:00Z" w16du:dateUtc="2024-07-03T09:53:00Z">
              <w:r w:rsidRPr="00F226F2">
                <w:t>Type</w:t>
              </w:r>
            </w:ins>
          </w:p>
        </w:tc>
        <w:tc>
          <w:tcPr>
            <w:tcW w:w="5528" w:type="dxa"/>
          </w:tcPr>
          <w:p w14:paraId="55D19798"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2955" w:author="Yves Houtevels" w:date="2024-07-03T11:53:00Z" w16du:dateUtc="2024-07-03T09:53:00Z"/>
              </w:rPr>
            </w:pPr>
            <w:ins w:id="2956" w:author="Yves Houtevels" w:date="2024-07-03T11:53:00Z" w16du:dateUtc="2024-07-03T09:53:00Z">
              <w:r w:rsidRPr="00F226F2">
                <w:t>Description</w:t>
              </w:r>
            </w:ins>
          </w:p>
        </w:tc>
      </w:tr>
      <w:tr w:rsidR="00364285" w:rsidRPr="00F226F2" w14:paraId="63CDB91C" w14:textId="77777777" w:rsidTr="00B63CEC">
        <w:trPr>
          <w:cnfStyle w:val="000000100000" w:firstRow="0" w:lastRow="0" w:firstColumn="0" w:lastColumn="0" w:oddVBand="0" w:evenVBand="0" w:oddHBand="1" w:evenHBand="0" w:firstRowFirstColumn="0" w:firstRowLastColumn="0" w:lastRowFirstColumn="0" w:lastRowLastColumn="0"/>
          <w:ins w:id="2957"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0A32E321" w14:textId="77777777" w:rsidR="00364285" w:rsidRPr="00F226F2" w:rsidRDefault="00364285" w:rsidP="00B63CEC">
            <w:pPr>
              <w:rPr>
                <w:ins w:id="2958" w:author="Yves Houtevels" w:date="2024-07-03T11:53:00Z" w16du:dateUtc="2024-07-03T09:53:00Z"/>
              </w:rPr>
            </w:pPr>
            <w:ins w:id="2959" w:author="Yves Houtevels" w:date="2024-07-03T11:53:00Z" w16du:dateUtc="2024-07-03T09:53:00Z">
              <w:r w:rsidRPr="00F226F2">
                <w:t>Activation ID</w:t>
              </w:r>
            </w:ins>
          </w:p>
        </w:tc>
        <w:tc>
          <w:tcPr>
            <w:tcW w:w="1843" w:type="dxa"/>
          </w:tcPr>
          <w:p w14:paraId="5D402BAC"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60" w:author="Yves Houtevels" w:date="2024-07-03T11:53:00Z" w16du:dateUtc="2024-07-03T09:53:00Z"/>
              </w:rPr>
            </w:pPr>
            <w:ins w:id="2961" w:author="Yves Houtevels" w:date="2024-07-03T11:53:00Z" w16du:dateUtc="2024-07-03T09:53:00Z">
              <w:r w:rsidRPr="00F226F2">
                <w:t>String</w:t>
              </w:r>
            </w:ins>
          </w:p>
        </w:tc>
        <w:tc>
          <w:tcPr>
            <w:tcW w:w="5528" w:type="dxa"/>
          </w:tcPr>
          <w:p w14:paraId="01D858A7"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62" w:author="Yves Houtevels" w:date="2024-07-03T11:53:00Z" w16du:dateUtc="2024-07-03T09:53:00Z"/>
              </w:rPr>
            </w:pPr>
            <w:ins w:id="2963" w:author="Yves Houtevels" w:date="2024-07-03T11:53:00Z" w16du:dateUtc="2024-07-03T09:53:00Z">
              <w:r w:rsidRPr="00F226F2">
                <w:t>The unique ID for this line item</w:t>
              </w:r>
            </w:ins>
          </w:p>
        </w:tc>
      </w:tr>
      <w:tr w:rsidR="00364285" w:rsidRPr="00F226F2" w14:paraId="53EEDBA7" w14:textId="77777777" w:rsidTr="00B63CEC">
        <w:trPr>
          <w:ins w:id="2964"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66435B16" w14:textId="77777777" w:rsidR="00364285" w:rsidRPr="00F226F2" w:rsidRDefault="00364285" w:rsidP="00B63CEC">
            <w:pPr>
              <w:rPr>
                <w:ins w:id="2965" w:author="Yves Houtevels" w:date="2024-07-03T11:53:00Z" w16du:dateUtc="2024-07-03T09:53:00Z"/>
              </w:rPr>
            </w:pPr>
            <w:ins w:id="2966" w:author="Yves Houtevels" w:date="2024-07-03T11:53:00Z" w16du:dateUtc="2024-07-03T09:53:00Z">
              <w:r w:rsidRPr="00F226F2">
                <w:t>Product</w:t>
              </w:r>
            </w:ins>
          </w:p>
        </w:tc>
        <w:tc>
          <w:tcPr>
            <w:tcW w:w="1843" w:type="dxa"/>
          </w:tcPr>
          <w:p w14:paraId="410A4BC2"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67" w:author="Yves Houtevels" w:date="2024-07-03T11:53:00Z" w16du:dateUtc="2024-07-03T09:53:00Z"/>
              </w:rPr>
            </w:pPr>
            <w:ins w:id="2968" w:author="Yves Houtevels" w:date="2024-07-03T11:53:00Z" w16du:dateUtc="2024-07-03T09:53:00Z">
              <w:r w:rsidRPr="00F226F2">
                <w:t>Reference</w:t>
              </w:r>
            </w:ins>
          </w:p>
        </w:tc>
        <w:tc>
          <w:tcPr>
            <w:tcW w:w="5528" w:type="dxa"/>
          </w:tcPr>
          <w:p w14:paraId="4309397A"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69" w:author="Yves Houtevels" w:date="2024-07-03T11:53:00Z" w16du:dateUtc="2024-07-03T09:53:00Z"/>
              </w:rPr>
            </w:pPr>
            <w:ins w:id="2970" w:author="Yves Houtevels" w:date="2024-07-03T11:53:00Z" w16du:dateUtc="2024-07-03T09:53:00Z">
              <w:r w:rsidRPr="00F226F2">
                <w:t>The Maintenance Product including the Version</w:t>
              </w:r>
            </w:ins>
          </w:p>
        </w:tc>
      </w:tr>
      <w:tr w:rsidR="00364285" w:rsidRPr="00F226F2" w14:paraId="1E35F050" w14:textId="77777777" w:rsidTr="00B63CEC">
        <w:trPr>
          <w:cnfStyle w:val="000000100000" w:firstRow="0" w:lastRow="0" w:firstColumn="0" w:lastColumn="0" w:oddVBand="0" w:evenVBand="0" w:oddHBand="1" w:evenHBand="0" w:firstRowFirstColumn="0" w:firstRowLastColumn="0" w:lastRowFirstColumn="0" w:lastRowLastColumn="0"/>
          <w:ins w:id="2971"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0D6D89CF" w14:textId="77777777" w:rsidR="00364285" w:rsidRPr="00F226F2" w:rsidRDefault="00364285" w:rsidP="00B63CEC">
            <w:pPr>
              <w:rPr>
                <w:ins w:id="2972" w:author="Yves Houtevels" w:date="2024-07-03T11:53:00Z" w16du:dateUtc="2024-07-03T09:53:00Z"/>
              </w:rPr>
            </w:pPr>
            <w:ins w:id="2973" w:author="Yves Houtevels" w:date="2024-07-03T11:53:00Z" w16du:dateUtc="2024-07-03T09:53:00Z">
              <w:r w:rsidRPr="00F226F2">
                <w:t>Start Date</w:t>
              </w:r>
            </w:ins>
          </w:p>
        </w:tc>
        <w:tc>
          <w:tcPr>
            <w:tcW w:w="1843" w:type="dxa"/>
          </w:tcPr>
          <w:p w14:paraId="3E4C9281"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74" w:author="Yves Houtevels" w:date="2024-07-03T11:53:00Z" w16du:dateUtc="2024-07-03T09:53:00Z"/>
              </w:rPr>
            </w:pPr>
            <w:ins w:id="2975" w:author="Yves Houtevels" w:date="2024-07-03T11:53:00Z" w16du:dateUtc="2024-07-03T09:53:00Z">
              <w:r w:rsidRPr="00F226F2">
                <w:t>Date</w:t>
              </w:r>
            </w:ins>
          </w:p>
        </w:tc>
        <w:tc>
          <w:tcPr>
            <w:tcW w:w="5528" w:type="dxa"/>
          </w:tcPr>
          <w:p w14:paraId="1A9D4392"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76" w:author="Yves Houtevels" w:date="2024-07-03T11:53:00Z" w16du:dateUtc="2024-07-03T09:53:00Z"/>
              </w:rPr>
            </w:pPr>
            <w:ins w:id="2977" w:author="Yves Houtevels" w:date="2024-07-03T11:53:00Z" w16du:dateUtc="2024-07-03T09:53:00Z">
              <w:r w:rsidRPr="00F226F2">
                <w:t>The maintenance start</w:t>
              </w:r>
            </w:ins>
          </w:p>
        </w:tc>
      </w:tr>
      <w:tr w:rsidR="00364285" w:rsidRPr="00F226F2" w14:paraId="36D18914" w14:textId="77777777" w:rsidTr="00B63CEC">
        <w:trPr>
          <w:ins w:id="2978"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1650F05A" w14:textId="77777777" w:rsidR="00364285" w:rsidRPr="00F226F2" w:rsidRDefault="00364285" w:rsidP="00B63CEC">
            <w:pPr>
              <w:rPr>
                <w:ins w:id="2979" w:author="Yves Houtevels" w:date="2024-07-03T11:53:00Z" w16du:dateUtc="2024-07-03T09:53:00Z"/>
              </w:rPr>
            </w:pPr>
            <w:ins w:id="2980" w:author="Yves Houtevels" w:date="2024-07-03T11:53:00Z" w16du:dateUtc="2024-07-03T09:53:00Z">
              <w:r w:rsidRPr="00F226F2">
                <w:t>Expiration Date</w:t>
              </w:r>
            </w:ins>
          </w:p>
        </w:tc>
        <w:tc>
          <w:tcPr>
            <w:tcW w:w="1843" w:type="dxa"/>
          </w:tcPr>
          <w:p w14:paraId="3A216484"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81" w:author="Yves Houtevels" w:date="2024-07-03T11:53:00Z" w16du:dateUtc="2024-07-03T09:53:00Z"/>
              </w:rPr>
            </w:pPr>
            <w:ins w:id="2982" w:author="Yves Houtevels" w:date="2024-07-03T11:53:00Z" w16du:dateUtc="2024-07-03T09:53:00Z">
              <w:r w:rsidRPr="00F226F2">
                <w:t>Date</w:t>
              </w:r>
            </w:ins>
          </w:p>
        </w:tc>
        <w:tc>
          <w:tcPr>
            <w:tcW w:w="5528" w:type="dxa"/>
          </w:tcPr>
          <w:p w14:paraId="2E1A0228"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83" w:author="Yves Houtevels" w:date="2024-07-03T11:53:00Z" w16du:dateUtc="2024-07-03T09:53:00Z"/>
              </w:rPr>
            </w:pPr>
            <w:ins w:id="2984" w:author="Yves Houtevels" w:date="2024-07-03T11:53:00Z" w16du:dateUtc="2024-07-03T09:53:00Z">
              <w:r w:rsidRPr="00F226F2">
                <w:t>The maintenance expiration date</w:t>
              </w:r>
            </w:ins>
          </w:p>
        </w:tc>
      </w:tr>
      <w:tr w:rsidR="00364285" w:rsidRPr="00F226F2" w14:paraId="60C8B580" w14:textId="77777777" w:rsidTr="00B63CEC">
        <w:trPr>
          <w:cnfStyle w:val="000000100000" w:firstRow="0" w:lastRow="0" w:firstColumn="0" w:lastColumn="0" w:oddVBand="0" w:evenVBand="0" w:oddHBand="1" w:evenHBand="0" w:firstRowFirstColumn="0" w:firstRowLastColumn="0" w:lastRowFirstColumn="0" w:lastRowLastColumn="0"/>
          <w:ins w:id="2985"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1F84A839" w14:textId="77777777" w:rsidR="00364285" w:rsidRPr="00F226F2" w:rsidRDefault="00364285" w:rsidP="00B63CEC">
            <w:pPr>
              <w:rPr>
                <w:ins w:id="2986" w:author="Yves Houtevels" w:date="2024-07-03T11:53:00Z" w16du:dateUtc="2024-07-03T09:53:00Z"/>
              </w:rPr>
            </w:pPr>
            <w:ins w:id="2987" w:author="Yves Houtevels" w:date="2024-07-03T11:53:00Z" w16du:dateUtc="2024-07-03T09:53:00Z">
              <w:r w:rsidRPr="00F226F2">
                <w:t>Attribute</w:t>
              </w:r>
            </w:ins>
          </w:p>
        </w:tc>
        <w:tc>
          <w:tcPr>
            <w:tcW w:w="1843" w:type="dxa"/>
          </w:tcPr>
          <w:p w14:paraId="3F365206"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88" w:author="Yves Houtevels" w:date="2024-07-03T11:53:00Z" w16du:dateUtc="2024-07-03T09:53:00Z"/>
              </w:rPr>
            </w:pPr>
            <w:ins w:id="2989" w:author="Yves Houtevels" w:date="2024-07-03T11:53:00Z" w16du:dateUtc="2024-07-03T09:53:00Z">
              <w:r w:rsidRPr="00F226F2">
                <w:t>Reference List</w:t>
              </w:r>
            </w:ins>
          </w:p>
        </w:tc>
        <w:tc>
          <w:tcPr>
            <w:tcW w:w="5528" w:type="dxa"/>
          </w:tcPr>
          <w:p w14:paraId="21F57651"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2990" w:author="Yves Houtevels" w:date="2024-07-03T11:53:00Z" w16du:dateUtc="2024-07-03T09:53:00Z"/>
              </w:rPr>
            </w:pPr>
            <w:ins w:id="2991" w:author="Yves Houtevels" w:date="2024-07-03T11:53:00Z" w16du:dateUtc="2024-07-03T09:53:00Z">
              <w:r w:rsidRPr="00F226F2">
                <w:t>List of Custom Attributes available for this Maintenance Line Item</w:t>
              </w:r>
            </w:ins>
          </w:p>
        </w:tc>
      </w:tr>
      <w:tr w:rsidR="00364285" w:rsidRPr="00F226F2" w14:paraId="525FAB3D" w14:textId="77777777" w:rsidTr="00B63CEC">
        <w:trPr>
          <w:ins w:id="2992"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0EE7D28F" w14:textId="77777777" w:rsidR="00364285" w:rsidRPr="00F226F2" w:rsidRDefault="00364285" w:rsidP="00B63CEC">
            <w:pPr>
              <w:rPr>
                <w:ins w:id="2993" w:author="Yves Houtevels" w:date="2024-07-03T11:53:00Z" w16du:dateUtc="2024-07-03T09:53:00Z"/>
              </w:rPr>
            </w:pPr>
            <w:ins w:id="2994" w:author="Yves Houtevels" w:date="2024-07-03T11:53:00Z" w16du:dateUtc="2024-07-03T09:53:00Z">
              <w:r w:rsidRPr="00F226F2">
                <w:t>Line Items</w:t>
              </w:r>
            </w:ins>
          </w:p>
        </w:tc>
        <w:tc>
          <w:tcPr>
            <w:tcW w:w="1843" w:type="dxa"/>
          </w:tcPr>
          <w:p w14:paraId="6E85705E"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95" w:author="Yves Houtevels" w:date="2024-07-03T11:53:00Z" w16du:dateUtc="2024-07-03T09:53:00Z"/>
              </w:rPr>
            </w:pPr>
            <w:ins w:id="2996" w:author="Yves Houtevels" w:date="2024-07-03T11:53:00Z" w16du:dateUtc="2024-07-03T09:53:00Z">
              <w:r w:rsidRPr="00F226F2">
                <w:t>Reference List</w:t>
              </w:r>
            </w:ins>
          </w:p>
        </w:tc>
        <w:tc>
          <w:tcPr>
            <w:tcW w:w="5528" w:type="dxa"/>
          </w:tcPr>
          <w:p w14:paraId="1034BDBD"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2997" w:author="Yves Houtevels" w:date="2024-07-03T11:53:00Z" w16du:dateUtc="2024-07-03T09:53:00Z"/>
              </w:rPr>
            </w:pPr>
            <w:ins w:id="2998" w:author="Yves Houtevels" w:date="2024-07-03T11:53:00Z" w16du:dateUtc="2024-07-03T09:53:00Z">
              <w:r w:rsidRPr="00F226F2">
                <w:t>List of Entitlement Line Items (Activation IDs) that the Maintenance applies to; the configuration of the Maintenance Product specifies which Products or Suites may be linked in this way.</w:t>
              </w:r>
            </w:ins>
          </w:p>
        </w:tc>
      </w:tr>
    </w:tbl>
    <w:p w14:paraId="1B11640B" w14:textId="70165B8D" w:rsidR="00364285" w:rsidRPr="00F226F2" w:rsidRDefault="00364285" w:rsidP="00364285">
      <w:pPr>
        <w:spacing w:after="160" w:line="259" w:lineRule="auto"/>
        <w:rPr>
          <w:ins w:id="2999" w:author="Yves Houtevels" w:date="2024-07-03T11:53:00Z" w16du:dateUtc="2024-07-03T09:53:00Z"/>
          <w:lang w:eastAsia="ko-KR"/>
        </w:rPr>
      </w:pPr>
    </w:p>
    <w:p w14:paraId="0537B4BE" w14:textId="77777777" w:rsidR="00364285" w:rsidRPr="00F226F2" w:rsidRDefault="00364285">
      <w:pPr>
        <w:pStyle w:val="Heading4"/>
        <w:rPr>
          <w:ins w:id="3000" w:author="Yves Houtevels" w:date="2024-07-03T11:53:00Z" w16du:dateUtc="2024-07-03T09:53:00Z"/>
        </w:rPr>
        <w:pPrChange w:id="3001" w:author="Yves Houtevels" w:date="2024-07-03T11:54:00Z" w16du:dateUtc="2024-07-03T09:54:00Z">
          <w:pPr>
            <w:pStyle w:val="Heading3"/>
          </w:pPr>
        </w:pPrChange>
      </w:pPr>
      <w:ins w:id="3002" w:author="Yves Houtevels" w:date="2024-07-03T11:53:00Z" w16du:dateUtc="2024-07-03T09:53:00Z">
        <w:r w:rsidRPr="00F226F2">
          <w:t>Entitlement</w:t>
        </w:r>
      </w:ins>
    </w:p>
    <w:p w14:paraId="451DA016" w14:textId="77777777" w:rsidR="00364285" w:rsidRPr="00F226F2" w:rsidRDefault="00364285" w:rsidP="00364285">
      <w:pPr>
        <w:rPr>
          <w:ins w:id="3003" w:author="Yves Houtevels" w:date="2024-07-03T11:53:00Z" w16du:dateUtc="2024-07-03T09:53:00Z"/>
        </w:rPr>
      </w:pPr>
      <w:ins w:id="3004" w:author="Yves Houtevels" w:date="2024-07-03T11:53:00Z" w16du:dateUtc="2024-07-03T09:53:00Z">
        <w:r w:rsidRPr="00F226F2">
          <w:t xml:space="preserve">An Entitlement represents one or more elements from a customer software order; typically, a software order will equate to a single Entitlement, but this is not mandated. There need be no relation between elements of an Entitlement; the customer is free to select which elements of the Entitlement should be activated on an endpoint Device or License Server – or Cloud License Server. </w:t>
        </w:r>
      </w:ins>
    </w:p>
    <w:p w14:paraId="1C933546" w14:textId="77777777" w:rsidR="00364285" w:rsidRPr="00F226F2" w:rsidRDefault="00364285" w:rsidP="00364285">
      <w:pPr>
        <w:rPr>
          <w:ins w:id="3005" w:author="Yves Houtevels" w:date="2024-07-03T11:53:00Z" w16du:dateUtc="2024-07-03T09:53:00Z"/>
        </w:rPr>
      </w:pPr>
      <w:ins w:id="3006" w:author="Yves Houtevels" w:date="2024-07-03T11:53:00Z" w16du:dateUtc="2024-07-03T09:53:00Z">
        <w:r w:rsidRPr="00F226F2">
          <w:t>Note that Entitlements are never activated, it is the Line Items that are activated to generate licenses.</w:t>
        </w:r>
      </w:ins>
    </w:p>
    <w:tbl>
      <w:tblPr>
        <w:tblStyle w:val="GridTable4-Accent5"/>
        <w:tblW w:w="9067" w:type="dxa"/>
        <w:tblLook w:val="04A0" w:firstRow="1" w:lastRow="0" w:firstColumn="1" w:lastColumn="0" w:noHBand="0" w:noVBand="1"/>
      </w:tblPr>
      <w:tblGrid>
        <w:gridCol w:w="1696"/>
        <w:gridCol w:w="1843"/>
        <w:gridCol w:w="5528"/>
      </w:tblGrid>
      <w:tr w:rsidR="00364285" w:rsidRPr="00F226F2" w14:paraId="19EF180C" w14:textId="77777777" w:rsidTr="00B63CEC">
        <w:trPr>
          <w:cnfStyle w:val="100000000000" w:firstRow="1" w:lastRow="0" w:firstColumn="0" w:lastColumn="0" w:oddVBand="0" w:evenVBand="0" w:oddHBand="0" w:evenHBand="0" w:firstRowFirstColumn="0" w:firstRowLastColumn="0" w:lastRowFirstColumn="0" w:lastRowLastColumn="0"/>
          <w:cantSplit/>
          <w:tblHeader/>
          <w:ins w:id="3007"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566F8AA1" w14:textId="77777777" w:rsidR="00364285" w:rsidRPr="00F226F2" w:rsidRDefault="00364285" w:rsidP="00B63CEC">
            <w:pPr>
              <w:rPr>
                <w:ins w:id="3008" w:author="Yves Houtevels" w:date="2024-07-03T11:53:00Z" w16du:dateUtc="2024-07-03T09:53:00Z"/>
              </w:rPr>
            </w:pPr>
            <w:ins w:id="3009" w:author="Yves Houtevels" w:date="2024-07-03T11:53:00Z" w16du:dateUtc="2024-07-03T09:53:00Z">
              <w:r w:rsidRPr="00F226F2">
                <w:t>Attribute</w:t>
              </w:r>
            </w:ins>
          </w:p>
        </w:tc>
        <w:tc>
          <w:tcPr>
            <w:tcW w:w="1843" w:type="dxa"/>
          </w:tcPr>
          <w:p w14:paraId="10263847"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3010" w:author="Yves Houtevels" w:date="2024-07-03T11:53:00Z" w16du:dateUtc="2024-07-03T09:53:00Z"/>
              </w:rPr>
            </w:pPr>
            <w:ins w:id="3011" w:author="Yves Houtevels" w:date="2024-07-03T11:53:00Z" w16du:dateUtc="2024-07-03T09:53:00Z">
              <w:r w:rsidRPr="00F226F2">
                <w:t>Type</w:t>
              </w:r>
            </w:ins>
          </w:p>
        </w:tc>
        <w:tc>
          <w:tcPr>
            <w:tcW w:w="5528" w:type="dxa"/>
          </w:tcPr>
          <w:p w14:paraId="2549C3F3"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3012" w:author="Yves Houtevels" w:date="2024-07-03T11:53:00Z" w16du:dateUtc="2024-07-03T09:53:00Z"/>
              </w:rPr>
            </w:pPr>
            <w:ins w:id="3013" w:author="Yves Houtevels" w:date="2024-07-03T11:53:00Z" w16du:dateUtc="2024-07-03T09:53:00Z">
              <w:r w:rsidRPr="00F226F2">
                <w:t>Description</w:t>
              </w:r>
            </w:ins>
          </w:p>
        </w:tc>
      </w:tr>
      <w:tr w:rsidR="00364285" w:rsidRPr="00F226F2" w14:paraId="33700610" w14:textId="77777777" w:rsidTr="00B63CEC">
        <w:trPr>
          <w:cnfStyle w:val="000000100000" w:firstRow="0" w:lastRow="0" w:firstColumn="0" w:lastColumn="0" w:oddVBand="0" w:evenVBand="0" w:oddHBand="1" w:evenHBand="0" w:firstRowFirstColumn="0" w:firstRowLastColumn="0" w:lastRowFirstColumn="0" w:lastRowLastColumn="0"/>
          <w:ins w:id="3014"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047A44E0" w14:textId="77777777" w:rsidR="00364285" w:rsidRPr="00F226F2" w:rsidRDefault="00364285" w:rsidP="00B63CEC">
            <w:pPr>
              <w:rPr>
                <w:ins w:id="3015" w:author="Yves Houtevels" w:date="2024-07-03T11:53:00Z" w16du:dateUtc="2024-07-03T09:53:00Z"/>
              </w:rPr>
            </w:pPr>
            <w:ins w:id="3016" w:author="Yves Houtevels" w:date="2024-07-03T11:53:00Z" w16du:dateUtc="2024-07-03T09:53:00Z">
              <w:r w:rsidRPr="00F226F2">
                <w:t>Entitlement ID</w:t>
              </w:r>
            </w:ins>
          </w:p>
        </w:tc>
        <w:tc>
          <w:tcPr>
            <w:tcW w:w="1843" w:type="dxa"/>
          </w:tcPr>
          <w:p w14:paraId="61B107E9"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17" w:author="Yves Houtevels" w:date="2024-07-03T11:53:00Z" w16du:dateUtc="2024-07-03T09:53:00Z"/>
              </w:rPr>
            </w:pPr>
            <w:ins w:id="3018" w:author="Yves Houtevels" w:date="2024-07-03T11:53:00Z" w16du:dateUtc="2024-07-03T09:53:00Z">
              <w:r w:rsidRPr="00F226F2">
                <w:t>String</w:t>
              </w:r>
            </w:ins>
          </w:p>
        </w:tc>
        <w:tc>
          <w:tcPr>
            <w:tcW w:w="5528" w:type="dxa"/>
          </w:tcPr>
          <w:p w14:paraId="5F895ADF"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19" w:author="Yves Houtevels" w:date="2024-07-03T11:53:00Z" w16du:dateUtc="2024-07-03T09:53:00Z"/>
              </w:rPr>
            </w:pPr>
            <w:ins w:id="3020" w:author="Yves Houtevels" w:date="2024-07-03T11:53:00Z" w16du:dateUtc="2024-07-03T09:53:00Z">
              <w:r w:rsidRPr="00F226F2">
                <w:t>Unique id of this entitlement (not a CCKey)</w:t>
              </w:r>
            </w:ins>
          </w:p>
        </w:tc>
      </w:tr>
      <w:tr w:rsidR="00364285" w:rsidRPr="00F226F2" w14:paraId="24D95495" w14:textId="77777777" w:rsidTr="00B63CEC">
        <w:trPr>
          <w:ins w:id="3021"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6BA5609D" w14:textId="77777777" w:rsidR="00364285" w:rsidRPr="00F226F2" w:rsidRDefault="00364285" w:rsidP="00B63CEC">
            <w:pPr>
              <w:rPr>
                <w:ins w:id="3022" w:author="Yves Houtevels" w:date="2024-07-03T11:53:00Z" w16du:dateUtc="2024-07-03T09:53:00Z"/>
              </w:rPr>
            </w:pPr>
            <w:ins w:id="3023" w:author="Yves Houtevels" w:date="2024-07-03T11:53:00Z" w16du:dateUtc="2024-07-03T09:53:00Z">
              <w:r w:rsidRPr="00F226F2">
                <w:t>Account</w:t>
              </w:r>
            </w:ins>
          </w:p>
        </w:tc>
        <w:tc>
          <w:tcPr>
            <w:tcW w:w="1843" w:type="dxa"/>
          </w:tcPr>
          <w:p w14:paraId="427847D8"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3024" w:author="Yves Houtevels" w:date="2024-07-03T11:53:00Z" w16du:dateUtc="2024-07-03T09:53:00Z"/>
              </w:rPr>
            </w:pPr>
            <w:ins w:id="3025" w:author="Yves Houtevels" w:date="2024-07-03T11:53:00Z" w16du:dateUtc="2024-07-03T09:53:00Z">
              <w:r w:rsidRPr="00F226F2">
                <w:t>Reference</w:t>
              </w:r>
            </w:ins>
          </w:p>
        </w:tc>
        <w:tc>
          <w:tcPr>
            <w:tcW w:w="5528" w:type="dxa"/>
          </w:tcPr>
          <w:p w14:paraId="1B68F706"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3026" w:author="Yves Houtevels" w:date="2024-07-03T11:53:00Z" w16du:dateUtc="2024-07-03T09:53:00Z"/>
              </w:rPr>
            </w:pPr>
            <w:ins w:id="3027" w:author="Yves Houtevels" w:date="2024-07-03T11:53:00Z" w16du:dateUtc="2024-07-03T09:53:00Z">
              <w:r w:rsidRPr="00F226F2">
                <w:t>Reference to the Customer or Channel Partner Account that owns this entitlement.</w:t>
              </w:r>
            </w:ins>
          </w:p>
        </w:tc>
      </w:tr>
      <w:tr w:rsidR="00364285" w:rsidRPr="00F226F2" w14:paraId="49312C7C" w14:textId="77777777" w:rsidTr="00B63CEC">
        <w:trPr>
          <w:cnfStyle w:val="000000100000" w:firstRow="0" w:lastRow="0" w:firstColumn="0" w:lastColumn="0" w:oddVBand="0" w:evenVBand="0" w:oddHBand="1" w:evenHBand="0" w:firstRowFirstColumn="0" w:firstRowLastColumn="0" w:lastRowFirstColumn="0" w:lastRowLastColumn="0"/>
          <w:ins w:id="3028"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408EA2D5" w14:textId="77777777" w:rsidR="00364285" w:rsidRPr="00F226F2" w:rsidRDefault="00364285" w:rsidP="00B63CEC">
            <w:pPr>
              <w:rPr>
                <w:ins w:id="3029" w:author="Yves Houtevels" w:date="2024-07-03T11:53:00Z" w16du:dateUtc="2024-07-03T09:53:00Z"/>
              </w:rPr>
            </w:pPr>
            <w:ins w:id="3030" w:author="Yves Houtevels" w:date="2024-07-03T11:53:00Z" w16du:dateUtc="2024-07-03T09:53:00Z">
              <w:r w:rsidRPr="00F226F2">
                <w:t>Lines</w:t>
              </w:r>
            </w:ins>
          </w:p>
        </w:tc>
        <w:tc>
          <w:tcPr>
            <w:tcW w:w="1843" w:type="dxa"/>
          </w:tcPr>
          <w:p w14:paraId="3B09A2E4"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31" w:author="Yves Houtevels" w:date="2024-07-03T11:53:00Z" w16du:dateUtc="2024-07-03T09:53:00Z"/>
              </w:rPr>
            </w:pPr>
            <w:ins w:id="3032" w:author="Yves Houtevels" w:date="2024-07-03T11:53:00Z" w16du:dateUtc="2024-07-03T09:53:00Z">
              <w:r w:rsidRPr="00F226F2">
                <w:t>List of Line Item</w:t>
              </w:r>
            </w:ins>
          </w:p>
        </w:tc>
        <w:tc>
          <w:tcPr>
            <w:tcW w:w="5528" w:type="dxa"/>
          </w:tcPr>
          <w:p w14:paraId="7BBAD2AD"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33" w:author="Yves Houtevels" w:date="2024-07-03T11:53:00Z" w16du:dateUtc="2024-07-03T09:53:00Z"/>
              </w:rPr>
            </w:pPr>
            <w:ins w:id="3034" w:author="Yves Houtevels" w:date="2024-07-03T11:53:00Z" w16du:dateUtc="2024-07-03T09:53:00Z">
              <w:r w:rsidRPr="00F226F2">
                <w:t>List of Entitlement Line Items</w:t>
              </w:r>
            </w:ins>
          </w:p>
        </w:tc>
      </w:tr>
      <w:tr w:rsidR="00364285" w:rsidRPr="00F226F2" w14:paraId="2ED03C6E" w14:textId="77777777" w:rsidTr="00B63CEC">
        <w:trPr>
          <w:ins w:id="3035"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7E8471C7" w14:textId="77777777" w:rsidR="00364285" w:rsidRPr="00F226F2" w:rsidRDefault="00364285" w:rsidP="00B63CEC">
            <w:pPr>
              <w:rPr>
                <w:ins w:id="3036" w:author="Yves Houtevels" w:date="2024-07-03T11:53:00Z" w16du:dateUtc="2024-07-03T09:53:00Z"/>
              </w:rPr>
            </w:pPr>
            <w:ins w:id="3037" w:author="Yves Houtevels" w:date="2024-07-03T11:53:00Z" w16du:dateUtc="2024-07-03T09:53:00Z">
              <w:r w:rsidRPr="00F226F2">
                <w:t>Maintenances</w:t>
              </w:r>
            </w:ins>
          </w:p>
        </w:tc>
        <w:tc>
          <w:tcPr>
            <w:tcW w:w="1843" w:type="dxa"/>
          </w:tcPr>
          <w:p w14:paraId="3A0DCC3D"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3038" w:author="Yves Houtevels" w:date="2024-07-03T11:53:00Z" w16du:dateUtc="2024-07-03T09:53:00Z"/>
              </w:rPr>
            </w:pPr>
            <w:ins w:id="3039" w:author="Yves Houtevels" w:date="2024-07-03T11:53:00Z" w16du:dateUtc="2024-07-03T09:53:00Z">
              <w:r w:rsidRPr="00F226F2">
                <w:t xml:space="preserve">List of </w:t>
              </w:r>
              <w:r w:rsidRPr="00F226F2">
                <w:rPr>
                  <w:b/>
                </w:rPr>
                <w:t>Line Item</w:t>
              </w:r>
            </w:ins>
          </w:p>
        </w:tc>
        <w:tc>
          <w:tcPr>
            <w:tcW w:w="5528" w:type="dxa"/>
          </w:tcPr>
          <w:p w14:paraId="3E611E32"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3040" w:author="Yves Houtevels" w:date="2024-07-03T11:53:00Z" w16du:dateUtc="2024-07-03T09:53:00Z"/>
              </w:rPr>
            </w:pPr>
            <w:ins w:id="3041" w:author="Yves Houtevels" w:date="2024-07-03T11:53:00Z" w16du:dateUtc="2024-07-03T09:53:00Z">
              <w:r w:rsidRPr="00F226F2">
                <w:t>List of Maintenance Line Items</w:t>
              </w:r>
            </w:ins>
          </w:p>
        </w:tc>
      </w:tr>
      <w:tr w:rsidR="00364285" w:rsidRPr="00F226F2" w14:paraId="6EB7A9C3" w14:textId="77777777" w:rsidTr="00B63CEC">
        <w:trPr>
          <w:cnfStyle w:val="000000100000" w:firstRow="0" w:lastRow="0" w:firstColumn="0" w:lastColumn="0" w:oddVBand="0" w:evenVBand="0" w:oddHBand="1" w:evenHBand="0" w:firstRowFirstColumn="0" w:firstRowLastColumn="0" w:lastRowFirstColumn="0" w:lastRowLastColumn="0"/>
          <w:ins w:id="3042"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05AB20C1" w14:textId="77777777" w:rsidR="00364285" w:rsidRPr="00F226F2" w:rsidRDefault="00364285" w:rsidP="00B63CEC">
            <w:pPr>
              <w:rPr>
                <w:ins w:id="3043" w:author="Yves Houtevels" w:date="2024-07-03T11:53:00Z" w16du:dateUtc="2024-07-03T09:53:00Z"/>
              </w:rPr>
            </w:pPr>
            <w:ins w:id="3044" w:author="Yves Houtevels" w:date="2024-07-03T11:53:00Z" w16du:dateUtc="2024-07-03T09:53:00Z">
              <w:r w:rsidRPr="00F226F2">
                <w:t>Attributes</w:t>
              </w:r>
            </w:ins>
          </w:p>
        </w:tc>
        <w:tc>
          <w:tcPr>
            <w:tcW w:w="1843" w:type="dxa"/>
          </w:tcPr>
          <w:p w14:paraId="111448F5"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45" w:author="Yves Houtevels" w:date="2024-07-03T11:53:00Z" w16du:dateUtc="2024-07-03T09:53:00Z"/>
              </w:rPr>
            </w:pPr>
            <w:ins w:id="3046" w:author="Yves Houtevels" w:date="2024-07-03T11:53:00Z" w16du:dateUtc="2024-07-03T09:53:00Z">
              <w:r w:rsidRPr="00F226F2">
                <w:t>List of Attribute</w:t>
              </w:r>
            </w:ins>
          </w:p>
        </w:tc>
        <w:tc>
          <w:tcPr>
            <w:tcW w:w="5528" w:type="dxa"/>
          </w:tcPr>
          <w:p w14:paraId="523FA55C"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47" w:author="Yves Houtevels" w:date="2024-07-03T11:53:00Z" w16du:dateUtc="2024-07-03T09:53:00Z"/>
              </w:rPr>
            </w:pPr>
            <w:ins w:id="3048" w:author="Yves Houtevels" w:date="2024-07-03T11:53:00Z" w16du:dateUtc="2024-07-03T09:53:00Z">
              <w:r w:rsidRPr="00F226F2">
                <w:t>List of Custom Attributes available for this Entitlement</w:t>
              </w:r>
            </w:ins>
          </w:p>
        </w:tc>
      </w:tr>
    </w:tbl>
    <w:p w14:paraId="16F89AE6" w14:textId="77777777" w:rsidR="00364285" w:rsidRPr="00F226F2" w:rsidRDefault="00364285" w:rsidP="00364285">
      <w:pPr>
        <w:rPr>
          <w:ins w:id="3049" w:author="Yves Houtevels" w:date="2024-07-03T11:53:00Z" w16du:dateUtc="2024-07-03T09:53:00Z"/>
          <w:lang w:eastAsia="ko-KR"/>
        </w:rPr>
      </w:pPr>
    </w:p>
    <w:p w14:paraId="5A5B232C" w14:textId="77777777" w:rsidR="00364285" w:rsidRPr="00F226F2" w:rsidRDefault="00364285">
      <w:pPr>
        <w:pStyle w:val="Heading4"/>
        <w:rPr>
          <w:ins w:id="3050" w:author="Yves Houtevels" w:date="2024-07-03T11:53:00Z" w16du:dateUtc="2024-07-03T09:53:00Z"/>
        </w:rPr>
        <w:pPrChange w:id="3051" w:author="Yves Houtevels" w:date="2024-07-03T11:56:00Z" w16du:dateUtc="2024-07-03T09:56:00Z">
          <w:pPr>
            <w:pStyle w:val="Heading3"/>
          </w:pPr>
        </w:pPrChange>
      </w:pPr>
      <w:ins w:id="3052" w:author="Yves Houtevels" w:date="2024-07-03T11:53:00Z" w16du:dateUtc="2024-07-03T09:53:00Z">
        <w:r w:rsidRPr="00F226F2">
          <w:t>Fulfilment</w:t>
        </w:r>
      </w:ins>
    </w:p>
    <w:p w14:paraId="756142F8" w14:textId="77777777" w:rsidR="00364285" w:rsidRPr="00F226F2" w:rsidRDefault="00364285" w:rsidP="00364285">
      <w:pPr>
        <w:rPr>
          <w:ins w:id="3053" w:author="Yves Houtevels" w:date="2024-07-03T11:53:00Z" w16du:dateUtc="2024-07-03T09:53:00Z"/>
        </w:rPr>
      </w:pPr>
      <w:ins w:id="3054" w:author="Yves Houtevels" w:date="2024-07-03T11:53:00Z" w16du:dateUtc="2024-07-03T09:53:00Z">
        <w:r w:rsidRPr="00F226F2">
          <w:t>Fulfilments are generated during license activation and relate to FlexNet Publisher and non-Flex license technologies only; this is not relevant for FlexNet embedded licensing - see Devices below.</w:t>
        </w:r>
      </w:ins>
    </w:p>
    <w:p w14:paraId="2F532B31" w14:textId="77777777" w:rsidR="00364285" w:rsidRPr="00F226F2" w:rsidRDefault="00364285" w:rsidP="00364285">
      <w:pPr>
        <w:rPr>
          <w:ins w:id="3055" w:author="Yves Houtevels" w:date="2024-07-03T11:53:00Z" w16du:dateUtc="2024-07-03T09:53:00Z"/>
        </w:rPr>
      </w:pPr>
      <w:ins w:id="3056" w:author="Yves Houtevels" w:date="2024-07-03T11:53:00Z" w16du:dateUtc="2024-07-03T09:53:00Z">
        <w:r w:rsidRPr="00F226F2">
          <w:t xml:space="preserve">Fulfilments records are in a many-to-one correspondence with Line Items, a Line Item may be activated multiple times; each activation will generate a license and a Fulfilment.  </w:t>
        </w:r>
      </w:ins>
    </w:p>
    <w:tbl>
      <w:tblPr>
        <w:tblStyle w:val="GridTable4-Accent5"/>
        <w:tblW w:w="9067" w:type="dxa"/>
        <w:tblLook w:val="04A0" w:firstRow="1" w:lastRow="0" w:firstColumn="1" w:lastColumn="0" w:noHBand="0" w:noVBand="1"/>
      </w:tblPr>
      <w:tblGrid>
        <w:gridCol w:w="1696"/>
        <w:gridCol w:w="1843"/>
        <w:gridCol w:w="5528"/>
      </w:tblGrid>
      <w:tr w:rsidR="00364285" w:rsidRPr="00F226F2" w14:paraId="6B693AE5" w14:textId="77777777" w:rsidTr="00B63CEC">
        <w:trPr>
          <w:cnfStyle w:val="100000000000" w:firstRow="1" w:lastRow="0" w:firstColumn="0" w:lastColumn="0" w:oddVBand="0" w:evenVBand="0" w:oddHBand="0" w:evenHBand="0" w:firstRowFirstColumn="0" w:firstRowLastColumn="0" w:lastRowFirstColumn="0" w:lastRowLastColumn="0"/>
          <w:ins w:id="3057"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24ACBD76" w14:textId="77777777" w:rsidR="00364285" w:rsidRPr="00F226F2" w:rsidRDefault="00364285" w:rsidP="00B63CEC">
            <w:pPr>
              <w:rPr>
                <w:ins w:id="3058" w:author="Yves Houtevels" w:date="2024-07-03T11:53:00Z" w16du:dateUtc="2024-07-03T09:53:00Z"/>
              </w:rPr>
            </w:pPr>
            <w:ins w:id="3059" w:author="Yves Houtevels" w:date="2024-07-03T11:53:00Z" w16du:dateUtc="2024-07-03T09:53:00Z">
              <w:r w:rsidRPr="00F226F2">
                <w:t>Attribute</w:t>
              </w:r>
            </w:ins>
          </w:p>
        </w:tc>
        <w:tc>
          <w:tcPr>
            <w:tcW w:w="1843" w:type="dxa"/>
          </w:tcPr>
          <w:p w14:paraId="11ED165C"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3060" w:author="Yves Houtevels" w:date="2024-07-03T11:53:00Z" w16du:dateUtc="2024-07-03T09:53:00Z"/>
              </w:rPr>
            </w:pPr>
            <w:ins w:id="3061" w:author="Yves Houtevels" w:date="2024-07-03T11:53:00Z" w16du:dateUtc="2024-07-03T09:53:00Z">
              <w:r w:rsidRPr="00F226F2">
                <w:t>Type</w:t>
              </w:r>
            </w:ins>
          </w:p>
        </w:tc>
        <w:tc>
          <w:tcPr>
            <w:tcW w:w="5528" w:type="dxa"/>
          </w:tcPr>
          <w:p w14:paraId="4F7F8DA1" w14:textId="77777777" w:rsidR="00364285" w:rsidRPr="00F226F2" w:rsidRDefault="00364285" w:rsidP="00B63CEC">
            <w:pPr>
              <w:cnfStyle w:val="100000000000" w:firstRow="1" w:lastRow="0" w:firstColumn="0" w:lastColumn="0" w:oddVBand="0" w:evenVBand="0" w:oddHBand="0" w:evenHBand="0" w:firstRowFirstColumn="0" w:firstRowLastColumn="0" w:lastRowFirstColumn="0" w:lastRowLastColumn="0"/>
              <w:rPr>
                <w:ins w:id="3062" w:author="Yves Houtevels" w:date="2024-07-03T11:53:00Z" w16du:dateUtc="2024-07-03T09:53:00Z"/>
              </w:rPr>
            </w:pPr>
            <w:ins w:id="3063" w:author="Yves Houtevels" w:date="2024-07-03T11:53:00Z" w16du:dateUtc="2024-07-03T09:53:00Z">
              <w:r w:rsidRPr="00F226F2">
                <w:t>Description</w:t>
              </w:r>
            </w:ins>
          </w:p>
        </w:tc>
      </w:tr>
      <w:tr w:rsidR="00364285" w:rsidRPr="00F226F2" w14:paraId="25196470" w14:textId="77777777" w:rsidTr="00B63CEC">
        <w:trPr>
          <w:cnfStyle w:val="000000100000" w:firstRow="0" w:lastRow="0" w:firstColumn="0" w:lastColumn="0" w:oddVBand="0" w:evenVBand="0" w:oddHBand="1" w:evenHBand="0" w:firstRowFirstColumn="0" w:firstRowLastColumn="0" w:lastRowFirstColumn="0" w:lastRowLastColumn="0"/>
          <w:ins w:id="3064"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3F054220" w14:textId="77777777" w:rsidR="00364285" w:rsidRPr="00F226F2" w:rsidRDefault="00364285" w:rsidP="00B63CEC">
            <w:pPr>
              <w:rPr>
                <w:ins w:id="3065" w:author="Yves Houtevels" w:date="2024-07-03T11:53:00Z" w16du:dateUtc="2024-07-03T09:53:00Z"/>
              </w:rPr>
            </w:pPr>
            <w:ins w:id="3066" w:author="Yves Houtevels" w:date="2024-07-03T11:53:00Z" w16du:dateUtc="2024-07-03T09:53:00Z">
              <w:r w:rsidRPr="00F226F2">
                <w:t>Fulfilment ID</w:t>
              </w:r>
            </w:ins>
          </w:p>
        </w:tc>
        <w:tc>
          <w:tcPr>
            <w:tcW w:w="1843" w:type="dxa"/>
          </w:tcPr>
          <w:p w14:paraId="47C6A4DC"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67" w:author="Yves Houtevels" w:date="2024-07-03T11:53:00Z" w16du:dateUtc="2024-07-03T09:53:00Z"/>
              </w:rPr>
            </w:pPr>
            <w:ins w:id="3068" w:author="Yves Houtevels" w:date="2024-07-03T11:53:00Z" w16du:dateUtc="2024-07-03T09:53:00Z">
              <w:r w:rsidRPr="00F226F2">
                <w:t>String</w:t>
              </w:r>
            </w:ins>
          </w:p>
        </w:tc>
        <w:tc>
          <w:tcPr>
            <w:tcW w:w="5528" w:type="dxa"/>
          </w:tcPr>
          <w:p w14:paraId="2AAF6098"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69" w:author="Yves Houtevels" w:date="2024-07-03T11:53:00Z" w16du:dateUtc="2024-07-03T09:53:00Z"/>
              </w:rPr>
            </w:pPr>
            <w:ins w:id="3070" w:author="Yves Houtevels" w:date="2024-07-03T11:53:00Z" w16du:dateUtc="2024-07-03T09:53:00Z">
              <w:r w:rsidRPr="00F226F2">
                <w:t>Auto-generate unique ID identifying the activation.</w:t>
              </w:r>
            </w:ins>
          </w:p>
        </w:tc>
      </w:tr>
      <w:tr w:rsidR="00364285" w:rsidRPr="00F226F2" w14:paraId="5A7255FC" w14:textId="77777777" w:rsidTr="00B63CEC">
        <w:trPr>
          <w:ins w:id="3071"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5A2EDF86" w14:textId="77777777" w:rsidR="00364285" w:rsidRPr="00F226F2" w:rsidRDefault="00364285" w:rsidP="00B63CEC">
            <w:pPr>
              <w:rPr>
                <w:ins w:id="3072" w:author="Yves Houtevels" w:date="2024-07-03T11:53:00Z" w16du:dateUtc="2024-07-03T09:53:00Z"/>
              </w:rPr>
            </w:pPr>
            <w:ins w:id="3073" w:author="Yves Houtevels" w:date="2024-07-03T11:53:00Z" w16du:dateUtc="2024-07-03T09:53:00Z">
              <w:r w:rsidRPr="00F226F2">
                <w:t>Fulfilment Date</w:t>
              </w:r>
            </w:ins>
          </w:p>
        </w:tc>
        <w:tc>
          <w:tcPr>
            <w:tcW w:w="1843" w:type="dxa"/>
          </w:tcPr>
          <w:p w14:paraId="5341F26B"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3074" w:author="Yves Houtevels" w:date="2024-07-03T11:53:00Z" w16du:dateUtc="2024-07-03T09:53:00Z"/>
              </w:rPr>
            </w:pPr>
            <w:ins w:id="3075" w:author="Yves Houtevels" w:date="2024-07-03T11:53:00Z" w16du:dateUtc="2024-07-03T09:53:00Z">
              <w:r w:rsidRPr="00F226F2">
                <w:t>Date</w:t>
              </w:r>
            </w:ins>
          </w:p>
        </w:tc>
        <w:tc>
          <w:tcPr>
            <w:tcW w:w="5528" w:type="dxa"/>
          </w:tcPr>
          <w:p w14:paraId="23FDCB70" w14:textId="77777777" w:rsidR="00364285" w:rsidRPr="00F226F2" w:rsidRDefault="00364285" w:rsidP="00B63CEC">
            <w:pPr>
              <w:cnfStyle w:val="000000000000" w:firstRow="0" w:lastRow="0" w:firstColumn="0" w:lastColumn="0" w:oddVBand="0" w:evenVBand="0" w:oddHBand="0" w:evenHBand="0" w:firstRowFirstColumn="0" w:firstRowLastColumn="0" w:lastRowFirstColumn="0" w:lastRowLastColumn="0"/>
              <w:rPr>
                <w:ins w:id="3076" w:author="Yves Houtevels" w:date="2024-07-03T11:53:00Z" w16du:dateUtc="2024-07-03T09:53:00Z"/>
              </w:rPr>
            </w:pPr>
            <w:ins w:id="3077" w:author="Yves Houtevels" w:date="2024-07-03T11:53:00Z" w16du:dateUtc="2024-07-03T09:53:00Z">
              <w:r w:rsidRPr="00F226F2">
                <w:t>Date of the activation</w:t>
              </w:r>
            </w:ins>
          </w:p>
        </w:tc>
      </w:tr>
      <w:tr w:rsidR="00364285" w:rsidRPr="00F226F2" w14:paraId="1C948FF6" w14:textId="77777777" w:rsidTr="00B63CEC">
        <w:trPr>
          <w:cnfStyle w:val="000000100000" w:firstRow="0" w:lastRow="0" w:firstColumn="0" w:lastColumn="0" w:oddVBand="0" w:evenVBand="0" w:oddHBand="1" w:evenHBand="0" w:firstRowFirstColumn="0" w:firstRowLastColumn="0" w:lastRowFirstColumn="0" w:lastRowLastColumn="0"/>
          <w:ins w:id="3078" w:author="Yves Houtevels" w:date="2024-07-03T11:53:00Z"/>
        </w:trPr>
        <w:tc>
          <w:tcPr>
            <w:cnfStyle w:val="001000000000" w:firstRow="0" w:lastRow="0" w:firstColumn="1" w:lastColumn="0" w:oddVBand="0" w:evenVBand="0" w:oddHBand="0" w:evenHBand="0" w:firstRowFirstColumn="0" w:firstRowLastColumn="0" w:lastRowFirstColumn="0" w:lastRowLastColumn="0"/>
            <w:tcW w:w="1696" w:type="dxa"/>
          </w:tcPr>
          <w:p w14:paraId="6F599DA1" w14:textId="77777777" w:rsidR="00364285" w:rsidRPr="00F226F2" w:rsidRDefault="00364285" w:rsidP="00B63CEC">
            <w:pPr>
              <w:rPr>
                <w:ins w:id="3079" w:author="Yves Houtevels" w:date="2024-07-03T11:53:00Z" w16du:dateUtc="2024-07-03T09:53:00Z"/>
              </w:rPr>
            </w:pPr>
            <w:ins w:id="3080" w:author="Yves Houtevels" w:date="2024-07-03T11:53:00Z" w16du:dateUtc="2024-07-03T09:53:00Z">
              <w:r w:rsidRPr="00F226F2">
                <w:t>License</w:t>
              </w:r>
            </w:ins>
          </w:p>
        </w:tc>
        <w:tc>
          <w:tcPr>
            <w:tcW w:w="1843" w:type="dxa"/>
          </w:tcPr>
          <w:p w14:paraId="5C0117B5"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81" w:author="Yves Houtevels" w:date="2024-07-03T11:53:00Z" w16du:dateUtc="2024-07-03T09:53:00Z"/>
              </w:rPr>
            </w:pPr>
            <w:ins w:id="3082" w:author="Yves Houtevels" w:date="2024-07-03T11:53:00Z" w16du:dateUtc="2024-07-03T09:53:00Z">
              <w:r w:rsidRPr="00F226F2">
                <w:t>String</w:t>
              </w:r>
            </w:ins>
          </w:p>
        </w:tc>
        <w:tc>
          <w:tcPr>
            <w:tcW w:w="5528" w:type="dxa"/>
          </w:tcPr>
          <w:p w14:paraId="30F75C16" w14:textId="77777777" w:rsidR="00364285" w:rsidRPr="00F226F2" w:rsidRDefault="00364285" w:rsidP="00B63CEC">
            <w:pPr>
              <w:cnfStyle w:val="000000100000" w:firstRow="0" w:lastRow="0" w:firstColumn="0" w:lastColumn="0" w:oddVBand="0" w:evenVBand="0" w:oddHBand="1" w:evenHBand="0" w:firstRowFirstColumn="0" w:firstRowLastColumn="0" w:lastRowFirstColumn="0" w:lastRowLastColumn="0"/>
              <w:rPr>
                <w:ins w:id="3083" w:author="Yves Houtevels" w:date="2024-07-03T11:53:00Z" w16du:dateUtc="2024-07-03T09:53:00Z"/>
              </w:rPr>
            </w:pPr>
            <w:ins w:id="3084" w:author="Yves Houtevels" w:date="2024-07-03T11:53:00Z" w16du:dateUtc="2024-07-03T09:53:00Z">
              <w:r w:rsidRPr="00F226F2">
                <w:t>License text or Base64 encoding of binary license data</w:t>
              </w:r>
            </w:ins>
          </w:p>
        </w:tc>
      </w:tr>
    </w:tbl>
    <w:p w14:paraId="0A638D4A" w14:textId="77777777" w:rsidR="00364285" w:rsidRPr="00F226F2" w:rsidRDefault="00364285" w:rsidP="00364285">
      <w:pPr>
        <w:rPr>
          <w:ins w:id="3085" w:author="Yves Houtevels" w:date="2024-07-03T11:53:00Z" w16du:dateUtc="2024-07-03T09:53:00Z"/>
          <w:lang w:eastAsia="ko-KR"/>
        </w:rPr>
      </w:pPr>
    </w:p>
    <w:p w14:paraId="10AA0E8F" w14:textId="77777777" w:rsidR="00E97CBC" w:rsidRPr="00F226F2" w:rsidRDefault="00E97CBC">
      <w:pPr>
        <w:pStyle w:val="Heading4"/>
        <w:rPr>
          <w:ins w:id="3086" w:author="Yves Houtevels" w:date="2024-07-03T11:54:00Z" w16du:dateUtc="2024-07-03T09:54:00Z"/>
        </w:rPr>
        <w:pPrChange w:id="3087" w:author="Yves Houtevels" w:date="2024-07-03T11:56:00Z" w16du:dateUtc="2024-07-03T09:56:00Z">
          <w:pPr>
            <w:pStyle w:val="Heading3"/>
          </w:pPr>
        </w:pPrChange>
      </w:pPr>
      <w:ins w:id="3088" w:author="Yves Houtevels" w:date="2024-07-03T11:54:00Z" w16du:dateUtc="2024-07-03T09:54:00Z">
        <w:r w:rsidRPr="00F226F2">
          <w:t>Device</w:t>
        </w:r>
      </w:ins>
    </w:p>
    <w:p w14:paraId="66FD43C9" w14:textId="77777777" w:rsidR="00E97CBC" w:rsidRPr="00F226F2" w:rsidRDefault="00E97CBC" w:rsidP="00E97CBC">
      <w:pPr>
        <w:rPr>
          <w:ins w:id="3089" w:author="Yves Houtevels" w:date="2024-07-03T11:54:00Z" w16du:dateUtc="2024-07-03T09:54:00Z"/>
        </w:rPr>
      </w:pPr>
      <w:ins w:id="3090" w:author="Yves Houtevels" w:date="2024-07-03T11:54:00Z" w16du:dateUtc="2024-07-03T09:54:00Z">
        <w:r w:rsidRPr="00F226F2">
          <w:t>Devices represent licensing endpoints using the FlexNet Embedded licensing; they replace the fulfilment functionality associated with FlexNet Publisher and non-Flex licensing technologies. There are four device categories:</w:t>
        </w:r>
      </w:ins>
    </w:p>
    <w:p w14:paraId="1D1E6CEF" w14:textId="77777777" w:rsidR="00E97CBC" w:rsidRPr="00F226F2" w:rsidRDefault="00E97CBC" w:rsidP="00E97CBC">
      <w:pPr>
        <w:pStyle w:val="ListParagraph"/>
        <w:numPr>
          <w:ilvl w:val="0"/>
          <w:numId w:val="73"/>
        </w:numPr>
        <w:spacing w:line="259" w:lineRule="auto"/>
        <w:textAlignment w:val="auto"/>
        <w:rPr>
          <w:ins w:id="3091" w:author="Yves Houtevels" w:date="2024-07-03T11:54:00Z" w16du:dateUtc="2024-07-03T09:54:00Z"/>
        </w:rPr>
      </w:pPr>
      <w:ins w:id="3092" w:author="Yves Houtevels" w:date="2024-07-03T11:54:00Z" w16du:dateUtc="2024-07-03T09:54:00Z">
        <w:r w:rsidRPr="00F226F2">
          <w:t>Devices</w:t>
        </w:r>
      </w:ins>
    </w:p>
    <w:p w14:paraId="3345CA6B" w14:textId="77777777" w:rsidR="00E97CBC" w:rsidRPr="00F226F2" w:rsidRDefault="00E97CBC" w:rsidP="00E97CBC">
      <w:pPr>
        <w:pStyle w:val="ListParagraph"/>
        <w:numPr>
          <w:ilvl w:val="0"/>
          <w:numId w:val="73"/>
        </w:numPr>
        <w:spacing w:line="259" w:lineRule="auto"/>
        <w:textAlignment w:val="auto"/>
        <w:rPr>
          <w:ins w:id="3093" w:author="Yves Houtevels" w:date="2024-07-03T11:54:00Z" w16du:dateUtc="2024-07-03T09:54:00Z"/>
        </w:rPr>
      </w:pPr>
      <w:ins w:id="3094" w:author="Yves Houtevels" w:date="2024-07-03T11:54:00Z" w16du:dateUtc="2024-07-03T09:54:00Z">
        <w:r w:rsidRPr="00F226F2">
          <w:t>License Servers</w:t>
        </w:r>
      </w:ins>
    </w:p>
    <w:p w14:paraId="17732A30" w14:textId="77777777" w:rsidR="00E97CBC" w:rsidRPr="00F226F2" w:rsidRDefault="00E97CBC" w:rsidP="00E97CBC">
      <w:pPr>
        <w:pStyle w:val="ListParagraph"/>
        <w:numPr>
          <w:ilvl w:val="0"/>
          <w:numId w:val="73"/>
        </w:numPr>
        <w:spacing w:line="259" w:lineRule="auto"/>
        <w:textAlignment w:val="auto"/>
        <w:rPr>
          <w:ins w:id="3095" w:author="Yves Houtevels" w:date="2024-07-03T11:54:00Z" w16du:dateUtc="2024-07-03T09:54:00Z"/>
        </w:rPr>
      </w:pPr>
      <w:ins w:id="3096" w:author="Yves Houtevels" w:date="2024-07-03T11:54:00Z" w16du:dateUtc="2024-07-03T09:54:00Z">
        <w:r w:rsidRPr="00F226F2">
          <w:t>Cloud License Servers</w:t>
        </w:r>
      </w:ins>
    </w:p>
    <w:p w14:paraId="38263992" w14:textId="77777777" w:rsidR="00E97CBC" w:rsidRPr="00F226F2" w:rsidRDefault="00E97CBC" w:rsidP="00E97CBC">
      <w:pPr>
        <w:pStyle w:val="ListParagraph"/>
        <w:numPr>
          <w:ilvl w:val="0"/>
          <w:numId w:val="73"/>
        </w:numPr>
        <w:spacing w:line="259" w:lineRule="auto"/>
        <w:textAlignment w:val="auto"/>
        <w:rPr>
          <w:ins w:id="3097" w:author="Yves Houtevels" w:date="2024-07-03T11:54:00Z" w16du:dateUtc="2024-07-03T09:54:00Z"/>
        </w:rPr>
      </w:pPr>
      <w:ins w:id="3098" w:author="Yves Houtevels" w:date="2024-07-03T11:54:00Z" w16du:dateUtc="2024-07-03T09:54:00Z">
        <w:r w:rsidRPr="00F226F2">
          <w:t>Served Devices</w:t>
        </w:r>
      </w:ins>
    </w:p>
    <w:p w14:paraId="2D7B707B" w14:textId="77777777" w:rsidR="00E97CBC" w:rsidRPr="00F226F2" w:rsidRDefault="00E97CBC" w:rsidP="00E97CBC">
      <w:pPr>
        <w:rPr>
          <w:ins w:id="3099" w:author="Yves Houtevels" w:date="2024-07-03T11:54:00Z" w16du:dateUtc="2024-07-03T09:54:00Z"/>
        </w:rPr>
      </w:pPr>
      <w:ins w:id="3100" w:author="Yves Houtevels" w:date="2024-07-03T11:54:00Z" w16du:dateUtc="2024-07-03T09:54:00Z">
        <w:r w:rsidRPr="00F226F2">
          <w:t xml:space="preserve">Devices, License Servers, Cloud License Servers all activate Entitlement Line Items directly from FlexNet Operations, whereas served devices borrow features directly from License Servers or Cloud License Servers; all Devices are identified by a unique Device Identifier – often termed a </w:t>
        </w:r>
        <w:proofErr w:type="spellStart"/>
        <w:r w:rsidRPr="00F226F2">
          <w:t>Hostid</w:t>
        </w:r>
        <w:proofErr w:type="spellEnd"/>
        <w:r w:rsidRPr="00F226F2">
          <w:t>. There is a predefined selection of Device Identifier Types supported by FlexNet Operations in conjunction with FlexNet Embedded license SDK; the Device Identifier can be a manufactured string, or one taken from the available Hostids identified by the licensing SDK on the local endpoint.</w:t>
        </w:r>
      </w:ins>
    </w:p>
    <w:p w14:paraId="7396DB5F" w14:textId="77777777" w:rsidR="00E97CBC" w:rsidRPr="00F226F2" w:rsidRDefault="00E97CBC" w:rsidP="00E97CBC">
      <w:pPr>
        <w:rPr>
          <w:ins w:id="3101" w:author="Yves Houtevels" w:date="2024-07-03T11:54:00Z" w16du:dateUtc="2024-07-03T09:54:00Z"/>
        </w:rPr>
      </w:pPr>
      <w:ins w:id="3102" w:author="Yves Houtevels" w:date="2024-07-03T11:54:00Z" w16du:dateUtc="2024-07-03T09:54:00Z">
        <w:r w:rsidRPr="00F226F2">
          <w:t>Devices can be created in the UI or by web services and assigned to an Account; any Entitlement Line Item can be mapped to the Device from those owned by the Account. Once the FNE enable application communicates with FlexNet Operations – called a capability exchange or call-home – the Device will receive a license for all the Features contained in the Line Items mapped to the device in FNO. A Device is an FNO entity and relates to an FNE enabled client application running in a specific context. The same application running under different user accounts for instance may generate separate Devices.</w:t>
        </w:r>
      </w:ins>
    </w:p>
    <w:p w14:paraId="7D6AD0A8" w14:textId="4B5AD6EE" w:rsidR="00E97CBC" w:rsidRPr="00F226F2" w:rsidRDefault="00E97CBC" w:rsidP="00E97CBC">
      <w:pPr>
        <w:rPr>
          <w:ins w:id="3103" w:author="Yves Houtevels" w:date="2024-07-03T11:54:00Z" w16du:dateUtc="2024-07-03T09:54:00Z"/>
        </w:rPr>
      </w:pPr>
      <w:ins w:id="3104" w:author="Yves Houtevels" w:date="2024-07-03T11:54:00Z" w16du:dateUtc="2024-07-03T09:54:00Z">
        <w:r w:rsidRPr="00F226F2">
          <w:t xml:space="preserve">Devices can also be created automatically in FNO by the capability exchange managed by the FNE SDK; in this scenario the device requests one-or-more Activation Ids – or Rights Ids – that uniquely identify Line Items. The software will receive the appropriate </w:t>
        </w:r>
        <w:del w:id="3105" w:author="Julian Smith" w:date="2024-09-24T17:18:00Z" w16du:dateUtc="2024-09-24T16:18:00Z">
          <w:r w:rsidRPr="00F226F2" w:rsidDel="00F226F2">
            <w:delText>license</w:delText>
          </w:r>
        </w:del>
      </w:ins>
      <w:ins w:id="3106" w:author="Julian Smith" w:date="2024-09-24T17:18:00Z" w16du:dateUtc="2024-09-24T16:18:00Z">
        <w:r w:rsidR="00F226F2" w:rsidRPr="00F226F2">
          <w:t>license,</w:t>
        </w:r>
      </w:ins>
      <w:ins w:id="3107" w:author="Yves Houtevels" w:date="2024-07-03T11:54:00Z" w16du:dateUtc="2024-07-03T09:54:00Z">
        <w:r w:rsidRPr="00F226F2">
          <w:t xml:space="preserve"> and the Device and Account mapping will take place automatically in FNO.</w:t>
        </w:r>
      </w:ins>
    </w:p>
    <w:p w14:paraId="05D3B4B2" w14:textId="77777777" w:rsidR="00E97CBC" w:rsidRPr="00F226F2" w:rsidRDefault="00E97CBC" w:rsidP="00E97CBC">
      <w:pPr>
        <w:rPr>
          <w:ins w:id="3108" w:author="Yves Houtevels" w:date="2024-07-03T11:54:00Z" w16du:dateUtc="2024-07-03T09:54:00Z"/>
        </w:rPr>
      </w:pPr>
      <w:ins w:id="3109" w:author="Yves Houtevels" w:date="2024-07-03T11:54:00Z" w16du:dateUtc="2024-07-03T09:54:00Z">
        <w:r w:rsidRPr="00F226F2">
          <w:t>Local License Servers and Cloud License Servers are all client Devices that activate Line Items directly from FNO; and serve the Features contained in the licenses they receive to FNE endpoints. Endpoints served in this fashion are termed Served Devices; these are registered and visible in FNO. Communication with License Servers is managed by the FNE SDK; the paradigm is different from direct activation in that the client requests to borrow Features not activate line items.</w:t>
        </w:r>
      </w:ins>
    </w:p>
    <w:p w14:paraId="25C7C74A" w14:textId="77777777" w:rsidR="00E97CBC" w:rsidRPr="00F226F2" w:rsidRDefault="00E97CBC" w:rsidP="00E97CBC">
      <w:pPr>
        <w:rPr>
          <w:ins w:id="3110" w:author="Yves Houtevels" w:date="2024-07-03T11:54:00Z" w16du:dateUtc="2024-07-03T09:54:00Z"/>
          <w:lang w:eastAsia="ko-KR"/>
        </w:rPr>
      </w:pPr>
      <w:ins w:id="3111" w:author="Yves Houtevels" w:date="2024-07-03T11:54:00Z" w16du:dateUtc="2024-07-03T09:54:00Z">
        <w:r w:rsidRPr="00F226F2">
          <w:t>The capability exchange mechanism with license servers - managed by the FNE SDK - works online and offline; in the offline case this is by file transfer, but the data contracts are identical.</w:t>
        </w:r>
      </w:ins>
    </w:p>
    <w:p w14:paraId="7C352551" w14:textId="0D4DE499" w:rsidR="00E97CBC" w:rsidRPr="00F226F2" w:rsidRDefault="00E97CBC" w:rsidP="00E97CBC">
      <w:pPr>
        <w:rPr>
          <w:ins w:id="3112" w:author="Yves Houtevels" w:date="2024-07-03T11:54:00Z" w16du:dateUtc="2024-07-03T09:54:00Z"/>
        </w:rPr>
      </w:pPr>
      <w:ins w:id="3113" w:author="Yves Houtevels" w:date="2024-07-03T11:54:00Z" w16du:dateUtc="2024-07-03T09:54:00Z">
        <w:r w:rsidRPr="00F226F2">
          <w:t xml:space="preserve">Discussion of the licensing options available using FNE, and </w:t>
        </w:r>
        <w:del w:id="3114" w:author="Julian Smith" w:date="2024-09-24T17:18:00Z" w16du:dateUtc="2024-09-24T16:18:00Z">
          <w:r w:rsidRPr="00F226F2" w:rsidDel="00F226F2">
            <w:delText>best-practice</w:delText>
          </w:r>
        </w:del>
      </w:ins>
      <w:ins w:id="3115" w:author="Julian Smith" w:date="2024-09-24T17:18:00Z" w16du:dateUtc="2024-09-24T16:18:00Z">
        <w:r w:rsidR="00F226F2" w:rsidRPr="00F226F2">
          <w:t>best practice</w:t>
        </w:r>
      </w:ins>
      <w:ins w:id="3116" w:author="Yves Houtevels" w:date="2024-07-03T11:54:00Z" w16du:dateUtc="2024-07-03T09:54:00Z">
        <w:r w:rsidRPr="00F226F2">
          <w:t xml:space="preserve"> is beyond the scope of this document but is covered fully in the Revenera FNO and FNE toolkit documentation.</w:t>
        </w:r>
      </w:ins>
    </w:p>
    <w:p w14:paraId="1DE5808D" w14:textId="77777777" w:rsidR="00E97CBC" w:rsidRPr="00F226F2" w:rsidRDefault="00E97CBC" w:rsidP="00E97CBC">
      <w:pPr>
        <w:rPr>
          <w:ins w:id="3117" w:author="Yves Houtevels" w:date="2024-07-03T11:54:00Z" w16du:dateUtc="2024-07-03T09:54:00Z"/>
          <w:lang w:eastAsia="ko-KR"/>
        </w:rPr>
      </w:pPr>
    </w:p>
    <w:tbl>
      <w:tblPr>
        <w:tblStyle w:val="GridTable4-Accent5"/>
        <w:tblW w:w="8926" w:type="dxa"/>
        <w:tblLook w:val="04A0" w:firstRow="1" w:lastRow="0" w:firstColumn="1" w:lastColumn="0" w:noHBand="0" w:noVBand="1"/>
      </w:tblPr>
      <w:tblGrid>
        <w:gridCol w:w="1696"/>
        <w:gridCol w:w="1843"/>
        <w:gridCol w:w="5387"/>
      </w:tblGrid>
      <w:tr w:rsidR="00E97CBC" w:rsidRPr="00F226F2" w14:paraId="771A4673" w14:textId="77777777" w:rsidTr="00B63CEC">
        <w:trPr>
          <w:cnfStyle w:val="100000000000" w:firstRow="1" w:lastRow="0" w:firstColumn="0" w:lastColumn="0" w:oddVBand="0" w:evenVBand="0" w:oddHBand="0" w:evenHBand="0" w:firstRowFirstColumn="0" w:firstRowLastColumn="0" w:lastRowFirstColumn="0" w:lastRowLastColumn="0"/>
          <w:ins w:id="3118"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088158E6" w14:textId="77777777" w:rsidR="00E97CBC" w:rsidRPr="00F226F2" w:rsidRDefault="00E97CBC" w:rsidP="00B63CEC">
            <w:pPr>
              <w:rPr>
                <w:ins w:id="3119" w:author="Yves Houtevels" w:date="2024-07-03T11:54:00Z" w16du:dateUtc="2024-07-03T09:54:00Z"/>
              </w:rPr>
            </w:pPr>
            <w:ins w:id="3120" w:author="Yves Houtevels" w:date="2024-07-03T11:54:00Z" w16du:dateUtc="2024-07-03T09:54:00Z">
              <w:r w:rsidRPr="00F226F2">
                <w:t>Attribute</w:t>
              </w:r>
            </w:ins>
          </w:p>
        </w:tc>
        <w:tc>
          <w:tcPr>
            <w:tcW w:w="1843" w:type="dxa"/>
          </w:tcPr>
          <w:p w14:paraId="653C2174" w14:textId="77777777" w:rsidR="00E97CBC" w:rsidRPr="00F226F2" w:rsidRDefault="00E97CBC" w:rsidP="00B63CEC">
            <w:pPr>
              <w:cnfStyle w:val="100000000000" w:firstRow="1" w:lastRow="0" w:firstColumn="0" w:lastColumn="0" w:oddVBand="0" w:evenVBand="0" w:oddHBand="0" w:evenHBand="0" w:firstRowFirstColumn="0" w:firstRowLastColumn="0" w:lastRowFirstColumn="0" w:lastRowLastColumn="0"/>
              <w:rPr>
                <w:ins w:id="3121" w:author="Yves Houtevels" w:date="2024-07-03T11:54:00Z" w16du:dateUtc="2024-07-03T09:54:00Z"/>
              </w:rPr>
            </w:pPr>
            <w:ins w:id="3122" w:author="Yves Houtevels" w:date="2024-07-03T11:54:00Z" w16du:dateUtc="2024-07-03T09:54:00Z">
              <w:r w:rsidRPr="00F226F2">
                <w:t>Type</w:t>
              </w:r>
            </w:ins>
          </w:p>
        </w:tc>
        <w:tc>
          <w:tcPr>
            <w:tcW w:w="5387" w:type="dxa"/>
          </w:tcPr>
          <w:p w14:paraId="4EDC5E4B" w14:textId="77777777" w:rsidR="00E97CBC" w:rsidRPr="00F226F2" w:rsidRDefault="00E97CBC" w:rsidP="00B63CEC">
            <w:pPr>
              <w:cnfStyle w:val="100000000000" w:firstRow="1" w:lastRow="0" w:firstColumn="0" w:lastColumn="0" w:oddVBand="0" w:evenVBand="0" w:oddHBand="0" w:evenHBand="0" w:firstRowFirstColumn="0" w:firstRowLastColumn="0" w:lastRowFirstColumn="0" w:lastRowLastColumn="0"/>
              <w:rPr>
                <w:ins w:id="3123" w:author="Yves Houtevels" w:date="2024-07-03T11:54:00Z" w16du:dateUtc="2024-07-03T09:54:00Z"/>
              </w:rPr>
            </w:pPr>
            <w:ins w:id="3124" w:author="Yves Houtevels" w:date="2024-07-03T11:54:00Z" w16du:dateUtc="2024-07-03T09:54:00Z">
              <w:r w:rsidRPr="00F226F2">
                <w:t>Description</w:t>
              </w:r>
            </w:ins>
          </w:p>
        </w:tc>
      </w:tr>
      <w:tr w:rsidR="00E97CBC" w:rsidRPr="00F226F2" w14:paraId="53E39AAC" w14:textId="77777777" w:rsidTr="00B63CEC">
        <w:trPr>
          <w:cnfStyle w:val="000000100000" w:firstRow="0" w:lastRow="0" w:firstColumn="0" w:lastColumn="0" w:oddVBand="0" w:evenVBand="0" w:oddHBand="1" w:evenHBand="0" w:firstRowFirstColumn="0" w:firstRowLastColumn="0" w:lastRowFirstColumn="0" w:lastRowLastColumn="0"/>
          <w:ins w:id="3125"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460D9680" w14:textId="77777777" w:rsidR="00E97CBC" w:rsidRPr="00F226F2" w:rsidRDefault="00E97CBC" w:rsidP="00B63CEC">
            <w:pPr>
              <w:rPr>
                <w:ins w:id="3126" w:author="Yves Houtevels" w:date="2024-07-03T11:54:00Z" w16du:dateUtc="2024-07-03T09:54:00Z"/>
              </w:rPr>
            </w:pPr>
            <w:ins w:id="3127" w:author="Yves Houtevels" w:date="2024-07-03T11:54:00Z" w16du:dateUtc="2024-07-03T09:54:00Z">
              <w:r w:rsidRPr="00F226F2">
                <w:t>Device ID</w:t>
              </w:r>
            </w:ins>
          </w:p>
        </w:tc>
        <w:tc>
          <w:tcPr>
            <w:tcW w:w="1843" w:type="dxa"/>
          </w:tcPr>
          <w:p w14:paraId="1253758F"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28" w:author="Yves Houtevels" w:date="2024-07-03T11:54:00Z" w16du:dateUtc="2024-07-03T09:54:00Z"/>
              </w:rPr>
            </w:pPr>
            <w:ins w:id="3129" w:author="Yves Houtevels" w:date="2024-07-03T11:54:00Z" w16du:dateUtc="2024-07-03T09:54:00Z">
              <w:r w:rsidRPr="00F226F2">
                <w:t>String</w:t>
              </w:r>
            </w:ins>
          </w:p>
        </w:tc>
        <w:tc>
          <w:tcPr>
            <w:tcW w:w="5387" w:type="dxa"/>
          </w:tcPr>
          <w:p w14:paraId="26D1A640"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30" w:author="Yves Houtevels" w:date="2024-07-03T11:54:00Z" w16du:dateUtc="2024-07-03T09:54:00Z"/>
              </w:rPr>
            </w:pPr>
            <w:ins w:id="3131" w:author="Yves Houtevels" w:date="2024-07-03T11:54:00Z" w16du:dateUtc="2024-07-03T09:54:00Z">
              <w:r w:rsidRPr="00F226F2">
                <w:t>The unique identifier for this device</w:t>
              </w:r>
            </w:ins>
          </w:p>
        </w:tc>
      </w:tr>
      <w:tr w:rsidR="00E97CBC" w:rsidRPr="00F226F2" w14:paraId="402CB425" w14:textId="77777777" w:rsidTr="00B63CEC">
        <w:trPr>
          <w:ins w:id="3132"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5DB1A5E1" w14:textId="77777777" w:rsidR="00E97CBC" w:rsidRPr="00F226F2" w:rsidRDefault="00E97CBC" w:rsidP="00B63CEC">
            <w:pPr>
              <w:rPr>
                <w:ins w:id="3133" w:author="Yves Houtevels" w:date="2024-07-03T11:54:00Z" w16du:dateUtc="2024-07-03T09:54:00Z"/>
              </w:rPr>
            </w:pPr>
            <w:ins w:id="3134" w:author="Yves Houtevels" w:date="2024-07-03T11:54:00Z" w16du:dateUtc="2024-07-03T09:54:00Z">
              <w:r w:rsidRPr="00F226F2">
                <w:t>ID Type</w:t>
              </w:r>
            </w:ins>
          </w:p>
        </w:tc>
        <w:tc>
          <w:tcPr>
            <w:tcW w:w="1843" w:type="dxa"/>
          </w:tcPr>
          <w:p w14:paraId="03358A13" w14:textId="77777777" w:rsidR="00E97CBC" w:rsidRPr="00F226F2" w:rsidRDefault="00E97CBC" w:rsidP="00B63CEC">
            <w:pPr>
              <w:cnfStyle w:val="000000000000" w:firstRow="0" w:lastRow="0" w:firstColumn="0" w:lastColumn="0" w:oddVBand="0" w:evenVBand="0" w:oddHBand="0" w:evenHBand="0" w:firstRowFirstColumn="0" w:firstRowLastColumn="0" w:lastRowFirstColumn="0" w:lastRowLastColumn="0"/>
              <w:rPr>
                <w:ins w:id="3135" w:author="Yves Houtevels" w:date="2024-07-03T11:54:00Z" w16du:dateUtc="2024-07-03T09:54:00Z"/>
              </w:rPr>
            </w:pPr>
            <w:ins w:id="3136" w:author="Yves Houtevels" w:date="2024-07-03T11:54:00Z" w16du:dateUtc="2024-07-03T09:54:00Z">
              <w:r w:rsidRPr="00F226F2">
                <w:t>Device Type</w:t>
              </w:r>
            </w:ins>
          </w:p>
        </w:tc>
        <w:tc>
          <w:tcPr>
            <w:tcW w:w="5387" w:type="dxa"/>
          </w:tcPr>
          <w:p w14:paraId="37FEAC81" w14:textId="77777777" w:rsidR="00E97CBC" w:rsidRPr="00F226F2" w:rsidRDefault="00E97CBC" w:rsidP="00B63CEC">
            <w:pPr>
              <w:cnfStyle w:val="000000000000" w:firstRow="0" w:lastRow="0" w:firstColumn="0" w:lastColumn="0" w:oddVBand="0" w:evenVBand="0" w:oddHBand="0" w:evenHBand="0" w:firstRowFirstColumn="0" w:firstRowLastColumn="0" w:lastRowFirstColumn="0" w:lastRowLastColumn="0"/>
              <w:rPr>
                <w:ins w:id="3137" w:author="Yves Houtevels" w:date="2024-07-03T11:54:00Z" w16du:dateUtc="2024-07-03T09:54:00Z"/>
              </w:rPr>
            </w:pPr>
            <w:ins w:id="3138" w:author="Yves Houtevels" w:date="2024-07-03T11:54:00Z" w16du:dateUtc="2024-07-03T09:54:00Z">
              <w:r w:rsidRPr="00F226F2">
                <w:t>See below…</w:t>
              </w:r>
            </w:ins>
          </w:p>
        </w:tc>
      </w:tr>
      <w:tr w:rsidR="00E97CBC" w:rsidRPr="00F226F2" w14:paraId="45A84665" w14:textId="77777777" w:rsidTr="00B63CEC">
        <w:trPr>
          <w:cnfStyle w:val="000000100000" w:firstRow="0" w:lastRow="0" w:firstColumn="0" w:lastColumn="0" w:oddVBand="0" w:evenVBand="0" w:oddHBand="1" w:evenHBand="0" w:firstRowFirstColumn="0" w:firstRowLastColumn="0" w:lastRowFirstColumn="0" w:lastRowLastColumn="0"/>
          <w:ins w:id="3139"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0E07D3C6" w14:textId="77777777" w:rsidR="00E97CBC" w:rsidRPr="00F226F2" w:rsidRDefault="00E97CBC" w:rsidP="00B63CEC">
            <w:pPr>
              <w:rPr>
                <w:ins w:id="3140" w:author="Yves Houtevels" w:date="2024-07-03T11:54:00Z" w16du:dateUtc="2024-07-03T09:54:00Z"/>
              </w:rPr>
            </w:pPr>
            <w:ins w:id="3141" w:author="Yves Houtevels" w:date="2024-07-03T11:54:00Z" w16du:dateUtc="2024-07-03T09:54:00Z">
              <w:r w:rsidRPr="00F226F2">
                <w:t>Name</w:t>
              </w:r>
            </w:ins>
          </w:p>
        </w:tc>
        <w:tc>
          <w:tcPr>
            <w:tcW w:w="1843" w:type="dxa"/>
          </w:tcPr>
          <w:p w14:paraId="5D540EB9"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42" w:author="Yves Houtevels" w:date="2024-07-03T11:54:00Z" w16du:dateUtc="2024-07-03T09:54:00Z"/>
              </w:rPr>
            </w:pPr>
            <w:ins w:id="3143" w:author="Yves Houtevels" w:date="2024-07-03T11:54:00Z" w16du:dateUtc="2024-07-03T09:54:00Z">
              <w:r w:rsidRPr="00F226F2">
                <w:t>String</w:t>
              </w:r>
            </w:ins>
          </w:p>
        </w:tc>
        <w:tc>
          <w:tcPr>
            <w:tcW w:w="5387" w:type="dxa"/>
          </w:tcPr>
          <w:p w14:paraId="7CC5A718"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44" w:author="Yves Houtevels" w:date="2024-07-03T11:54:00Z" w16du:dateUtc="2024-07-03T09:54:00Z"/>
              </w:rPr>
            </w:pPr>
            <w:ins w:id="3145" w:author="Yves Houtevels" w:date="2024-07-03T11:54:00Z" w16du:dateUtc="2024-07-03T09:54:00Z">
              <w:r w:rsidRPr="00F226F2">
                <w:t>Name of the device</w:t>
              </w:r>
            </w:ins>
          </w:p>
        </w:tc>
      </w:tr>
      <w:tr w:rsidR="00E97CBC" w:rsidRPr="00F226F2" w14:paraId="2043798C" w14:textId="77777777" w:rsidTr="00B63CEC">
        <w:trPr>
          <w:ins w:id="3146"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63A16223" w14:textId="77777777" w:rsidR="00E97CBC" w:rsidRPr="00F226F2" w:rsidRDefault="00E97CBC" w:rsidP="00B63CEC">
            <w:pPr>
              <w:rPr>
                <w:ins w:id="3147" w:author="Yves Houtevels" w:date="2024-07-03T11:54:00Z" w16du:dateUtc="2024-07-03T09:54:00Z"/>
              </w:rPr>
            </w:pPr>
            <w:ins w:id="3148" w:author="Yves Houtevels" w:date="2024-07-03T11:54:00Z" w16du:dateUtc="2024-07-03T09:54:00Z">
              <w:r w:rsidRPr="00F226F2">
                <w:t>Device Model</w:t>
              </w:r>
            </w:ins>
          </w:p>
        </w:tc>
        <w:tc>
          <w:tcPr>
            <w:tcW w:w="1843" w:type="dxa"/>
          </w:tcPr>
          <w:p w14:paraId="413EC390" w14:textId="77777777" w:rsidR="00E97CBC" w:rsidRPr="00F226F2" w:rsidRDefault="00E97CBC" w:rsidP="00B63CEC">
            <w:pPr>
              <w:cnfStyle w:val="000000000000" w:firstRow="0" w:lastRow="0" w:firstColumn="0" w:lastColumn="0" w:oddVBand="0" w:evenVBand="0" w:oddHBand="0" w:evenHBand="0" w:firstRowFirstColumn="0" w:firstRowLastColumn="0" w:lastRowFirstColumn="0" w:lastRowLastColumn="0"/>
              <w:rPr>
                <w:ins w:id="3149" w:author="Yves Houtevels" w:date="2024-07-03T11:54:00Z" w16du:dateUtc="2024-07-03T09:54:00Z"/>
              </w:rPr>
            </w:pPr>
            <w:ins w:id="3150" w:author="Yves Houtevels" w:date="2024-07-03T11:54:00Z" w16du:dateUtc="2024-07-03T09:54:00Z">
              <w:r w:rsidRPr="00F226F2">
                <w:t>Device Model</w:t>
              </w:r>
            </w:ins>
          </w:p>
        </w:tc>
        <w:tc>
          <w:tcPr>
            <w:tcW w:w="5387" w:type="dxa"/>
          </w:tcPr>
          <w:p w14:paraId="1FE145E7" w14:textId="77777777" w:rsidR="00E97CBC" w:rsidRPr="00F226F2" w:rsidRDefault="00E97CBC" w:rsidP="00B63CEC">
            <w:pPr>
              <w:cnfStyle w:val="000000000000" w:firstRow="0" w:lastRow="0" w:firstColumn="0" w:lastColumn="0" w:oddVBand="0" w:evenVBand="0" w:oddHBand="0" w:evenHBand="0" w:firstRowFirstColumn="0" w:firstRowLastColumn="0" w:lastRowFirstColumn="0" w:lastRowLastColumn="0"/>
              <w:rPr>
                <w:ins w:id="3151" w:author="Yves Houtevels" w:date="2024-07-03T11:54:00Z" w16du:dateUtc="2024-07-03T09:54:00Z"/>
              </w:rPr>
            </w:pPr>
            <w:ins w:id="3152" w:author="Yves Houtevels" w:date="2024-07-03T11:54:00Z" w16du:dateUtc="2024-07-03T09:54:00Z">
              <w:r w:rsidRPr="00F226F2">
                <w:t>See below…</w:t>
              </w:r>
            </w:ins>
          </w:p>
        </w:tc>
      </w:tr>
      <w:tr w:rsidR="00E97CBC" w:rsidRPr="00F226F2" w14:paraId="0B323B2E" w14:textId="77777777" w:rsidTr="00B63CEC">
        <w:trPr>
          <w:cnfStyle w:val="000000100000" w:firstRow="0" w:lastRow="0" w:firstColumn="0" w:lastColumn="0" w:oddVBand="0" w:evenVBand="0" w:oddHBand="1" w:evenHBand="0" w:firstRowFirstColumn="0" w:firstRowLastColumn="0" w:lastRowFirstColumn="0" w:lastRowLastColumn="0"/>
          <w:ins w:id="3153"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579AC667" w14:textId="77777777" w:rsidR="00E97CBC" w:rsidRPr="00F226F2" w:rsidRDefault="00E97CBC" w:rsidP="00B63CEC">
            <w:pPr>
              <w:rPr>
                <w:ins w:id="3154" w:author="Yves Houtevels" w:date="2024-07-03T11:54:00Z" w16du:dateUtc="2024-07-03T09:54:00Z"/>
              </w:rPr>
            </w:pPr>
            <w:ins w:id="3155" w:author="Yves Houtevels" w:date="2024-07-03T11:54:00Z" w16du:dateUtc="2024-07-03T09:54:00Z">
              <w:r w:rsidRPr="00F226F2">
                <w:t>Account</w:t>
              </w:r>
            </w:ins>
          </w:p>
        </w:tc>
        <w:tc>
          <w:tcPr>
            <w:tcW w:w="1843" w:type="dxa"/>
          </w:tcPr>
          <w:p w14:paraId="67BA2F63"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56" w:author="Yves Houtevels" w:date="2024-07-03T11:54:00Z" w16du:dateUtc="2024-07-03T09:54:00Z"/>
              </w:rPr>
            </w:pPr>
            <w:ins w:id="3157" w:author="Yves Houtevels" w:date="2024-07-03T11:54:00Z" w16du:dateUtc="2024-07-03T09:54:00Z">
              <w:r w:rsidRPr="00F226F2">
                <w:t>Account</w:t>
              </w:r>
            </w:ins>
          </w:p>
        </w:tc>
        <w:tc>
          <w:tcPr>
            <w:tcW w:w="5387" w:type="dxa"/>
          </w:tcPr>
          <w:p w14:paraId="6CB8DE3A"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58" w:author="Yves Houtevels" w:date="2024-07-03T11:54:00Z" w16du:dateUtc="2024-07-03T09:54:00Z"/>
              </w:rPr>
            </w:pPr>
            <w:ins w:id="3159" w:author="Yves Houtevels" w:date="2024-07-03T11:54:00Z" w16du:dateUtc="2024-07-03T09:54:00Z">
              <w:r w:rsidRPr="00F226F2">
                <w:t>The Account that owns the device</w:t>
              </w:r>
            </w:ins>
          </w:p>
        </w:tc>
      </w:tr>
      <w:tr w:rsidR="00E97CBC" w:rsidRPr="00F226F2" w14:paraId="6BAF3D78" w14:textId="77777777" w:rsidTr="00B63CEC">
        <w:trPr>
          <w:ins w:id="3160"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2114FA9A" w14:textId="77777777" w:rsidR="00E97CBC" w:rsidRPr="00F226F2" w:rsidRDefault="00E97CBC" w:rsidP="00B63CEC">
            <w:pPr>
              <w:rPr>
                <w:ins w:id="3161" w:author="Yves Houtevels" w:date="2024-07-03T11:54:00Z" w16du:dateUtc="2024-07-03T09:54:00Z"/>
              </w:rPr>
            </w:pPr>
            <w:ins w:id="3162" w:author="Yves Houtevels" w:date="2024-07-03T11:54:00Z" w16du:dateUtc="2024-07-03T09:54:00Z">
              <w:r w:rsidRPr="00F226F2">
                <w:t>Notes</w:t>
              </w:r>
            </w:ins>
          </w:p>
        </w:tc>
        <w:tc>
          <w:tcPr>
            <w:tcW w:w="1843" w:type="dxa"/>
          </w:tcPr>
          <w:p w14:paraId="3CDEA3D6" w14:textId="77777777" w:rsidR="00E97CBC" w:rsidRPr="00F226F2" w:rsidRDefault="00E97CBC" w:rsidP="00B63CEC">
            <w:pPr>
              <w:cnfStyle w:val="000000000000" w:firstRow="0" w:lastRow="0" w:firstColumn="0" w:lastColumn="0" w:oddVBand="0" w:evenVBand="0" w:oddHBand="0" w:evenHBand="0" w:firstRowFirstColumn="0" w:firstRowLastColumn="0" w:lastRowFirstColumn="0" w:lastRowLastColumn="0"/>
              <w:rPr>
                <w:ins w:id="3163" w:author="Yves Houtevels" w:date="2024-07-03T11:54:00Z" w16du:dateUtc="2024-07-03T09:54:00Z"/>
                <w:b/>
              </w:rPr>
            </w:pPr>
            <w:ins w:id="3164" w:author="Yves Houtevels" w:date="2024-07-03T11:54:00Z" w16du:dateUtc="2024-07-03T09:54:00Z">
              <w:r w:rsidRPr="00F226F2">
                <w:t>String</w:t>
              </w:r>
            </w:ins>
          </w:p>
        </w:tc>
        <w:tc>
          <w:tcPr>
            <w:tcW w:w="5387" w:type="dxa"/>
          </w:tcPr>
          <w:p w14:paraId="444023EE" w14:textId="77777777" w:rsidR="00E97CBC" w:rsidRPr="00F226F2" w:rsidRDefault="00E97CBC" w:rsidP="00B63CEC">
            <w:pPr>
              <w:cnfStyle w:val="000000000000" w:firstRow="0" w:lastRow="0" w:firstColumn="0" w:lastColumn="0" w:oddVBand="0" w:evenVBand="0" w:oddHBand="0" w:evenHBand="0" w:firstRowFirstColumn="0" w:firstRowLastColumn="0" w:lastRowFirstColumn="0" w:lastRowLastColumn="0"/>
              <w:rPr>
                <w:ins w:id="3165" w:author="Yves Houtevels" w:date="2024-07-03T11:54:00Z" w16du:dateUtc="2024-07-03T09:54:00Z"/>
              </w:rPr>
            </w:pPr>
            <w:ins w:id="3166" w:author="Yves Houtevels" w:date="2024-07-03T11:54:00Z" w16du:dateUtc="2024-07-03T09:54:00Z">
              <w:r w:rsidRPr="00F226F2">
                <w:t>Free-format field</w:t>
              </w:r>
            </w:ins>
          </w:p>
        </w:tc>
      </w:tr>
      <w:tr w:rsidR="00E97CBC" w:rsidRPr="00F226F2" w14:paraId="01DE834E" w14:textId="77777777" w:rsidTr="00B63CEC">
        <w:trPr>
          <w:cnfStyle w:val="000000100000" w:firstRow="0" w:lastRow="0" w:firstColumn="0" w:lastColumn="0" w:oddVBand="0" w:evenVBand="0" w:oddHBand="1" w:evenHBand="0" w:firstRowFirstColumn="0" w:firstRowLastColumn="0" w:lastRowFirstColumn="0" w:lastRowLastColumn="0"/>
          <w:ins w:id="3167" w:author="Yves Houtevels" w:date="2024-07-03T11:54:00Z"/>
        </w:trPr>
        <w:tc>
          <w:tcPr>
            <w:cnfStyle w:val="001000000000" w:firstRow="0" w:lastRow="0" w:firstColumn="1" w:lastColumn="0" w:oddVBand="0" w:evenVBand="0" w:oddHBand="0" w:evenHBand="0" w:firstRowFirstColumn="0" w:firstRowLastColumn="0" w:lastRowFirstColumn="0" w:lastRowLastColumn="0"/>
            <w:tcW w:w="1696" w:type="dxa"/>
          </w:tcPr>
          <w:p w14:paraId="3CD626E5" w14:textId="77777777" w:rsidR="00E97CBC" w:rsidRPr="00F226F2" w:rsidRDefault="00E97CBC" w:rsidP="00B63CEC">
            <w:pPr>
              <w:rPr>
                <w:ins w:id="3168" w:author="Yves Houtevels" w:date="2024-07-03T11:54:00Z" w16du:dateUtc="2024-07-03T09:54:00Z"/>
              </w:rPr>
            </w:pPr>
            <w:ins w:id="3169" w:author="Yves Houtevels" w:date="2024-07-03T11:54:00Z" w16du:dateUtc="2024-07-03T09:54:00Z">
              <w:r w:rsidRPr="00F226F2">
                <w:t>Site Name</w:t>
              </w:r>
            </w:ins>
          </w:p>
        </w:tc>
        <w:tc>
          <w:tcPr>
            <w:tcW w:w="1843" w:type="dxa"/>
          </w:tcPr>
          <w:p w14:paraId="7E9EF43B"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70" w:author="Yves Houtevels" w:date="2024-07-03T11:54:00Z" w16du:dateUtc="2024-07-03T09:54:00Z"/>
                <w:b/>
              </w:rPr>
            </w:pPr>
            <w:ins w:id="3171" w:author="Yves Houtevels" w:date="2024-07-03T11:54:00Z" w16du:dateUtc="2024-07-03T09:54:00Z">
              <w:r w:rsidRPr="00F226F2">
                <w:t>String</w:t>
              </w:r>
            </w:ins>
          </w:p>
        </w:tc>
        <w:tc>
          <w:tcPr>
            <w:tcW w:w="5387" w:type="dxa"/>
          </w:tcPr>
          <w:p w14:paraId="330C81DB" w14:textId="77777777" w:rsidR="00E97CBC" w:rsidRPr="00F226F2" w:rsidRDefault="00E97CBC" w:rsidP="00B63CEC">
            <w:pPr>
              <w:cnfStyle w:val="000000100000" w:firstRow="0" w:lastRow="0" w:firstColumn="0" w:lastColumn="0" w:oddVBand="0" w:evenVBand="0" w:oddHBand="1" w:evenHBand="0" w:firstRowFirstColumn="0" w:firstRowLastColumn="0" w:lastRowFirstColumn="0" w:lastRowLastColumn="0"/>
              <w:rPr>
                <w:ins w:id="3172" w:author="Yves Houtevels" w:date="2024-07-03T11:54:00Z" w16du:dateUtc="2024-07-03T09:54:00Z"/>
              </w:rPr>
            </w:pPr>
            <w:ins w:id="3173" w:author="Yves Houtevels" w:date="2024-07-03T11:54:00Z" w16du:dateUtc="2024-07-03T09:54:00Z">
              <w:r w:rsidRPr="00F226F2">
                <w:t>Free-format field</w:t>
              </w:r>
            </w:ins>
          </w:p>
        </w:tc>
      </w:tr>
    </w:tbl>
    <w:p w14:paraId="50600B85" w14:textId="77777777" w:rsidR="00E97CBC" w:rsidRPr="00F226F2" w:rsidRDefault="00E97CBC" w:rsidP="00E97CBC">
      <w:pPr>
        <w:rPr>
          <w:ins w:id="3174" w:author="Yves Houtevels" w:date="2024-07-03T11:54:00Z" w16du:dateUtc="2024-07-03T09:54:00Z"/>
          <w:lang w:eastAsia="ko-KR"/>
        </w:rPr>
      </w:pPr>
    </w:p>
    <w:p w14:paraId="0FA6D266" w14:textId="77777777" w:rsidR="00E97CBC" w:rsidRPr="00F226F2" w:rsidRDefault="00E97CBC">
      <w:pPr>
        <w:pStyle w:val="Heading5"/>
        <w:rPr>
          <w:ins w:id="3175" w:author="Yves Houtevels" w:date="2024-07-03T11:54:00Z" w16du:dateUtc="2024-07-03T09:54:00Z"/>
          <w:lang w:eastAsia="ko-KR"/>
        </w:rPr>
        <w:pPrChange w:id="3176" w:author="Yves Houtevels" w:date="2024-07-03T11:57:00Z" w16du:dateUtc="2024-07-03T09:57:00Z">
          <w:pPr>
            <w:pStyle w:val="Heading4"/>
          </w:pPr>
        </w:pPrChange>
      </w:pPr>
      <w:ins w:id="3177" w:author="Yves Houtevels" w:date="2024-07-03T11:54:00Z" w16du:dateUtc="2024-07-03T09:54:00Z">
        <w:r w:rsidRPr="00F226F2">
          <w:rPr>
            <w:lang w:eastAsia="ko-KR"/>
          </w:rPr>
          <w:t>Device Models</w:t>
        </w:r>
      </w:ins>
    </w:p>
    <w:p w14:paraId="0DE25ED0" w14:textId="77777777" w:rsidR="00E97CBC" w:rsidRPr="00F226F2" w:rsidRDefault="00E97CBC" w:rsidP="00E97CBC">
      <w:pPr>
        <w:rPr>
          <w:ins w:id="3178" w:author="Yves Houtevels" w:date="2024-07-03T11:54:00Z" w16du:dateUtc="2024-07-03T09:54:00Z"/>
        </w:rPr>
      </w:pPr>
      <w:ins w:id="3179" w:author="Yves Houtevels" w:date="2024-07-03T11:54:00Z" w16du:dateUtc="2024-07-03T09:54:00Z">
        <w:r w:rsidRPr="00F226F2">
          <w:t>Devices must have a device model; this defines some of the licensing behaviour and constraints for the FNE enabled device software. There are two defaults in FNO for client and servers:</w:t>
        </w:r>
      </w:ins>
    </w:p>
    <w:p w14:paraId="405BF72D" w14:textId="77777777" w:rsidR="00E97CBC" w:rsidRPr="00F226F2" w:rsidRDefault="00E97CBC" w:rsidP="00E97CBC">
      <w:pPr>
        <w:pStyle w:val="ListParagraph"/>
        <w:numPr>
          <w:ilvl w:val="0"/>
          <w:numId w:val="74"/>
        </w:numPr>
        <w:spacing w:line="259" w:lineRule="auto"/>
        <w:textAlignment w:val="auto"/>
        <w:rPr>
          <w:ins w:id="3180" w:author="Yves Houtevels" w:date="2024-07-03T11:54:00Z" w16du:dateUtc="2024-07-03T09:54:00Z"/>
        </w:rPr>
      </w:pPr>
      <w:ins w:id="3181" w:author="Yves Houtevels" w:date="2024-07-03T11:54:00Z" w16du:dateUtc="2024-07-03T09:54:00Z">
        <w:r w:rsidRPr="00F226F2">
          <w:t>FLX_SERVER</w:t>
        </w:r>
      </w:ins>
    </w:p>
    <w:p w14:paraId="23265A3B" w14:textId="77777777" w:rsidR="00E97CBC" w:rsidRPr="00F226F2" w:rsidRDefault="00E97CBC" w:rsidP="00E97CBC">
      <w:pPr>
        <w:pStyle w:val="ListParagraph"/>
        <w:numPr>
          <w:ilvl w:val="0"/>
          <w:numId w:val="74"/>
        </w:numPr>
        <w:spacing w:line="259" w:lineRule="auto"/>
        <w:textAlignment w:val="auto"/>
        <w:rPr>
          <w:ins w:id="3182" w:author="Yves Houtevels" w:date="2024-07-03T11:54:00Z" w16du:dateUtc="2024-07-03T09:54:00Z"/>
        </w:rPr>
      </w:pPr>
      <w:ins w:id="3183" w:author="Yves Houtevels" w:date="2024-07-03T11:54:00Z" w16du:dateUtc="2024-07-03T09:54:00Z">
        <w:r w:rsidRPr="00F226F2">
          <w:t>FLX_CLIENT</w:t>
        </w:r>
      </w:ins>
    </w:p>
    <w:p w14:paraId="11605DF5" w14:textId="7EF350AE" w:rsidR="00E97CBC" w:rsidRPr="00F226F2" w:rsidRDefault="00E97CBC" w:rsidP="00E97CBC">
      <w:pPr>
        <w:rPr>
          <w:ins w:id="3184" w:author="Yves Houtevels" w:date="2024-07-03T11:54:00Z" w16du:dateUtc="2024-07-03T09:54:00Z"/>
        </w:rPr>
      </w:pPr>
      <w:ins w:id="3185" w:author="Yves Houtevels" w:date="2024-07-03T11:54:00Z" w16du:dateUtc="2024-07-03T09:54:00Z">
        <w:r w:rsidRPr="00F226F2">
          <w:t xml:space="preserve">Generally, these are enough for </w:t>
        </w:r>
        <w:del w:id="3186" w:author="Julian Smith" w:date="2024-09-24T17:18:00Z" w16du:dateUtc="2024-09-24T16:18:00Z">
          <w:r w:rsidRPr="00F226F2" w:rsidDel="00F226F2">
            <w:delText>the majority of</w:delText>
          </w:r>
        </w:del>
      </w:ins>
      <w:ins w:id="3187" w:author="Julian Smith" w:date="2024-09-24T17:18:00Z" w16du:dateUtc="2024-09-24T16:18:00Z">
        <w:r w:rsidR="00F226F2" w:rsidRPr="00F226F2">
          <w:t>most</w:t>
        </w:r>
      </w:ins>
      <w:ins w:id="3188" w:author="Yves Houtevels" w:date="2024-07-03T11:54:00Z" w16du:dateUtc="2024-07-03T09:54:00Z">
        <w:r w:rsidRPr="00F226F2">
          <w:t xml:space="preserve"> licensing scenarios; however, bespoke device models can be created easily in FNO whenever required. </w:t>
        </w:r>
      </w:ins>
    </w:p>
    <w:p w14:paraId="39012F49" w14:textId="77777777" w:rsidR="00E97CBC" w:rsidRPr="00F226F2" w:rsidRDefault="00E97CBC">
      <w:pPr>
        <w:pStyle w:val="Heading6"/>
        <w:rPr>
          <w:ins w:id="3189" w:author="Yves Houtevels" w:date="2024-07-03T11:54:00Z" w16du:dateUtc="2024-07-03T09:54:00Z"/>
        </w:rPr>
        <w:pPrChange w:id="3190" w:author="Yves Houtevels" w:date="2024-07-03T11:57:00Z" w16du:dateUtc="2024-07-03T09:57:00Z">
          <w:pPr>
            <w:pStyle w:val="Heading5"/>
          </w:pPr>
        </w:pPrChange>
      </w:pPr>
      <w:ins w:id="3191" w:author="Yves Houtevels" w:date="2024-07-03T11:54:00Z" w16du:dateUtc="2024-07-03T09:54:00Z">
        <w:r w:rsidRPr="00F226F2">
          <w:t>Device ID Types (</w:t>
        </w:r>
        <w:proofErr w:type="spellStart"/>
        <w:r w:rsidRPr="00F226F2">
          <w:t>Hostid</w:t>
        </w:r>
        <w:proofErr w:type="spellEnd"/>
        <w:r w:rsidRPr="00F226F2">
          <w:t>)</w:t>
        </w:r>
      </w:ins>
    </w:p>
    <w:p w14:paraId="7D7FCE98" w14:textId="77777777" w:rsidR="00E97CBC" w:rsidRPr="00F226F2" w:rsidRDefault="00E97CBC" w:rsidP="00E97CBC">
      <w:pPr>
        <w:rPr>
          <w:ins w:id="3192" w:author="Yves Houtevels" w:date="2024-07-03T11:54:00Z" w16du:dateUtc="2024-07-03T09:54:00Z"/>
        </w:rPr>
      </w:pPr>
      <w:ins w:id="3193" w:author="Yves Houtevels" w:date="2024-07-03T11:54:00Z" w16du:dateUtc="2024-07-03T09:54:00Z">
        <w:r w:rsidRPr="00F226F2">
          <w:t xml:space="preserve">The device id is used to bind a license cryptographically to a machine identifier and prevent the license being used on other devices; this topic is covered in detail in the Revenera FNE documentation. There are the following built-in </w:t>
        </w:r>
        <w:proofErr w:type="spellStart"/>
        <w:r w:rsidRPr="00F226F2">
          <w:t>hostid</w:t>
        </w:r>
        <w:proofErr w:type="spellEnd"/>
        <w:r w:rsidRPr="00F226F2">
          <w:t xml:space="preserve"> types supported by the FNE SDKs</w:t>
        </w:r>
      </w:ins>
    </w:p>
    <w:p w14:paraId="2B259D93" w14:textId="77777777" w:rsidR="00E97CBC" w:rsidRPr="00F226F2" w:rsidRDefault="00E97CBC" w:rsidP="00E97CBC">
      <w:pPr>
        <w:pStyle w:val="ListParagraph"/>
        <w:numPr>
          <w:ilvl w:val="0"/>
          <w:numId w:val="75"/>
        </w:numPr>
        <w:spacing w:line="259" w:lineRule="auto"/>
        <w:textAlignment w:val="auto"/>
        <w:rPr>
          <w:ins w:id="3194" w:author="Yves Houtevels" w:date="2024-07-03T11:54:00Z" w16du:dateUtc="2024-07-03T09:54:00Z"/>
        </w:rPr>
      </w:pPr>
      <w:ins w:id="3195" w:author="Yves Houtevels" w:date="2024-07-03T11:54:00Z" w16du:dateUtc="2024-07-03T09:54:00Z">
        <w:r w:rsidRPr="00F226F2">
          <w:t>Ethernet (MAC Address)</w:t>
        </w:r>
      </w:ins>
    </w:p>
    <w:p w14:paraId="5D1AC9B9" w14:textId="77777777" w:rsidR="00E97CBC" w:rsidRPr="00F226F2" w:rsidRDefault="00E97CBC" w:rsidP="00E97CBC">
      <w:pPr>
        <w:pStyle w:val="ListParagraph"/>
        <w:numPr>
          <w:ilvl w:val="0"/>
          <w:numId w:val="75"/>
        </w:numPr>
        <w:spacing w:line="259" w:lineRule="auto"/>
        <w:textAlignment w:val="auto"/>
        <w:rPr>
          <w:ins w:id="3196" w:author="Yves Houtevels" w:date="2024-07-03T11:54:00Z" w16du:dateUtc="2024-07-03T09:54:00Z"/>
        </w:rPr>
      </w:pPr>
      <w:ins w:id="3197" w:author="Yves Houtevels" w:date="2024-07-03T11:54:00Z" w16du:dateUtc="2024-07-03T09:54:00Z">
        <w:r w:rsidRPr="00F226F2">
          <w:t>IPV4, IPV6</w:t>
        </w:r>
      </w:ins>
    </w:p>
    <w:p w14:paraId="67B99652" w14:textId="77777777" w:rsidR="00E97CBC" w:rsidRPr="00F226F2" w:rsidRDefault="00E97CBC" w:rsidP="00E97CBC">
      <w:pPr>
        <w:pStyle w:val="ListParagraph"/>
        <w:numPr>
          <w:ilvl w:val="0"/>
          <w:numId w:val="75"/>
        </w:numPr>
        <w:spacing w:line="259" w:lineRule="auto"/>
        <w:textAlignment w:val="auto"/>
        <w:rPr>
          <w:ins w:id="3198" w:author="Yves Houtevels" w:date="2024-07-03T11:54:00Z" w16du:dateUtc="2024-07-03T09:54:00Z"/>
        </w:rPr>
      </w:pPr>
      <w:ins w:id="3199" w:author="Yves Houtevels" w:date="2024-07-03T11:54:00Z" w16du:dateUtc="2024-07-03T09:54:00Z">
        <w:r w:rsidRPr="00F226F2">
          <w:t>Dongle (two supported types)</w:t>
        </w:r>
      </w:ins>
    </w:p>
    <w:p w14:paraId="55C8B901" w14:textId="77777777" w:rsidR="00E97CBC" w:rsidRPr="00F226F2" w:rsidRDefault="00E97CBC" w:rsidP="00E97CBC">
      <w:pPr>
        <w:pStyle w:val="ListParagraph"/>
        <w:numPr>
          <w:ilvl w:val="0"/>
          <w:numId w:val="75"/>
        </w:numPr>
        <w:spacing w:line="259" w:lineRule="auto"/>
        <w:textAlignment w:val="auto"/>
        <w:rPr>
          <w:ins w:id="3200" w:author="Yves Houtevels" w:date="2024-07-03T11:54:00Z" w16du:dateUtc="2024-07-03T09:54:00Z"/>
        </w:rPr>
      </w:pPr>
      <w:ins w:id="3201" w:author="Yves Houtevels" w:date="2024-07-03T11:54:00Z" w16du:dateUtc="2024-07-03T09:54:00Z">
        <w:r w:rsidRPr="00F226F2">
          <w:t>String (locally manufactured ID)</w:t>
        </w:r>
      </w:ins>
    </w:p>
    <w:p w14:paraId="106E46D0" w14:textId="77777777" w:rsidR="00E97CBC" w:rsidRPr="00F226F2" w:rsidRDefault="00E97CBC" w:rsidP="00E97CBC">
      <w:pPr>
        <w:pStyle w:val="ListParagraph"/>
        <w:numPr>
          <w:ilvl w:val="0"/>
          <w:numId w:val="75"/>
        </w:numPr>
        <w:spacing w:line="259" w:lineRule="auto"/>
        <w:textAlignment w:val="auto"/>
        <w:rPr>
          <w:ins w:id="3202" w:author="Yves Houtevels" w:date="2024-07-03T11:54:00Z" w16du:dateUtc="2024-07-03T09:54:00Z"/>
        </w:rPr>
      </w:pPr>
      <w:ins w:id="3203" w:author="Yves Houtevels" w:date="2024-07-03T11:54:00Z" w16du:dateUtc="2024-07-03T09:54:00Z">
        <w:r w:rsidRPr="00F226F2">
          <w:t>User</w:t>
        </w:r>
      </w:ins>
    </w:p>
    <w:p w14:paraId="719F5F2B" w14:textId="77777777" w:rsidR="00E97CBC" w:rsidRPr="00F226F2" w:rsidRDefault="00E97CBC" w:rsidP="00E97CBC">
      <w:pPr>
        <w:pStyle w:val="ListParagraph"/>
        <w:numPr>
          <w:ilvl w:val="0"/>
          <w:numId w:val="75"/>
        </w:numPr>
        <w:spacing w:line="259" w:lineRule="auto"/>
        <w:textAlignment w:val="auto"/>
        <w:rPr>
          <w:ins w:id="3204" w:author="Yves Houtevels" w:date="2024-07-03T11:54:00Z" w16du:dateUtc="2024-07-03T09:54:00Z"/>
        </w:rPr>
      </w:pPr>
      <w:ins w:id="3205" w:author="Yves Houtevels" w:date="2024-07-03T11:54:00Z" w16du:dateUtc="2024-07-03T09:54:00Z">
        <w:r w:rsidRPr="00F226F2">
          <w:t>VM UUID</w:t>
        </w:r>
      </w:ins>
    </w:p>
    <w:p w14:paraId="0A12EB03" w14:textId="77777777" w:rsidR="00E97CBC" w:rsidRPr="00F226F2" w:rsidRDefault="00E97CBC" w:rsidP="00E97CBC">
      <w:pPr>
        <w:pStyle w:val="ListParagraph"/>
        <w:numPr>
          <w:ilvl w:val="0"/>
          <w:numId w:val="75"/>
        </w:numPr>
        <w:spacing w:line="259" w:lineRule="auto"/>
        <w:textAlignment w:val="auto"/>
        <w:rPr>
          <w:ins w:id="3206" w:author="Yves Houtevels" w:date="2024-07-03T11:54:00Z" w16du:dateUtc="2024-07-03T09:54:00Z"/>
        </w:rPr>
      </w:pPr>
      <w:ins w:id="3207" w:author="Yves Houtevels" w:date="2024-07-03T11:54:00Z" w16du:dateUtc="2024-07-03T09:54:00Z">
        <w:r w:rsidRPr="00F226F2">
          <w:t>Container ID</w:t>
        </w:r>
      </w:ins>
    </w:p>
    <w:p w14:paraId="12CE8545" w14:textId="77777777" w:rsidR="00E97CBC" w:rsidRPr="00F226F2" w:rsidRDefault="00E97CBC" w:rsidP="00E97CBC">
      <w:pPr>
        <w:rPr>
          <w:ins w:id="3208" w:author="Yves Houtevels" w:date="2024-07-03T11:54:00Z" w16du:dateUtc="2024-07-03T09:54:00Z"/>
        </w:rPr>
      </w:pPr>
      <w:ins w:id="3209" w:author="Yves Houtevels" w:date="2024-07-03T11:54:00Z" w16du:dateUtc="2024-07-03T09:54:00Z">
        <w:r w:rsidRPr="00F226F2">
          <w:t xml:space="preserve">Any </w:t>
        </w:r>
        <w:proofErr w:type="spellStart"/>
        <w:r w:rsidRPr="00F226F2">
          <w:t>hostid</w:t>
        </w:r>
        <w:proofErr w:type="spellEnd"/>
        <w:r w:rsidRPr="00F226F2">
          <w:t xml:space="preserve"> type can be selected by the FNE enabled software provided the FNE SDK recognizes the </w:t>
        </w:r>
        <w:proofErr w:type="spellStart"/>
        <w:r w:rsidRPr="00F226F2">
          <w:t>hostid</w:t>
        </w:r>
        <w:proofErr w:type="spellEnd"/>
        <w:r w:rsidRPr="00F226F2">
          <w:t xml:space="preserve"> locally.</w:t>
        </w:r>
      </w:ins>
    </w:p>
    <w:p w14:paraId="17DB5DDE" w14:textId="77777777" w:rsidR="00E97CBC" w:rsidRPr="00F226F2" w:rsidRDefault="00E97CBC" w:rsidP="00E97CBC">
      <w:pPr>
        <w:rPr>
          <w:ins w:id="3210" w:author="Yves Houtevels" w:date="2024-07-03T11:54:00Z" w16du:dateUtc="2024-07-03T09:54:00Z"/>
          <w:lang w:eastAsia="ko-KR"/>
        </w:rPr>
      </w:pPr>
    </w:p>
    <w:p w14:paraId="55ACD128" w14:textId="77777777" w:rsidR="00E97CBC" w:rsidRPr="00F226F2" w:rsidRDefault="00E97CBC">
      <w:pPr>
        <w:pStyle w:val="Heading4"/>
        <w:rPr>
          <w:ins w:id="3211" w:author="Yves Houtevels" w:date="2024-07-03T11:54:00Z" w16du:dateUtc="2024-07-03T09:54:00Z"/>
        </w:rPr>
        <w:pPrChange w:id="3212" w:author="Yves Houtevels" w:date="2024-07-03T11:55:00Z" w16du:dateUtc="2024-07-03T09:55:00Z">
          <w:pPr>
            <w:pStyle w:val="Heading3"/>
          </w:pPr>
        </w:pPrChange>
      </w:pPr>
      <w:ins w:id="3213" w:author="Yves Houtevels" w:date="2024-07-03T11:54:00Z" w16du:dateUtc="2024-07-03T09:54:00Z">
        <w:r w:rsidRPr="00F226F2">
          <w:t>Trusted Storage</w:t>
        </w:r>
      </w:ins>
    </w:p>
    <w:p w14:paraId="61E0DE9F" w14:textId="77777777" w:rsidR="00E97CBC" w:rsidRPr="00F226F2" w:rsidRDefault="00E97CBC" w:rsidP="00E97CBC">
      <w:pPr>
        <w:rPr>
          <w:ins w:id="3214" w:author="Yves Houtevels" w:date="2024-07-03T11:54:00Z" w16du:dateUtc="2024-07-03T09:54:00Z"/>
          <w:lang w:eastAsia="ko-KR"/>
        </w:rPr>
      </w:pPr>
      <w:ins w:id="3215" w:author="Yves Houtevels" w:date="2024-07-03T11:54:00Z" w16du:dateUtc="2024-07-03T09:54:00Z">
        <w:r w:rsidRPr="00F226F2">
          <w:t>A key component of FNE - providing tamper resistance - is the use of trusted storage; these are local encrypted files that provide license anchoring and binding to the local endpoint. The use of trusted storage and other anti-tampering technologies render deliberate misuse of licenses very difficult; although, virtualized and containerized environments do provide challenges. A key consequence of this is the ability to return licenses back to FNO or a license server securely; the local license can be verifiably deleted and hence prevent license leakage during rehosting.</w:t>
        </w:r>
      </w:ins>
    </w:p>
    <w:p w14:paraId="0E453B84" w14:textId="77777777" w:rsidR="00364285" w:rsidRPr="00F226F2" w:rsidRDefault="00364285" w:rsidP="00DD3666">
      <w:pPr>
        <w:rPr>
          <w:ins w:id="3216" w:author="Yves Houtevels" w:date="2024-07-03T11:51:00Z" w16du:dateUtc="2024-07-03T09:51:00Z"/>
          <w:lang w:eastAsia="ko-KR"/>
        </w:rPr>
      </w:pPr>
    </w:p>
    <w:p w14:paraId="19D1EE88" w14:textId="521D8B2E" w:rsidR="00EB027C" w:rsidRPr="00F226F2" w:rsidRDefault="00185562">
      <w:pPr>
        <w:pStyle w:val="Heading3"/>
        <w:rPr>
          <w:ins w:id="3217" w:author="Yves Houtevels" w:date="2024-07-03T11:58:00Z" w16du:dateUtc="2024-07-03T09:58:00Z"/>
        </w:rPr>
        <w:pPrChange w:id="3218" w:author="Yves Houtevels" w:date="2024-07-03T11:58:00Z" w16du:dateUtc="2024-07-03T09:58:00Z">
          <w:pPr/>
        </w:pPrChange>
      </w:pPr>
      <w:ins w:id="3219" w:author="Yves Houtevels" w:date="2024-07-03T11:58:00Z" w16du:dateUtc="2024-07-03T09:58:00Z">
        <w:r w:rsidRPr="00F226F2">
          <w:t>License Model Attributes</w:t>
        </w:r>
      </w:ins>
    </w:p>
    <w:p w14:paraId="68AF323B" w14:textId="77777777" w:rsidR="009523F2" w:rsidRPr="00F226F2" w:rsidRDefault="009523F2" w:rsidP="009523F2">
      <w:pPr>
        <w:rPr>
          <w:ins w:id="3220" w:author="Yves Houtevels" w:date="2024-07-03T11:58:00Z" w16du:dateUtc="2024-07-03T09:58:00Z"/>
        </w:rPr>
      </w:pPr>
      <w:ins w:id="3221" w:author="Yves Houtevels" w:date="2024-07-03T11:58:00Z" w16du:dateUtc="2024-07-03T09:58:00Z">
        <w:r w:rsidRPr="00F226F2">
          <w:t>License model attributes are defined for specific license technologies and can be populated at various points in the entitlement lifecycle:</w:t>
        </w:r>
      </w:ins>
    </w:p>
    <w:tbl>
      <w:tblPr>
        <w:tblStyle w:val="GridTable4-Accent5"/>
        <w:tblW w:w="9067" w:type="dxa"/>
        <w:tblLook w:val="04A0" w:firstRow="1" w:lastRow="0" w:firstColumn="1" w:lastColumn="0" w:noHBand="0" w:noVBand="1"/>
      </w:tblPr>
      <w:tblGrid>
        <w:gridCol w:w="2122"/>
        <w:gridCol w:w="6945"/>
      </w:tblGrid>
      <w:tr w:rsidR="009523F2" w:rsidRPr="00F226F2" w14:paraId="2CFE6C2A" w14:textId="77777777" w:rsidTr="00B63CEC">
        <w:trPr>
          <w:cnfStyle w:val="100000000000" w:firstRow="1" w:lastRow="0" w:firstColumn="0" w:lastColumn="0" w:oddVBand="0" w:evenVBand="0" w:oddHBand="0" w:evenHBand="0" w:firstRowFirstColumn="0" w:firstRowLastColumn="0" w:lastRowFirstColumn="0" w:lastRowLastColumn="0"/>
          <w:ins w:id="3222" w:author="Yves Houtevels" w:date="2024-07-03T11:58:00Z"/>
        </w:trPr>
        <w:tc>
          <w:tcPr>
            <w:cnfStyle w:val="001000000000" w:firstRow="0" w:lastRow="0" w:firstColumn="1" w:lastColumn="0" w:oddVBand="0" w:evenVBand="0" w:oddHBand="0" w:evenHBand="0" w:firstRowFirstColumn="0" w:firstRowLastColumn="0" w:lastRowFirstColumn="0" w:lastRowLastColumn="0"/>
            <w:tcW w:w="2122" w:type="dxa"/>
          </w:tcPr>
          <w:p w14:paraId="2426F8B9" w14:textId="77777777" w:rsidR="009523F2" w:rsidRPr="00F226F2" w:rsidRDefault="009523F2" w:rsidP="00B63CEC">
            <w:pPr>
              <w:rPr>
                <w:ins w:id="3223" w:author="Yves Houtevels" w:date="2024-07-03T11:58:00Z" w16du:dateUtc="2024-07-03T09:58:00Z"/>
              </w:rPr>
            </w:pPr>
            <w:ins w:id="3224" w:author="Yves Houtevels" w:date="2024-07-03T11:58:00Z" w16du:dateUtc="2024-07-03T09:58:00Z">
              <w:r w:rsidRPr="00F226F2">
                <w:t>Stage</w:t>
              </w:r>
            </w:ins>
          </w:p>
        </w:tc>
        <w:tc>
          <w:tcPr>
            <w:tcW w:w="6945" w:type="dxa"/>
          </w:tcPr>
          <w:p w14:paraId="0620A249" w14:textId="77777777" w:rsidR="009523F2" w:rsidRPr="00F226F2" w:rsidRDefault="009523F2" w:rsidP="00B63CEC">
            <w:pPr>
              <w:cnfStyle w:val="100000000000" w:firstRow="1" w:lastRow="0" w:firstColumn="0" w:lastColumn="0" w:oddVBand="0" w:evenVBand="0" w:oddHBand="0" w:evenHBand="0" w:firstRowFirstColumn="0" w:firstRowLastColumn="0" w:lastRowFirstColumn="0" w:lastRowLastColumn="0"/>
              <w:rPr>
                <w:ins w:id="3225" w:author="Yves Houtevels" w:date="2024-07-03T11:58:00Z" w16du:dateUtc="2024-07-03T09:58:00Z"/>
              </w:rPr>
            </w:pPr>
            <w:ins w:id="3226" w:author="Yves Houtevels" w:date="2024-07-03T11:58:00Z" w16du:dateUtc="2024-07-03T09:58:00Z">
              <w:r w:rsidRPr="00F226F2">
                <w:t>Description</w:t>
              </w:r>
            </w:ins>
          </w:p>
        </w:tc>
      </w:tr>
      <w:tr w:rsidR="009523F2" w:rsidRPr="00F226F2" w14:paraId="45CF5952" w14:textId="77777777" w:rsidTr="00B63CEC">
        <w:trPr>
          <w:cnfStyle w:val="000000100000" w:firstRow="0" w:lastRow="0" w:firstColumn="0" w:lastColumn="0" w:oddVBand="0" w:evenVBand="0" w:oddHBand="1" w:evenHBand="0" w:firstRowFirstColumn="0" w:firstRowLastColumn="0" w:lastRowFirstColumn="0" w:lastRowLastColumn="0"/>
          <w:ins w:id="3227" w:author="Yves Houtevels" w:date="2024-07-03T11:58:00Z"/>
        </w:trPr>
        <w:tc>
          <w:tcPr>
            <w:cnfStyle w:val="001000000000" w:firstRow="0" w:lastRow="0" w:firstColumn="1" w:lastColumn="0" w:oddVBand="0" w:evenVBand="0" w:oddHBand="0" w:evenHBand="0" w:firstRowFirstColumn="0" w:firstRowLastColumn="0" w:lastRowFirstColumn="0" w:lastRowLastColumn="0"/>
            <w:tcW w:w="2122" w:type="dxa"/>
          </w:tcPr>
          <w:p w14:paraId="37885017" w14:textId="77777777" w:rsidR="009523F2" w:rsidRPr="00F226F2" w:rsidRDefault="009523F2" w:rsidP="00B63CEC">
            <w:pPr>
              <w:rPr>
                <w:ins w:id="3228" w:author="Yves Houtevels" w:date="2024-07-03T11:58:00Z" w16du:dateUtc="2024-07-03T09:58:00Z"/>
              </w:rPr>
            </w:pPr>
            <w:ins w:id="3229" w:author="Yves Houtevels" w:date="2024-07-03T11:58:00Z" w16du:dateUtc="2024-07-03T09:58:00Z">
              <w:r w:rsidRPr="00F226F2">
                <w:t>License Model Time</w:t>
              </w:r>
            </w:ins>
          </w:p>
        </w:tc>
        <w:tc>
          <w:tcPr>
            <w:tcW w:w="6945" w:type="dxa"/>
          </w:tcPr>
          <w:p w14:paraId="03754B1D" w14:textId="77777777" w:rsidR="009523F2" w:rsidRPr="00F226F2" w:rsidRDefault="009523F2" w:rsidP="00B63CEC">
            <w:pPr>
              <w:cnfStyle w:val="000000100000" w:firstRow="0" w:lastRow="0" w:firstColumn="0" w:lastColumn="0" w:oddVBand="0" w:evenVBand="0" w:oddHBand="1" w:evenHBand="0" w:firstRowFirstColumn="0" w:firstRowLastColumn="0" w:lastRowFirstColumn="0" w:lastRowLastColumn="0"/>
              <w:rPr>
                <w:ins w:id="3230" w:author="Yves Houtevels" w:date="2024-07-03T11:58:00Z" w16du:dateUtc="2024-07-03T09:58:00Z"/>
              </w:rPr>
            </w:pPr>
            <w:ins w:id="3231" w:author="Yves Houtevels" w:date="2024-07-03T11:58:00Z" w16du:dateUtc="2024-07-03T09:58:00Z">
              <w:r w:rsidRPr="00F226F2">
                <w:t>The attribute is hard-coded for the license technology; all line-items for any license model for the same technology will receive the attribute and its value.</w:t>
              </w:r>
            </w:ins>
          </w:p>
        </w:tc>
      </w:tr>
      <w:tr w:rsidR="009523F2" w:rsidRPr="00F226F2" w14:paraId="133CE164" w14:textId="77777777" w:rsidTr="00B63CEC">
        <w:trPr>
          <w:ins w:id="3232" w:author="Yves Houtevels" w:date="2024-07-03T11:58:00Z"/>
        </w:trPr>
        <w:tc>
          <w:tcPr>
            <w:cnfStyle w:val="001000000000" w:firstRow="0" w:lastRow="0" w:firstColumn="1" w:lastColumn="0" w:oddVBand="0" w:evenVBand="0" w:oddHBand="0" w:evenHBand="0" w:firstRowFirstColumn="0" w:firstRowLastColumn="0" w:lastRowFirstColumn="0" w:lastRowLastColumn="0"/>
            <w:tcW w:w="2122" w:type="dxa"/>
          </w:tcPr>
          <w:p w14:paraId="3EA28B10" w14:textId="77777777" w:rsidR="009523F2" w:rsidRPr="00F226F2" w:rsidRDefault="009523F2" w:rsidP="00B63CEC">
            <w:pPr>
              <w:rPr>
                <w:ins w:id="3233" w:author="Yves Houtevels" w:date="2024-07-03T11:58:00Z" w16du:dateUtc="2024-07-03T09:58:00Z"/>
              </w:rPr>
            </w:pPr>
            <w:ins w:id="3234" w:author="Yves Houtevels" w:date="2024-07-03T11:58:00Z" w16du:dateUtc="2024-07-03T09:58:00Z">
              <w:r w:rsidRPr="00F226F2">
                <w:t>Entitlement Time</w:t>
              </w:r>
            </w:ins>
          </w:p>
        </w:tc>
        <w:tc>
          <w:tcPr>
            <w:tcW w:w="6945" w:type="dxa"/>
          </w:tcPr>
          <w:p w14:paraId="7CBDAA58" w14:textId="77777777" w:rsidR="009523F2" w:rsidRPr="00F226F2" w:rsidRDefault="009523F2" w:rsidP="00B63CEC">
            <w:pPr>
              <w:cnfStyle w:val="000000000000" w:firstRow="0" w:lastRow="0" w:firstColumn="0" w:lastColumn="0" w:oddVBand="0" w:evenVBand="0" w:oddHBand="0" w:evenHBand="0" w:firstRowFirstColumn="0" w:firstRowLastColumn="0" w:lastRowFirstColumn="0" w:lastRowLastColumn="0"/>
              <w:rPr>
                <w:ins w:id="3235" w:author="Yves Houtevels" w:date="2024-07-03T11:58:00Z" w16du:dateUtc="2024-07-03T09:58:00Z"/>
              </w:rPr>
            </w:pPr>
            <w:ins w:id="3236" w:author="Yves Houtevels" w:date="2024-07-03T11:58:00Z" w16du:dateUtc="2024-07-03T09:58:00Z">
              <w:r w:rsidRPr="00F226F2">
                <w:t>The attribute value is populated when the line -item is created.</w:t>
              </w:r>
            </w:ins>
          </w:p>
        </w:tc>
      </w:tr>
      <w:tr w:rsidR="009523F2" w:rsidRPr="00F226F2" w14:paraId="095492EF" w14:textId="77777777" w:rsidTr="00B63CEC">
        <w:trPr>
          <w:cnfStyle w:val="000000100000" w:firstRow="0" w:lastRow="0" w:firstColumn="0" w:lastColumn="0" w:oddVBand="0" w:evenVBand="0" w:oddHBand="1" w:evenHBand="0" w:firstRowFirstColumn="0" w:firstRowLastColumn="0" w:lastRowFirstColumn="0" w:lastRowLastColumn="0"/>
          <w:ins w:id="3237" w:author="Yves Houtevels" w:date="2024-07-03T11:58:00Z"/>
        </w:trPr>
        <w:tc>
          <w:tcPr>
            <w:cnfStyle w:val="001000000000" w:firstRow="0" w:lastRow="0" w:firstColumn="1" w:lastColumn="0" w:oddVBand="0" w:evenVBand="0" w:oddHBand="0" w:evenHBand="0" w:firstRowFirstColumn="0" w:firstRowLastColumn="0" w:lastRowFirstColumn="0" w:lastRowLastColumn="0"/>
            <w:tcW w:w="2122" w:type="dxa"/>
          </w:tcPr>
          <w:p w14:paraId="219F70B4" w14:textId="77777777" w:rsidR="009523F2" w:rsidRPr="00F226F2" w:rsidRDefault="009523F2" w:rsidP="00B63CEC">
            <w:pPr>
              <w:rPr>
                <w:ins w:id="3238" w:author="Yves Houtevels" w:date="2024-07-03T11:58:00Z" w16du:dateUtc="2024-07-03T09:58:00Z"/>
              </w:rPr>
            </w:pPr>
            <w:ins w:id="3239" w:author="Yves Houtevels" w:date="2024-07-03T11:58:00Z" w16du:dateUtc="2024-07-03T09:58:00Z">
              <w:r w:rsidRPr="00F226F2">
                <w:t>Fulfilment Time</w:t>
              </w:r>
            </w:ins>
          </w:p>
        </w:tc>
        <w:tc>
          <w:tcPr>
            <w:tcW w:w="6945" w:type="dxa"/>
          </w:tcPr>
          <w:p w14:paraId="7CB365C8" w14:textId="77777777" w:rsidR="009523F2" w:rsidRPr="00F226F2" w:rsidRDefault="009523F2" w:rsidP="00B63CEC">
            <w:pPr>
              <w:cnfStyle w:val="000000100000" w:firstRow="0" w:lastRow="0" w:firstColumn="0" w:lastColumn="0" w:oddVBand="0" w:evenVBand="0" w:oddHBand="1" w:evenHBand="0" w:firstRowFirstColumn="0" w:firstRowLastColumn="0" w:lastRowFirstColumn="0" w:lastRowLastColumn="0"/>
              <w:rPr>
                <w:ins w:id="3240" w:author="Yves Houtevels" w:date="2024-07-03T11:58:00Z" w16du:dateUtc="2024-07-03T09:58:00Z"/>
              </w:rPr>
            </w:pPr>
            <w:ins w:id="3241" w:author="Yves Houtevels" w:date="2024-07-03T11:58:00Z" w16du:dateUtc="2024-07-03T09:58:00Z">
              <w:r w:rsidRPr="00F226F2">
                <w:t>The attribute value is populated when the line-item is activated.</w:t>
              </w:r>
            </w:ins>
          </w:p>
        </w:tc>
      </w:tr>
    </w:tbl>
    <w:p w14:paraId="0C95963F" w14:textId="77777777" w:rsidR="009523F2" w:rsidRPr="00F226F2" w:rsidRDefault="009523F2" w:rsidP="009523F2">
      <w:pPr>
        <w:rPr>
          <w:ins w:id="3242" w:author="Yves Houtevels" w:date="2024-07-03T11:58:00Z" w16du:dateUtc="2024-07-03T09:58:00Z"/>
        </w:rPr>
      </w:pPr>
    </w:p>
    <w:p w14:paraId="61B1A3EF" w14:textId="77777777" w:rsidR="009523F2" w:rsidRPr="00F226F2" w:rsidDel="000677FE" w:rsidRDefault="009523F2" w:rsidP="009523F2">
      <w:pPr>
        <w:rPr>
          <w:ins w:id="3243" w:author="Yves Houtevels" w:date="2024-07-03T11:58:00Z" w16du:dateUtc="2024-07-03T09:58:00Z"/>
          <w:del w:id="3244" w:author="Julian Smith" w:date="2024-09-24T17:30:00Z" w16du:dateUtc="2024-09-24T16:30:00Z"/>
        </w:rPr>
      </w:pPr>
      <w:ins w:id="3245" w:author="Yves Houtevels" w:date="2024-07-03T11:58:00Z" w16du:dateUtc="2024-07-03T09:58:00Z">
        <w:r w:rsidRPr="00F226F2">
          <w:t xml:space="preserve">When defining license model attributes, it is possible to select at which stages the attribute value can be populated but once populated the value becomes fixed. License model attributes can also be ignored for some license models if this is desired. License model attributes are not searchable using web services but will be returned in web service queries and are also made available during license generation, which enables metadata to be injected into the licenses. </w:t>
        </w:r>
      </w:ins>
    </w:p>
    <w:p w14:paraId="76EAF8BD" w14:textId="77777777" w:rsidR="009523F2" w:rsidRPr="00F226F2" w:rsidRDefault="009523F2" w:rsidP="009523F2">
      <w:pPr>
        <w:rPr>
          <w:ins w:id="3246" w:author="Yves Houtevels" w:date="2024-07-03T11:58:00Z" w16du:dateUtc="2024-07-03T09:58:00Z"/>
          <w:lang w:eastAsia="ko-KR"/>
        </w:rPr>
      </w:pPr>
    </w:p>
    <w:p w14:paraId="2F556099" w14:textId="77777777" w:rsidR="009523F2" w:rsidRPr="00F226F2" w:rsidRDefault="009523F2">
      <w:pPr>
        <w:pStyle w:val="Heading3"/>
        <w:rPr>
          <w:ins w:id="3247" w:author="Yves Houtevels" w:date="2024-07-03T11:58:00Z" w16du:dateUtc="2024-07-03T09:58:00Z"/>
        </w:rPr>
        <w:pPrChange w:id="3248" w:author="Yves Houtevels" w:date="2024-07-03T11:58:00Z" w16du:dateUtc="2024-07-03T09:58:00Z">
          <w:pPr>
            <w:pStyle w:val="Heading2"/>
          </w:pPr>
        </w:pPrChange>
      </w:pPr>
      <w:bookmarkStart w:id="3249" w:name="_Toc121470807"/>
      <w:ins w:id="3250" w:author="Yves Houtevels" w:date="2024-07-03T11:58:00Z" w16du:dateUtc="2024-07-03T09:58:00Z">
        <w:r w:rsidRPr="00F226F2">
          <w:t>Custom Attributes</w:t>
        </w:r>
        <w:bookmarkEnd w:id="3249"/>
      </w:ins>
    </w:p>
    <w:p w14:paraId="7967A3D2" w14:textId="77777777" w:rsidR="009523F2" w:rsidRPr="00F226F2" w:rsidRDefault="009523F2" w:rsidP="009523F2">
      <w:pPr>
        <w:rPr>
          <w:ins w:id="3251" w:author="Yves Houtevels" w:date="2024-07-03T11:58:00Z" w16du:dateUtc="2024-07-03T09:58:00Z"/>
        </w:rPr>
      </w:pPr>
      <w:ins w:id="3252" w:author="Yves Houtevels" w:date="2024-07-03T11:58:00Z" w16du:dateUtc="2024-07-03T09:58:00Z">
        <w:r w:rsidRPr="00F226F2">
          <w:t>Attributes can be defined on the following FNO entities; these are searchable in FNO web service queries.</w:t>
        </w:r>
      </w:ins>
    </w:p>
    <w:p w14:paraId="1804B21E" w14:textId="77777777" w:rsidR="009523F2" w:rsidRPr="00F226F2" w:rsidRDefault="009523F2" w:rsidP="009523F2">
      <w:pPr>
        <w:pStyle w:val="ListParagraph"/>
        <w:numPr>
          <w:ilvl w:val="0"/>
          <w:numId w:val="78"/>
        </w:numPr>
        <w:spacing w:line="259" w:lineRule="auto"/>
        <w:textAlignment w:val="auto"/>
        <w:rPr>
          <w:ins w:id="3253" w:author="Yves Houtevels" w:date="2024-07-03T11:58:00Z" w16du:dateUtc="2024-07-03T09:58:00Z"/>
        </w:rPr>
      </w:pPr>
      <w:ins w:id="3254" w:author="Yves Houtevels" w:date="2024-07-03T11:58:00Z" w16du:dateUtc="2024-07-03T09:58:00Z">
        <w:r w:rsidRPr="00F226F2">
          <w:t>Account</w:t>
        </w:r>
      </w:ins>
    </w:p>
    <w:p w14:paraId="0731E213" w14:textId="77777777" w:rsidR="009523F2" w:rsidRPr="00F226F2" w:rsidRDefault="009523F2" w:rsidP="009523F2">
      <w:pPr>
        <w:pStyle w:val="ListParagraph"/>
        <w:numPr>
          <w:ilvl w:val="0"/>
          <w:numId w:val="78"/>
        </w:numPr>
        <w:spacing w:line="259" w:lineRule="auto"/>
        <w:textAlignment w:val="auto"/>
        <w:rPr>
          <w:ins w:id="3255" w:author="Yves Houtevels" w:date="2024-07-03T11:58:00Z" w16du:dateUtc="2024-07-03T09:58:00Z"/>
        </w:rPr>
      </w:pPr>
      <w:ins w:id="3256" w:author="Yves Houtevels" w:date="2024-07-03T11:58:00Z" w16du:dateUtc="2024-07-03T09:58:00Z">
        <w:r w:rsidRPr="00F226F2">
          <w:t>User</w:t>
        </w:r>
      </w:ins>
    </w:p>
    <w:p w14:paraId="1FBA96B8" w14:textId="77777777" w:rsidR="009523F2" w:rsidRPr="00F226F2" w:rsidRDefault="009523F2" w:rsidP="009523F2">
      <w:pPr>
        <w:pStyle w:val="ListParagraph"/>
        <w:numPr>
          <w:ilvl w:val="0"/>
          <w:numId w:val="78"/>
        </w:numPr>
        <w:spacing w:line="259" w:lineRule="auto"/>
        <w:textAlignment w:val="auto"/>
        <w:rPr>
          <w:ins w:id="3257" w:author="Yves Houtevels" w:date="2024-07-03T11:58:00Z" w16du:dateUtc="2024-07-03T09:58:00Z"/>
        </w:rPr>
      </w:pPr>
      <w:ins w:id="3258" w:author="Yves Houtevels" w:date="2024-07-03T11:58:00Z" w16du:dateUtc="2024-07-03T09:58:00Z">
        <w:r w:rsidRPr="00F226F2">
          <w:t>Product</w:t>
        </w:r>
      </w:ins>
    </w:p>
    <w:p w14:paraId="5434E3F0" w14:textId="77777777" w:rsidR="009523F2" w:rsidRPr="00F226F2" w:rsidRDefault="009523F2" w:rsidP="009523F2">
      <w:pPr>
        <w:pStyle w:val="ListParagraph"/>
        <w:numPr>
          <w:ilvl w:val="0"/>
          <w:numId w:val="78"/>
        </w:numPr>
        <w:spacing w:line="259" w:lineRule="auto"/>
        <w:textAlignment w:val="auto"/>
        <w:rPr>
          <w:ins w:id="3259" w:author="Yves Houtevels" w:date="2024-07-03T11:58:00Z" w16du:dateUtc="2024-07-03T09:58:00Z"/>
        </w:rPr>
      </w:pPr>
      <w:ins w:id="3260" w:author="Yves Houtevels" w:date="2024-07-03T11:58:00Z" w16du:dateUtc="2024-07-03T09:58:00Z">
        <w:r w:rsidRPr="00F226F2">
          <w:t>Entitlement</w:t>
        </w:r>
      </w:ins>
    </w:p>
    <w:p w14:paraId="0C1958E4" w14:textId="77777777" w:rsidR="009523F2" w:rsidRPr="00F226F2" w:rsidRDefault="009523F2" w:rsidP="009523F2">
      <w:pPr>
        <w:pStyle w:val="ListParagraph"/>
        <w:numPr>
          <w:ilvl w:val="0"/>
          <w:numId w:val="78"/>
        </w:numPr>
        <w:spacing w:line="259" w:lineRule="auto"/>
        <w:textAlignment w:val="auto"/>
        <w:rPr>
          <w:ins w:id="3261" w:author="Yves Houtevels" w:date="2024-07-03T11:58:00Z" w16du:dateUtc="2024-07-03T09:58:00Z"/>
        </w:rPr>
      </w:pPr>
      <w:ins w:id="3262" w:author="Yves Houtevels" w:date="2024-07-03T11:58:00Z" w16du:dateUtc="2024-07-03T09:58:00Z">
        <w:r w:rsidRPr="00F226F2">
          <w:t>Entitlement Line Item</w:t>
        </w:r>
        <w:del w:id="3263" w:author="Julian Smith" w:date="2024-10-03T16:37:00Z" w16du:dateUtc="2024-10-03T15:37:00Z">
          <w:r w:rsidRPr="00F226F2" w:rsidDel="009B7F62">
            <w:delText xml:space="preserve"> (Line Item)</w:delText>
          </w:r>
        </w:del>
      </w:ins>
    </w:p>
    <w:p w14:paraId="4373C91E" w14:textId="77777777" w:rsidR="009523F2" w:rsidRPr="00F226F2" w:rsidRDefault="009523F2" w:rsidP="009523F2">
      <w:pPr>
        <w:pStyle w:val="ListParagraph"/>
        <w:numPr>
          <w:ilvl w:val="0"/>
          <w:numId w:val="78"/>
        </w:numPr>
        <w:spacing w:line="259" w:lineRule="auto"/>
        <w:textAlignment w:val="auto"/>
        <w:rPr>
          <w:ins w:id="3264" w:author="Yves Houtevels" w:date="2024-07-03T11:58:00Z" w16du:dateUtc="2024-07-03T09:58:00Z"/>
        </w:rPr>
      </w:pPr>
      <w:ins w:id="3265" w:author="Yves Houtevels" w:date="2024-07-03T11:58:00Z" w16du:dateUtc="2024-07-03T09:58:00Z">
        <w:r w:rsidRPr="00F226F2">
          <w:t>Maintenance Line Item</w:t>
        </w:r>
      </w:ins>
    </w:p>
    <w:p w14:paraId="4BF756C5" w14:textId="40C973AF" w:rsidR="009523F2" w:rsidRPr="00F226F2" w:rsidRDefault="009523F2" w:rsidP="009523F2">
      <w:pPr>
        <w:pStyle w:val="ListParagraph"/>
        <w:numPr>
          <w:ilvl w:val="0"/>
          <w:numId w:val="78"/>
        </w:numPr>
        <w:spacing w:line="259" w:lineRule="auto"/>
        <w:textAlignment w:val="auto"/>
        <w:rPr>
          <w:ins w:id="3266" w:author="Yves Houtevels" w:date="2024-07-03T11:58:00Z" w16du:dateUtc="2024-07-03T09:58:00Z"/>
        </w:rPr>
      </w:pPr>
      <w:ins w:id="3267" w:author="Yves Houtevels" w:date="2024-07-03T11:58:00Z" w16du:dateUtc="2024-07-03T09:58:00Z">
        <w:r w:rsidRPr="00F226F2">
          <w:t>Download Package</w:t>
        </w:r>
        <w:bookmarkStart w:id="3268" w:name="_Ref59204944"/>
        <w:del w:id="3269" w:author="Julian Smith" w:date="2024-10-03T16:37:00Z" w16du:dateUtc="2024-10-03T15:37:00Z">
          <w:r w:rsidRPr="00F226F2" w:rsidDel="009B7F62">
            <w:rPr>
              <w:rStyle w:val="FootnoteReference"/>
            </w:rPr>
            <w:footnoteReference w:id="3"/>
          </w:r>
        </w:del>
        <w:bookmarkEnd w:id="3268"/>
      </w:ins>
    </w:p>
    <w:p w14:paraId="6AC8995B" w14:textId="3F2C3CCE" w:rsidR="009523F2" w:rsidRPr="00F226F2" w:rsidRDefault="009523F2" w:rsidP="009523F2">
      <w:pPr>
        <w:pStyle w:val="ListParagraph"/>
        <w:numPr>
          <w:ilvl w:val="0"/>
          <w:numId w:val="78"/>
        </w:numPr>
        <w:spacing w:line="259" w:lineRule="auto"/>
        <w:textAlignment w:val="auto"/>
        <w:rPr>
          <w:ins w:id="3276" w:author="Yves Houtevels" w:date="2024-07-03T11:58:00Z" w16du:dateUtc="2024-07-03T09:58:00Z"/>
        </w:rPr>
      </w:pPr>
      <w:ins w:id="3277" w:author="Yves Houtevels" w:date="2024-07-03T11:58:00Z" w16du:dateUtc="2024-07-03T09:58:00Z">
        <w:r w:rsidRPr="00F226F2">
          <w:t>File</w:t>
        </w:r>
        <w:del w:id="3278" w:author="Julian Smith" w:date="2024-10-03T16:37:00Z" w16du:dateUtc="2024-10-03T15:37:00Z">
          <w:r w:rsidRPr="00F226F2" w:rsidDel="009B7F62">
            <w:rPr>
              <w:color w:val="2B579A"/>
              <w:shd w:val="clear" w:color="auto" w:fill="E6E6E6"/>
              <w:vertAlign w:val="superscript"/>
            </w:rPr>
            <w:fldChar w:fldCharType="begin"/>
          </w:r>
          <w:r w:rsidRPr="00F226F2" w:rsidDel="009B7F62">
            <w:rPr>
              <w:vertAlign w:val="superscript"/>
            </w:rPr>
            <w:delInstrText xml:space="preserve"> NOTEREF _Ref59204944 \h  \* MERGEFORMAT </w:delInstrText>
          </w:r>
        </w:del>
      </w:ins>
      <w:del w:id="3279" w:author="Julian Smith" w:date="2024-10-03T16:37:00Z" w16du:dateUtc="2024-10-03T15:37:00Z">
        <w:r w:rsidRPr="00F226F2" w:rsidDel="009B7F62">
          <w:rPr>
            <w:color w:val="2B579A"/>
            <w:shd w:val="clear" w:color="auto" w:fill="E6E6E6"/>
            <w:vertAlign w:val="superscript"/>
          </w:rPr>
        </w:r>
      </w:del>
      <w:ins w:id="3280" w:author="Yves Houtevels" w:date="2024-07-03T11:58:00Z" w16du:dateUtc="2024-07-03T09:58:00Z">
        <w:del w:id="3281" w:author="Julian Smith" w:date="2024-10-03T16:37:00Z" w16du:dateUtc="2024-10-03T15:37:00Z">
          <w:r w:rsidRPr="00F226F2" w:rsidDel="009B7F62">
            <w:rPr>
              <w:color w:val="2B579A"/>
              <w:shd w:val="clear" w:color="auto" w:fill="E6E6E6"/>
              <w:vertAlign w:val="superscript"/>
            </w:rPr>
            <w:fldChar w:fldCharType="separate"/>
          </w:r>
          <w:r w:rsidRPr="00F226F2" w:rsidDel="009B7F62">
            <w:rPr>
              <w:color w:val="2B579A"/>
              <w:shd w:val="clear" w:color="auto" w:fill="E6E6E6"/>
              <w:vertAlign w:val="superscript"/>
            </w:rPr>
            <w:fldChar w:fldCharType="end"/>
          </w:r>
        </w:del>
      </w:ins>
    </w:p>
    <w:p w14:paraId="2CB03770" w14:textId="476AEFAB" w:rsidR="009523F2" w:rsidRPr="00F226F2" w:rsidDel="00E27C77" w:rsidRDefault="009523F2" w:rsidP="009523F2">
      <w:pPr>
        <w:rPr>
          <w:ins w:id="3282" w:author="Yves Houtevels" w:date="2024-07-03T11:58:00Z" w16du:dateUtc="2024-07-03T09:58:00Z"/>
          <w:del w:id="3283" w:author="Julian Smith" w:date="2024-09-24T17:23:00Z" w16du:dateUtc="2024-09-24T16:23:00Z"/>
          <w:lang w:eastAsia="ko-KR"/>
        </w:rPr>
      </w:pPr>
      <w:ins w:id="3284" w:author="Yves Houtevels" w:date="2024-07-03T11:58:00Z" w16du:dateUtc="2024-07-03T09:58:00Z">
        <w:r w:rsidRPr="00F226F2">
          <w:t xml:space="preserve">Custom attributes share the same structure as </w:t>
        </w:r>
        <w:del w:id="3285" w:author="Julian Smith" w:date="2024-09-24T17:16:00Z" w16du:dateUtc="2024-09-24T16:16:00Z">
          <w:r w:rsidRPr="00F226F2" w:rsidDel="002E7DE5">
            <w:delText>Licence</w:delText>
          </w:r>
        </w:del>
      </w:ins>
      <w:ins w:id="3286" w:author="Julian Smith" w:date="2024-09-24T17:16:00Z" w16du:dateUtc="2024-09-24T16:16:00Z">
        <w:r w:rsidR="002E7DE5" w:rsidRPr="00F226F2">
          <w:t>License</w:t>
        </w:r>
      </w:ins>
      <w:ins w:id="3287" w:author="Yves Houtevels" w:date="2024-07-03T11:58:00Z" w16du:dateUtc="2024-07-03T09:58:00Z">
        <w:r w:rsidRPr="00F226F2">
          <w:t xml:space="preserve"> Model Attributes – see above. The main difference is </w:t>
        </w:r>
        <w:del w:id="3288" w:author="Julian Smith" w:date="2024-10-03T16:38:00Z" w16du:dateUtc="2024-10-03T15:38:00Z">
          <w:r w:rsidRPr="00F226F2" w:rsidDel="00AB78D4">
            <w:delText xml:space="preserve">that </w:delText>
          </w:r>
        </w:del>
        <w:r w:rsidRPr="00F226F2">
          <w:t xml:space="preserve">they are populated when the entity they belong to is created; so only Maintenance Line Item and Entitlement </w:t>
        </w:r>
        <w:del w:id="3289" w:author="Julian Smith" w:date="2024-09-24T17:16:00Z" w16du:dateUtc="2024-09-24T16:16:00Z">
          <w:r w:rsidRPr="00F226F2" w:rsidDel="002E7DE5">
            <w:delText>Line Item</w:delText>
          </w:r>
        </w:del>
      </w:ins>
      <w:ins w:id="3290" w:author="Julian Smith" w:date="2024-09-24T17:16:00Z" w16du:dateUtc="2024-09-24T16:16:00Z">
        <w:r w:rsidR="002E7DE5" w:rsidRPr="00F226F2">
          <w:t>Line-</w:t>
        </w:r>
      </w:ins>
      <w:ins w:id="3291" w:author="Julian Smith" w:date="2024-09-24T17:25:00Z" w16du:dateUtc="2024-09-24T16:25:00Z">
        <w:r w:rsidR="003F20AC">
          <w:t>i</w:t>
        </w:r>
      </w:ins>
      <w:ins w:id="3292" w:author="Julian Smith" w:date="2024-09-24T17:16:00Z" w16du:dateUtc="2024-09-24T16:16:00Z">
        <w:r w:rsidR="002E7DE5" w:rsidRPr="00F226F2">
          <w:t>tem</w:t>
        </w:r>
      </w:ins>
      <w:ins w:id="3293" w:author="Yves Houtevels" w:date="2024-07-03T11:58:00Z" w16du:dateUtc="2024-07-03T09:58:00Z">
        <w:r w:rsidRPr="00F226F2">
          <w:t xml:space="preserve"> Custom Attributes can contain entitlement related information. These attributes are searchable and are available to the inbuilt license generation processes in FNO. They are also returned in SOAP web service queries.</w:t>
        </w:r>
      </w:ins>
    </w:p>
    <w:p w14:paraId="7F4B956E" w14:textId="77777777" w:rsidR="009523F2" w:rsidRPr="00F226F2" w:rsidRDefault="009523F2" w:rsidP="009523F2">
      <w:pPr>
        <w:rPr>
          <w:ins w:id="3294" w:author="Yves Houtevels" w:date="2024-07-03T11:58:00Z" w16du:dateUtc="2024-07-03T09:58:00Z"/>
          <w:lang w:eastAsia="ko-KR"/>
        </w:rPr>
      </w:pPr>
    </w:p>
    <w:p w14:paraId="62BEFAB5" w14:textId="1329CB5A" w:rsidR="00185562" w:rsidRPr="00F226F2" w:rsidRDefault="00067D26" w:rsidP="009F6554">
      <w:pPr>
        <w:pStyle w:val="Heading2"/>
        <w:rPr>
          <w:ins w:id="3295" w:author="Julian Smith" w:date="2024-09-24T17:15:00Z" w16du:dateUtc="2024-09-24T16:15:00Z"/>
        </w:rPr>
      </w:pPr>
      <w:bookmarkStart w:id="3296" w:name="_Toc178778321"/>
      <w:ins w:id="3297" w:author="Julian Smith" w:date="2024-09-24T17:15:00Z" w16du:dateUtc="2024-09-24T16:15:00Z">
        <w:r w:rsidRPr="00F226F2">
          <w:t>System</w:t>
        </w:r>
        <w:r w:rsidR="009F6554" w:rsidRPr="00F226F2">
          <w:t xml:space="preserve"> Constraints</w:t>
        </w:r>
      </w:ins>
      <w:ins w:id="3298" w:author="Julian Smith" w:date="2024-10-02T16:17:00Z" w16du:dateUtc="2024-10-02T15:17:00Z">
        <w:r w:rsidR="002B1263">
          <w:t xml:space="preserve"> and Timings</w:t>
        </w:r>
      </w:ins>
      <w:bookmarkEnd w:id="3296"/>
    </w:p>
    <w:p w14:paraId="4CDA04A3" w14:textId="11C52D33" w:rsidR="009F6554" w:rsidRPr="00F226F2" w:rsidRDefault="009F6554" w:rsidP="009F6554">
      <w:pPr>
        <w:rPr>
          <w:ins w:id="3299" w:author="Julian Smith" w:date="2024-09-24T17:15:00Z" w16du:dateUtc="2024-09-24T16:15:00Z"/>
          <w:lang w:eastAsia="ko-KR"/>
        </w:rPr>
      </w:pPr>
      <w:ins w:id="3300" w:author="Julian Smith" w:date="2024-09-24T17:15:00Z" w16du:dateUtc="2024-09-24T16:15:00Z">
        <w:r w:rsidRPr="00F226F2">
          <w:rPr>
            <w:lang w:eastAsia="ko-KR"/>
          </w:rPr>
          <w:t xml:space="preserve">This section lists </w:t>
        </w:r>
      </w:ins>
      <w:ins w:id="3301" w:author="Julian Smith" w:date="2024-09-24T17:35:00Z" w16du:dateUtc="2024-09-24T16:35:00Z">
        <w:r w:rsidR="000D7AF0">
          <w:rPr>
            <w:lang w:eastAsia="ko-KR"/>
          </w:rPr>
          <w:t>recommended</w:t>
        </w:r>
      </w:ins>
      <w:ins w:id="3302" w:author="Julian Smith" w:date="2024-09-24T17:15:00Z" w16du:dateUtc="2024-09-24T16:15:00Z">
        <w:r w:rsidRPr="00F226F2">
          <w:rPr>
            <w:lang w:eastAsia="ko-KR"/>
          </w:rPr>
          <w:t xml:space="preserve"> system throughput and capacity constraints.</w:t>
        </w:r>
      </w:ins>
    </w:p>
    <w:p w14:paraId="64F9301A" w14:textId="43AC2339" w:rsidR="002E7DE5" w:rsidRDefault="00251E37">
      <w:pPr>
        <w:pStyle w:val="Heading3"/>
        <w:rPr>
          <w:ins w:id="3303" w:author="Julian Smith" w:date="2024-10-02T16:08:00Z" w16du:dateUtc="2024-10-02T15:08:00Z"/>
        </w:rPr>
        <w:pPrChange w:id="3304" w:author="Julian Smith" w:date="2024-10-02T16:08:00Z" w16du:dateUtc="2024-10-02T15:08:00Z">
          <w:pPr/>
        </w:pPrChange>
      </w:pPr>
      <w:ins w:id="3305" w:author="Julian Smith" w:date="2024-10-02T16:08:00Z" w16du:dateUtc="2024-10-02T15:08:00Z">
        <w:r>
          <w:t>SOAP Web Services</w:t>
        </w:r>
      </w:ins>
    </w:p>
    <w:p w14:paraId="44A3F58D" w14:textId="2478C093" w:rsidR="00251E37" w:rsidRDefault="00251E37" w:rsidP="009F6554">
      <w:pPr>
        <w:rPr>
          <w:ins w:id="3306" w:author="Julian Smith" w:date="2024-10-02T16:09:00Z" w16du:dateUtc="2024-10-02T15:09:00Z"/>
          <w:lang w:eastAsia="ko-KR"/>
        </w:rPr>
      </w:pPr>
      <w:ins w:id="3307" w:author="Julian Smith" w:date="2024-10-02T16:08:00Z" w16du:dateUtc="2024-10-02T15:08:00Z">
        <w:r>
          <w:rPr>
            <w:lang w:eastAsia="ko-KR"/>
          </w:rPr>
          <w:t>Revenera performance testing</w:t>
        </w:r>
        <w:r w:rsidR="00AD3897">
          <w:rPr>
            <w:lang w:eastAsia="ko-KR"/>
          </w:rPr>
          <w:t xml:space="preserve"> </w:t>
        </w:r>
      </w:ins>
      <w:ins w:id="3308" w:author="Julian Smith" w:date="2024-10-02T16:09:00Z" w16du:dateUtc="2024-10-02T15:09:00Z">
        <w:r w:rsidR="00810F39">
          <w:rPr>
            <w:lang w:eastAsia="ko-KR"/>
          </w:rPr>
          <w:t>results can be summarized by the following:</w:t>
        </w:r>
      </w:ins>
    </w:p>
    <w:tbl>
      <w:tblPr>
        <w:tblStyle w:val="TableGrid"/>
        <w:tblW w:w="0" w:type="auto"/>
        <w:tblLook w:val="04A0" w:firstRow="1" w:lastRow="0" w:firstColumn="1" w:lastColumn="0" w:noHBand="0" w:noVBand="1"/>
      </w:tblPr>
      <w:tblGrid>
        <w:gridCol w:w="2218"/>
        <w:gridCol w:w="4723"/>
        <w:gridCol w:w="2119"/>
      </w:tblGrid>
      <w:tr w:rsidR="004620D5" w:rsidRPr="00B63CEC" w14:paraId="31B210C8" w14:textId="77777777">
        <w:trPr>
          <w:ins w:id="3309" w:author="Julian Smith" w:date="2024-10-02T16:10:00Z"/>
        </w:trPr>
        <w:tc>
          <w:tcPr>
            <w:tcW w:w="2218" w:type="dxa"/>
            <w:shd w:val="clear" w:color="auto" w:fill="D5D5D5" w:themeFill="accent4" w:themeFillShade="E6"/>
          </w:tcPr>
          <w:p w14:paraId="122F9257" w14:textId="03D61826" w:rsidR="004620D5" w:rsidRPr="00B63CEC" w:rsidRDefault="004620D5">
            <w:pPr>
              <w:spacing w:after="0"/>
              <w:rPr>
                <w:ins w:id="3310" w:author="Julian Smith" w:date="2024-10-02T16:10:00Z" w16du:dateUtc="2024-10-02T15:10:00Z"/>
                <w:b/>
                <w:bCs/>
                <w:sz w:val="20"/>
                <w:szCs w:val="20"/>
                <w:lang w:eastAsia="ko-KR"/>
                <w:rPrChange w:id="3311" w:author="Julian Smith" w:date="2024-10-03T16:48:00Z" w16du:dateUtc="2024-10-03T15:48:00Z">
                  <w:rPr>
                    <w:ins w:id="3312" w:author="Julian Smith" w:date="2024-10-02T16:10:00Z" w16du:dateUtc="2024-10-02T15:10:00Z"/>
                    <w:lang w:eastAsia="ko-KR"/>
                  </w:rPr>
                </w:rPrChange>
              </w:rPr>
              <w:pPrChange w:id="3313" w:author="Julian Smith" w:date="2024-10-02T16:14:00Z" w16du:dateUtc="2024-10-02T15:14:00Z">
                <w:pPr/>
              </w:pPrChange>
            </w:pPr>
            <w:ins w:id="3314" w:author="Julian Smith" w:date="2024-10-02T16:10:00Z" w16du:dateUtc="2024-10-02T15:10:00Z">
              <w:r w:rsidRPr="00B63CEC">
                <w:rPr>
                  <w:b/>
                  <w:bCs/>
                  <w:sz w:val="20"/>
                  <w:szCs w:val="20"/>
                  <w:lang w:eastAsia="ko-KR"/>
                  <w:rPrChange w:id="3315" w:author="Julian Smith" w:date="2024-10-03T16:48:00Z" w16du:dateUtc="2024-10-03T15:48:00Z">
                    <w:rPr>
                      <w:lang w:eastAsia="ko-KR"/>
                    </w:rPr>
                  </w:rPrChange>
                </w:rPr>
                <w:t>Action</w:t>
              </w:r>
            </w:ins>
          </w:p>
        </w:tc>
        <w:tc>
          <w:tcPr>
            <w:tcW w:w="4723" w:type="dxa"/>
            <w:shd w:val="clear" w:color="auto" w:fill="D5D5D5" w:themeFill="accent4" w:themeFillShade="E6"/>
          </w:tcPr>
          <w:p w14:paraId="1BEB67AA" w14:textId="49A408DA" w:rsidR="004620D5" w:rsidRPr="00B63CEC" w:rsidRDefault="004620D5">
            <w:pPr>
              <w:spacing w:after="0"/>
              <w:rPr>
                <w:ins w:id="3316" w:author="Julian Smith" w:date="2024-10-02T16:10:00Z" w16du:dateUtc="2024-10-02T15:10:00Z"/>
                <w:b/>
                <w:bCs/>
                <w:sz w:val="20"/>
                <w:szCs w:val="20"/>
                <w:lang w:eastAsia="ko-KR"/>
                <w:rPrChange w:id="3317" w:author="Julian Smith" w:date="2024-10-03T16:48:00Z" w16du:dateUtc="2024-10-03T15:48:00Z">
                  <w:rPr>
                    <w:ins w:id="3318" w:author="Julian Smith" w:date="2024-10-02T16:10:00Z" w16du:dateUtc="2024-10-02T15:10:00Z"/>
                    <w:lang w:eastAsia="ko-KR"/>
                  </w:rPr>
                </w:rPrChange>
              </w:rPr>
              <w:pPrChange w:id="3319" w:author="Julian Smith" w:date="2024-10-02T16:14:00Z" w16du:dateUtc="2024-10-02T15:14:00Z">
                <w:pPr/>
              </w:pPrChange>
            </w:pPr>
            <w:ins w:id="3320" w:author="Julian Smith" w:date="2024-10-02T16:13:00Z" w16du:dateUtc="2024-10-02T15:13:00Z">
              <w:r w:rsidRPr="00B63CEC">
                <w:rPr>
                  <w:b/>
                  <w:bCs/>
                  <w:sz w:val="20"/>
                  <w:szCs w:val="20"/>
                  <w:lang w:eastAsia="ko-KR"/>
                  <w:rPrChange w:id="3321" w:author="Julian Smith" w:date="2024-10-03T16:48:00Z" w16du:dateUtc="2024-10-03T15:48:00Z">
                    <w:rPr>
                      <w:b/>
                      <w:bCs/>
                      <w:lang w:eastAsia="ko-KR"/>
                    </w:rPr>
                  </w:rPrChange>
                </w:rPr>
                <w:t>Comments</w:t>
              </w:r>
            </w:ins>
          </w:p>
        </w:tc>
        <w:tc>
          <w:tcPr>
            <w:tcW w:w="2119" w:type="dxa"/>
            <w:shd w:val="clear" w:color="auto" w:fill="D5D5D5" w:themeFill="accent4" w:themeFillShade="E6"/>
          </w:tcPr>
          <w:p w14:paraId="30F492D7" w14:textId="7FA4CEC2" w:rsidR="004620D5" w:rsidRPr="00B63CEC" w:rsidRDefault="0037393B">
            <w:pPr>
              <w:spacing w:after="0"/>
              <w:jc w:val="right"/>
              <w:rPr>
                <w:ins w:id="3322" w:author="Julian Smith" w:date="2024-10-02T16:10:00Z" w16du:dateUtc="2024-10-02T15:10:00Z"/>
                <w:b/>
                <w:bCs/>
                <w:sz w:val="20"/>
                <w:szCs w:val="20"/>
                <w:lang w:eastAsia="ko-KR"/>
                <w:rPrChange w:id="3323" w:author="Julian Smith" w:date="2024-10-03T16:48:00Z" w16du:dateUtc="2024-10-03T15:48:00Z">
                  <w:rPr>
                    <w:ins w:id="3324" w:author="Julian Smith" w:date="2024-10-02T16:10:00Z" w16du:dateUtc="2024-10-02T15:10:00Z"/>
                    <w:lang w:eastAsia="ko-KR"/>
                  </w:rPr>
                </w:rPrChange>
              </w:rPr>
              <w:pPrChange w:id="3325" w:author="Julian Smith" w:date="2024-10-02T16:14:00Z" w16du:dateUtc="2024-10-02T15:14:00Z">
                <w:pPr/>
              </w:pPrChange>
            </w:pPr>
            <w:ins w:id="3326" w:author="Julian Smith" w:date="2024-10-03T16:34:00Z" w16du:dateUtc="2024-10-03T15:34:00Z">
              <w:r w:rsidRPr="00B63CEC">
                <w:rPr>
                  <w:b/>
                  <w:bCs/>
                  <w:sz w:val="20"/>
                  <w:szCs w:val="20"/>
                  <w:lang w:eastAsia="ko-KR"/>
                  <w:rPrChange w:id="3327" w:author="Julian Smith" w:date="2024-10-03T16:48:00Z" w16du:dateUtc="2024-10-03T15:48:00Z">
                    <w:rPr>
                      <w:sz w:val="20"/>
                      <w:szCs w:val="20"/>
                      <w:lang w:eastAsia="ko-KR"/>
                    </w:rPr>
                  </w:rPrChange>
                </w:rPr>
                <w:t xml:space="preserve">Mean </w:t>
              </w:r>
            </w:ins>
            <w:ins w:id="3328" w:author="Julian Smith" w:date="2024-10-03T16:18:00Z" w16du:dateUtc="2024-10-03T15:18:00Z">
              <w:r w:rsidR="004E2623" w:rsidRPr="00B63CEC">
                <w:rPr>
                  <w:b/>
                  <w:bCs/>
                  <w:sz w:val="20"/>
                  <w:szCs w:val="20"/>
                  <w:lang w:eastAsia="ko-KR"/>
                  <w:rPrChange w:id="3329" w:author="Julian Smith" w:date="2024-10-03T16:48:00Z" w16du:dateUtc="2024-10-03T15:48:00Z">
                    <w:rPr>
                      <w:sz w:val="20"/>
                      <w:szCs w:val="20"/>
                      <w:lang w:eastAsia="ko-KR"/>
                    </w:rPr>
                  </w:rPrChange>
                </w:rPr>
                <w:t>Duration (secs)</w:t>
              </w:r>
            </w:ins>
          </w:p>
        </w:tc>
      </w:tr>
      <w:tr w:rsidR="004620D5" w:rsidRPr="004E2623" w14:paraId="78BC9AFB" w14:textId="77777777">
        <w:trPr>
          <w:ins w:id="3330" w:author="Julian Smith" w:date="2024-10-02T16:10:00Z"/>
        </w:trPr>
        <w:tc>
          <w:tcPr>
            <w:tcW w:w="2218" w:type="dxa"/>
          </w:tcPr>
          <w:p w14:paraId="173A97DC" w14:textId="5FAE8936" w:rsidR="004620D5" w:rsidRPr="004E2623" w:rsidRDefault="004620D5">
            <w:pPr>
              <w:spacing w:after="0"/>
              <w:rPr>
                <w:ins w:id="3331" w:author="Julian Smith" w:date="2024-10-02T16:10:00Z" w16du:dateUtc="2024-10-02T15:10:00Z"/>
                <w:sz w:val="20"/>
                <w:szCs w:val="20"/>
                <w:lang w:eastAsia="ko-KR"/>
                <w:rPrChange w:id="3332" w:author="Julian Smith" w:date="2024-10-03T16:18:00Z" w16du:dateUtc="2024-10-03T15:18:00Z">
                  <w:rPr>
                    <w:ins w:id="3333" w:author="Julian Smith" w:date="2024-10-02T16:10:00Z" w16du:dateUtc="2024-10-02T15:10:00Z"/>
                    <w:lang w:eastAsia="ko-KR"/>
                  </w:rPr>
                </w:rPrChange>
              </w:rPr>
              <w:pPrChange w:id="3334" w:author="Julian Smith" w:date="2024-10-02T16:14:00Z" w16du:dateUtc="2024-10-02T15:14:00Z">
                <w:pPr/>
              </w:pPrChange>
            </w:pPr>
            <w:ins w:id="3335" w:author="Julian Smith" w:date="2024-10-02T16:12:00Z" w16du:dateUtc="2024-10-02T15:12:00Z">
              <w:r w:rsidRPr="004E2623">
                <w:rPr>
                  <w:sz w:val="20"/>
                  <w:szCs w:val="20"/>
                  <w:lang w:eastAsia="ko-KR"/>
                  <w:rPrChange w:id="3336" w:author="Julian Smith" w:date="2024-10-03T16:18:00Z" w16du:dateUtc="2024-10-03T15:18:00Z">
                    <w:rPr>
                      <w:lang w:eastAsia="ko-KR"/>
                    </w:rPr>
                  </w:rPrChange>
                </w:rPr>
                <w:t>Create entitlement</w:t>
              </w:r>
            </w:ins>
          </w:p>
        </w:tc>
        <w:tc>
          <w:tcPr>
            <w:tcW w:w="4723" w:type="dxa"/>
          </w:tcPr>
          <w:p w14:paraId="6988291D" w14:textId="08990706" w:rsidR="004620D5" w:rsidRPr="004E2623" w:rsidRDefault="004E2623">
            <w:pPr>
              <w:spacing w:after="0"/>
              <w:rPr>
                <w:ins w:id="3337" w:author="Julian Smith" w:date="2024-10-02T16:10:00Z" w16du:dateUtc="2024-10-02T15:10:00Z"/>
                <w:sz w:val="20"/>
                <w:szCs w:val="20"/>
                <w:lang w:eastAsia="ko-KR"/>
                <w:rPrChange w:id="3338" w:author="Julian Smith" w:date="2024-10-03T16:18:00Z" w16du:dateUtc="2024-10-03T15:18:00Z">
                  <w:rPr>
                    <w:ins w:id="3339" w:author="Julian Smith" w:date="2024-10-02T16:10:00Z" w16du:dateUtc="2024-10-02T15:10:00Z"/>
                    <w:lang w:eastAsia="ko-KR"/>
                  </w:rPr>
                </w:rPrChange>
              </w:rPr>
              <w:pPrChange w:id="3340" w:author="Julian Smith" w:date="2024-10-02T16:14:00Z" w16du:dateUtc="2024-10-02T15:14:00Z">
                <w:pPr/>
              </w:pPrChange>
            </w:pPr>
            <w:ins w:id="3341" w:author="Julian Smith" w:date="2024-10-03T16:17:00Z" w16du:dateUtc="2024-10-03T15:17:00Z">
              <w:r w:rsidRPr="004E2623">
                <w:rPr>
                  <w:sz w:val="20"/>
                  <w:szCs w:val="20"/>
                  <w:lang w:eastAsia="ko-KR"/>
                  <w:rPrChange w:id="3342" w:author="Julian Smith" w:date="2024-10-03T16:18:00Z" w16du:dateUtc="2024-10-03T15:18:00Z">
                    <w:rPr>
                      <w:lang w:eastAsia="ko-KR"/>
                    </w:rPr>
                  </w:rPrChange>
                </w:rPr>
                <w:t>1 entitlement 3 line</w:t>
              </w:r>
            </w:ins>
            <w:ins w:id="3343" w:author="Julian Smith" w:date="2024-10-03T16:18:00Z" w16du:dateUtc="2024-10-03T15:18:00Z">
              <w:r>
                <w:rPr>
                  <w:sz w:val="20"/>
                  <w:szCs w:val="20"/>
                  <w:lang w:eastAsia="ko-KR"/>
                </w:rPr>
                <w:t>-</w:t>
              </w:r>
            </w:ins>
            <w:ins w:id="3344" w:author="Julian Smith" w:date="2024-10-03T16:17:00Z" w16du:dateUtc="2024-10-03T15:17:00Z">
              <w:r w:rsidRPr="004E2623">
                <w:rPr>
                  <w:sz w:val="20"/>
                  <w:szCs w:val="20"/>
                  <w:lang w:eastAsia="ko-KR"/>
                  <w:rPrChange w:id="3345" w:author="Julian Smith" w:date="2024-10-03T16:18:00Z" w16du:dateUtc="2024-10-03T15:18:00Z">
                    <w:rPr>
                      <w:lang w:eastAsia="ko-KR"/>
                    </w:rPr>
                  </w:rPrChange>
                </w:rPr>
                <w:t>items</w:t>
              </w:r>
            </w:ins>
          </w:p>
        </w:tc>
        <w:tc>
          <w:tcPr>
            <w:tcW w:w="2119" w:type="dxa"/>
          </w:tcPr>
          <w:p w14:paraId="279E234A" w14:textId="716813C6" w:rsidR="004620D5" w:rsidRPr="004E2623" w:rsidRDefault="00EE451B">
            <w:pPr>
              <w:spacing w:after="0"/>
              <w:jc w:val="right"/>
              <w:rPr>
                <w:ins w:id="3346" w:author="Julian Smith" w:date="2024-10-02T16:10:00Z" w16du:dateUtc="2024-10-02T15:10:00Z"/>
                <w:sz w:val="20"/>
                <w:szCs w:val="20"/>
                <w:lang w:eastAsia="ko-KR"/>
                <w:rPrChange w:id="3347" w:author="Julian Smith" w:date="2024-10-03T16:18:00Z" w16du:dateUtc="2024-10-03T15:18:00Z">
                  <w:rPr>
                    <w:ins w:id="3348" w:author="Julian Smith" w:date="2024-10-02T16:10:00Z" w16du:dateUtc="2024-10-02T15:10:00Z"/>
                    <w:lang w:eastAsia="ko-KR"/>
                  </w:rPr>
                </w:rPrChange>
              </w:rPr>
              <w:pPrChange w:id="3349" w:author="Julian Smith" w:date="2024-10-02T16:14:00Z" w16du:dateUtc="2024-10-02T15:14:00Z">
                <w:pPr/>
              </w:pPrChange>
            </w:pPr>
            <w:ins w:id="3350" w:author="Julian Smith" w:date="2024-10-03T16:45:00Z" w16du:dateUtc="2024-10-03T15:45:00Z">
              <w:r>
                <w:rPr>
                  <w:sz w:val="20"/>
                  <w:szCs w:val="20"/>
                  <w:lang w:eastAsia="ko-KR"/>
                </w:rPr>
                <w:t>0.6</w:t>
              </w:r>
            </w:ins>
            <w:ins w:id="3351" w:author="Julian Smith" w:date="2024-10-03T16:46:00Z" w16du:dateUtc="2024-10-03T15:46:00Z">
              <w:r>
                <w:rPr>
                  <w:sz w:val="20"/>
                  <w:szCs w:val="20"/>
                  <w:lang w:eastAsia="ko-KR"/>
                </w:rPr>
                <w:t>9</w:t>
              </w:r>
            </w:ins>
            <w:ins w:id="3352" w:author="Julian Smith" w:date="2024-10-02T16:16:00Z" w16du:dateUtc="2024-10-02T15:16:00Z">
              <w:r w:rsidR="004620D5" w:rsidRPr="004E2623">
                <w:rPr>
                  <w:sz w:val="20"/>
                  <w:szCs w:val="20"/>
                  <w:lang w:eastAsia="ko-KR"/>
                  <w:rPrChange w:id="3353" w:author="Julian Smith" w:date="2024-10-03T16:18:00Z" w16du:dateUtc="2024-10-03T15:18:00Z">
                    <w:rPr>
                      <w:lang w:eastAsia="ko-KR"/>
                    </w:rPr>
                  </w:rPrChange>
                </w:rPr>
                <w:t xml:space="preserve"> </w:t>
              </w:r>
            </w:ins>
          </w:p>
        </w:tc>
      </w:tr>
      <w:tr w:rsidR="0083042E" w:rsidRPr="004E2623" w14:paraId="024DF2F2" w14:textId="77777777">
        <w:trPr>
          <w:ins w:id="3354" w:author="Julian Smith" w:date="2024-10-02T16:10:00Z"/>
        </w:trPr>
        <w:tc>
          <w:tcPr>
            <w:tcW w:w="2218" w:type="dxa"/>
          </w:tcPr>
          <w:p w14:paraId="76928BDC" w14:textId="77777777" w:rsidR="0083042E" w:rsidRPr="004E2623" w:rsidRDefault="0083042E" w:rsidP="0083042E">
            <w:pPr>
              <w:spacing w:after="0"/>
              <w:rPr>
                <w:ins w:id="3355" w:author="Julian Smith" w:date="2024-10-02T16:10:00Z" w16du:dateUtc="2024-10-02T15:10:00Z"/>
                <w:sz w:val="20"/>
                <w:szCs w:val="20"/>
                <w:lang w:eastAsia="ko-KR"/>
                <w:rPrChange w:id="3356" w:author="Julian Smith" w:date="2024-10-03T16:18:00Z" w16du:dateUtc="2024-10-03T15:18:00Z">
                  <w:rPr>
                    <w:ins w:id="3357" w:author="Julian Smith" w:date="2024-10-02T16:10:00Z" w16du:dateUtc="2024-10-02T15:10:00Z"/>
                    <w:lang w:eastAsia="ko-KR"/>
                  </w:rPr>
                </w:rPrChange>
              </w:rPr>
              <w:pPrChange w:id="3358" w:author="Julian Smith" w:date="2024-10-02T16:14:00Z" w16du:dateUtc="2024-10-02T15:14:00Z">
                <w:pPr/>
              </w:pPrChange>
            </w:pPr>
          </w:p>
        </w:tc>
        <w:tc>
          <w:tcPr>
            <w:tcW w:w="4723" w:type="dxa"/>
          </w:tcPr>
          <w:p w14:paraId="4DB2C7D1" w14:textId="388723BF" w:rsidR="0083042E" w:rsidRPr="004E2623" w:rsidRDefault="0083042E" w:rsidP="0083042E">
            <w:pPr>
              <w:spacing w:after="0"/>
              <w:rPr>
                <w:ins w:id="3359" w:author="Julian Smith" w:date="2024-10-02T16:10:00Z" w16du:dateUtc="2024-10-02T15:10:00Z"/>
                <w:sz w:val="20"/>
                <w:szCs w:val="20"/>
                <w:lang w:eastAsia="ko-KR"/>
                <w:rPrChange w:id="3360" w:author="Julian Smith" w:date="2024-10-03T16:18:00Z" w16du:dateUtc="2024-10-03T15:18:00Z">
                  <w:rPr>
                    <w:ins w:id="3361" w:author="Julian Smith" w:date="2024-10-02T16:10:00Z" w16du:dateUtc="2024-10-02T15:10:00Z"/>
                    <w:lang w:eastAsia="ko-KR"/>
                  </w:rPr>
                </w:rPrChange>
              </w:rPr>
              <w:pPrChange w:id="3362" w:author="Julian Smith" w:date="2024-10-02T16:14:00Z" w16du:dateUtc="2024-10-02T15:14:00Z">
                <w:pPr/>
              </w:pPrChange>
            </w:pPr>
            <w:ins w:id="3363" w:author="Julian Smith" w:date="2024-10-03T16:19:00Z" w16du:dateUtc="2024-10-03T15:19:00Z">
              <w:r w:rsidRPr="00F5138A">
                <w:rPr>
                  <w:sz w:val="20"/>
                  <w:szCs w:val="20"/>
                  <w:lang w:eastAsia="ko-KR"/>
                </w:rPr>
                <w:t xml:space="preserve">1 entitlement </w:t>
              </w:r>
            </w:ins>
            <w:ins w:id="3364" w:author="Julian Smith" w:date="2024-10-03T16:46:00Z" w16du:dateUtc="2024-10-03T15:46:00Z">
              <w:r w:rsidR="008132E1">
                <w:rPr>
                  <w:sz w:val="20"/>
                  <w:szCs w:val="20"/>
                  <w:lang w:eastAsia="ko-KR"/>
                </w:rPr>
                <w:t>10</w:t>
              </w:r>
            </w:ins>
            <w:ins w:id="3365" w:author="Julian Smith" w:date="2024-10-03T16:19:00Z" w16du:dateUtc="2024-10-03T15:19:00Z">
              <w:r w:rsidRPr="00F5138A">
                <w:rPr>
                  <w:sz w:val="20"/>
                  <w:szCs w:val="20"/>
                  <w:lang w:eastAsia="ko-KR"/>
                </w:rPr>
                <w:t xml:space="preserve"> line</w:t>
              </w:r>
              <w:r>
                <w:rPr>
                  <w:sz w:val="20"/>
                  <w:szCs w:val="20"/>
                  <w:lang w:eastAsia="ko-KR"/>
                </w:rPr>
                <w:t>-</w:t>
              </w:r>
              <w:r w:rsidRPr="00F5138A">
                <w:rPr>
                  <w:sz w:val="20"/>
                  <w:szCs w:val="20"/>
                  <w:lang w:eastAsia="ko-KR"/>
                </w:rPr>
                <w:t>items</w:t>
              </w:r>
            </w:ins>
            <w:ins w:id="3366" w:author="Julian Smith" w:date="2024-10-03T16:46:00Z" w16du:dateUtc="2024-10-03T15:46:00Z">
              <w:r w:rsidR="00D56DC5">
                <w:rPr>
                  <w:sz w:val="20"/>
                  <w:szCs w:val="20"/>
                  <w:lang w:eastAsia="ko-KR"/>
                </w:rPr>
                <w:t xml:space="preserve"> &amp; custom attribute</w:t>
              </w:r>
              <w:r w:rsidR="00480CDD">
                <w:rPr>
                  <w:sz w:val="20"/>
                  <w:szCs w:val="20"/>
                  <w:lang w:eastAsia="ko-KR"/>
                </w:rPr>
                <w:t>s</w:t>
              </w:r>
            </w:ins>
          </w:p>
        </w:tc>
        <w:tc>
          <w:tcPr>
            <w:tcW w:w="2119" w:type="dxa"/>
          </w:tcPr>
          <w:p w14:paraId="5EA886F3" w14:textId="6E5DC5E9" w:rsidR="0083042E" w:rsidRPr="004E2623" w:rsidRDefault="007C5468" w:rsidP="0083042E">
            <w:pPr>
              <w:spacing w:after="0"/>
              <w:jc w:val="right"/>
              <w:rPr>
                <w:ins w:id="3367" w:author="Julian Smith" w:date="2024-10-02T16:10:00Z" w16du:dateUtc="2024-10-02T15:10:00Z"/>
                <w:sz w:val="20"/>
                <w:szCs w:val="20"/>
                <w:lang w:eastAsia="ko-KR"/>
                <w:rPrChange w:id="3368" w:author="Julian Smith" w:date="2024-10-03T16:18:00Z" w16du:dateUtc="2024-10-03T15:18:00Z">
                  <w:rPr>
                    <w:ins w:id="3369" w:author="Julian Smith" w:date="2024-10-02T16:10:00Z" w16du:dateUtc="2024-10-02T15:10:00Z"/>
                    <w:lang w:eastAsia="ko-KR"/>
                  </w:rPr>
                </w:rPrChange>
              </w:rPr>
              <w:pPrChange w:id="3370" w:author="Julian Smith" w:date="2024-10-02T16:14:00Z" w16du:dateUtc="2024-10-02T15:14:00Z">
                <w:pPr/>
              </w:pPrChange>
            </w:pPr>
            <w:ins w:id="3371" w:author="Julian Smith" w:date="2024-10-03T16:46:00Z" w16du:dateUtc="2024-10-03T15:46:00Z">
              <w:r>
                <w:rPr>
                  <w:sz w:val="20"/>
                  <w:szCs w:val="20"/>
                  <w:lang w:eastAsia="ko-KR"/>
                </w:rPr>
                <w:t>7.09</w:t>
              </w:r>
            </w:ins>
          </w:p>
        </w:tc>
      </w:tr>
      <w:tr w:rsidR="00A11AA4" w:rsidRPr="004E2623" w14:paraId="4D5AF356" w14:textId="77777777">
        <w:trPr>
          <w:ins w:id="3372" w:author="Julian Smith" w:date="2024-10-03T16:33:00Z" w16du:dateUtc="2024-10-03T15:33:00Z"/>
        </w:trPr>
        <w:tc>
          <w:tcPr>
            <w:tcW w:w="2218" w:type="dxa"/>
          </w:tcPr>
          <w:p w14:paraId="3E365917" w14:textId="563AD6DC" w:rsidR="00A11AA4" w:rsidRPr="00A11AA4" w:rsidRDefault="00A11AA4" w:rsidP="0083042E">
            <w:pPr>
              <w:spacing w:after="0"/>
              <w:rPr>
                <w:ins w:id="3373" w:author="Julian Smith" w:date="2024-10-03T16:33:00Z" w16du:dateUtc="2024-10-03T15:33:00Z"/>
                <w:sz w:val="20"/>
                <w:szCs w:val="20"/>
                <w:lang w:eastAsia="ko-KR"/>
              </w:rPr>
            </w:pPr>
            <w:ins w:id="3374" w:author="Julian Smith" w:date="2024-10-03T16:33:00Z" w16du:dateUtc="2024-10-03T15:33:00Z">
              <w:r>
                <w:rPr>
                  <w:sz w:val="20"/>
                  <w:szCs w:val="20"/>
                  <w:lang w:eastAsia="ko-KR"/>
                </w:rPr>
                <w:t>Delete Entitlement</w:t>
              </w:r>
            </w:ins>
          </w:p>
        </w:tc>
        <w:tc>
          <w:tcPr>
            <w:tcW w:w="4723" w:type="dxa"/>
          </w:tcPr>
          <w:p w14:paraId="4604A52A" w14:textId="0255DA8E" w:rsidR="00A11AA4" w:rsidRPr="00F5138A" w:rsidRDefault="00A11AA4" w:rsidP="0083042E">
            <w:pPr>
              <w:spacing w:after="0"/>
              <w:rPr>
                <w:ins w:id="3375" w:author="Julian Smith" w:date="2024-10-03T16:33:00Z" w16du:dateUtc="2024-10-03T15:33:00Z"/>
                <w:sz w:val="20"/>
                <w:szCs w:val="20"/>
                <w:lang w:eastAsia="ko-KR"/>
              </w:rPr>
            </w:pPr>
            <w:ins w:id="3376" w:author="Julian Smith" w:date="2024-10-03T16:33:00Z" w16du:dateUtc="2024-10-03T15:33:00Z">
              <w:r>
                <w:rPr>
                  <w:sz w:val="20"/>
                  <w:szCs w:val="20"/>
                  <w:lang w:eastAsia="ko-KR"/>
                </w:rPr>
                <w:t>1 Entitlement</w:t>
              </w:r>
              <w:r w:rsidR="00E841D1">
                <w:rPr>
                  <w:sz w:val="20"/>
                  <w:szCs w:val="20"/>
                  <w:lang w:eastAsia="ko-KR"/>
                </w:rPr>
                <w:t xml:space="preserve">, 10 </w:t>
              </w:r>
            </w:ins>
            <w:ins w:id="3377" w:author="Julian Smith" w:date="2024-10-03T16:34:00Z" w16du:dateUtc="2024-10-03T15:34:00Z">
              <w:r w:rsidR="00E841D1">
                <w:rPr>
                  <w:sz w:val="20"/>
                  <w:szCs w:val="20"/>
                  <w:lang w:eastAsia="ko-KR"/>
                </w:rPr>
                <w:t>line</w:t>
              </w:r>
              <w:r w:rsidR="0037393B">
                <w:rPr>
                  <w:sz w:val="20"/>
                  <w:szCs w:val="20"/>
                  <w:lang w:eastAsia="ko-KR"/>
                </w:rPr>
                <w:t>-</w:t>
              </w:r>
              <w:r w:rsidR="00E841D1">
                <w:rPr>
                  <w:sz w:val="20"/>
                  <w:szCs w:val="20"/>
                  <w:lang w:eastAsia="ko-KR"/>
                </w:rPr>
                <w:t>items</w:t>
              </w:r>
            </w:ins>
          </w:p>
        </w:tc>
        <w:tc>
          <w:tcPr>
            <w:tcW w:w="2119" w:type="dxa"/>
          </w:tcPr>
          <w:p w14:paraId="3B4125FB" w14:textId="2735735B" w:rsidR="00A11AA4" w:rsidRDefault="0037393B" w:rsidP="0083042E">
            <w:pPr>
              <w:spacing w:after="0"/>
              <w:jc w:val="right"/>
              <w:rPr>
                <w:ins w:id="3378" w:author="Julian Smith" w:date="2024-10-03T16:33:00Z" w16du:dateUtc="2024-10-03T15:33:00Z"/>
                <w:sz w:val="20"/>
                <w:szCs w:val="20"/>
                <w:lang w:eastAsia="ko-KR"/>
              </w:rPr>
            </w:pPr>
            <w:ins w:id="3379" w:author="Julian Smith" w:date="2024-10-03T16:34:00Z" w16du:dateUtc="2024-10-03T15:34:00Z">
              <w:r>
                <w:rPr>
                  <w:sz w:val="20"/>
                  <w:szCs w:val="20"/>
                  <w:lang w:eastAsia="ko-KR"/>
                </w:rPr>
                <w:t>15.58</w:t>
              </w:r>
            </w:ins>
          </w:p>
        </w:tc>
      </w:tr>
      <w:tr w:rsidR="0075749C" w:rsidRPr="004E2623" w14:paraId="3CB91A75" w14:textId="77777777">
        <w:trPr>
          <w:ins w:id="3380" w:author="Julian Smith" w:date="2024-10-03T16:23:00Z" w16du:dateUtc="2024-10-03T15:23:00Z"/>
        </w:trPr>
        <w:tc>
          <w:tcPr>
            <w:tcW w:w="2218" w:type="dxa"/>
          </w:tcPr>
          <w:p w14:paraId="21859A71" w14:textId="3B4721DC" w:rsidR="0075749C" w:rsidRPr="0075749C" w:rsidRDefault="0075749C" w:rsidP="0083042E">
            <w:pPr>
              <w:spacing w:after="0"/>
              <w:rPr>
                <w:ins w:id="3381" w:author="Julian Smith" w:date="2024-10-03T16:23:00Z" w16du:dateUtc="2024-10-03T15:23:00Z"/>
                <w:sz w:val="20"/>
                <w:szCs w:val="20"/>
                <w:lang w:eastAsia="ko-KR"/>
              </w:rPr>
            </w:pPr>
            <w:ins w:id="3382" w:author="Julian Smith" w:date="2024-10-03T16:23:00Z" w16du:dateUtc="2024-10-03T15:23:00Z">
              <w:r>
                <w:rPr>
                  <w:sz w:val="20"/>
                  <w:szCs w:val="20"/>
                  <w:lang w:eastAsia="ko-KR"/>
                </w:rPr>
                <w:t>Search Entitlements</w:t>
              </w:r>
            </w:ins>
          </w:p>
        </w:tc>
        <w:tc>
          <w:tcPr>
            <w:tcW w:w="4723" w:type="dxa"/>
          </w:tcPr>
          <w:p w14:paraId="1D82A8AF" w14:textId="69A90727" w:rsidR="0075749C" w:rsidRPr="00F5138A" w:rsidRDefault="00B25E65" w:rsidP="0083042E">
            <w:pPr>
              <w:spacing w:after="0"/>
              <w:rPr>
                <w:ins w:id="3383" w:author="Julian Smith" w:date="2024-10-03T16:23:00Z" w16du:dateUtc="2024-10-03T15:23:00Z"/>
                <w:sz w:val="20"/>
                <w:szCs w:val="20"/>
                <w:lang w:eastAsia="ko-KR"/>
              </w:rPr>
            </w:pPr>
            <w:ins w:id="3384" w:author="Julian Smith" w:date="2024-10-03T16:23:00Z" w16du:dateUtc="2024-10-03T15:23:00Z">
              <w:r>
                <w:rPr>
                  <w:sz w:val="20"/>
                  <w:szCs w:val="20"/>
                  <w:lang w:eastAsia="ko-KR"/>
                </w:rPr>
                <w:t xml:space="preserve">By </w:t>
              </w:r>
            </w:ins>
            <w:ins w:id="3385" w:author="Julian Smith" w:date="2024-10-03T16:24:00Z" w16du:dateUtc="2024-10-03T15:24:00Z">
              <w:r w:rsidR="00253318">
                <w:rPr>
                  <w:sz w:val="20"/>
                  <w:szCs w:val="20"/>
                  <w:lang w:eastAsia="ko-KR"/>
                </w:rPr>
                <w:t>E</w:t>
              </w:r>
            </w:ins>
            <w:ins w:id="3386" w:author="Julian Smith" w:date="2024-10-03T16:23:00Z" w16du:dateUtc="2024-10-03T15:23:00Z">
              <w:r>
                <w:rPr>
                  <w:sz w:val="20"/>
                  <w:szCs w:val="20"/>
                  <w:lang w:eastAsia="ko-KR"/>
                </w:rPr>
                <w:t xml:space="preserve">ntitlement </w:t>
              </w:r>
            </w:ins>
            <w:ins w:id="3387" w:author="Julian Smith" w:date="2024-10-03T16:24:00Z" w16du:dateUtc="2024-10-03T15:24:00Z">
              <w:r w:rsidR="00253318">
                <w:rPr>
                  <w:sz w:val="20"/>
                  <w:szCs w:val="20"/>
                  <w:lang w:eastAsia="ko-KR"/>
                </w:rPr>
                <w:t>ID</w:t>
              </w:r>
            </w:ins>
            <w:ins w:id="3388" w:author="Julian Smith" w:date="2024-10-03T16:25:00Z" w16du:dateUtc="2024-10-03T15:25:00Z">
              <w:r w:rsidR="00840D76">
                <w:rPr>
                  <w:sz w:val="20"/>
                  <w:szCs w:val="20"/>
                  <w:lang w:eastAsia="ko-KR"/>
                </w:rPr>
                <w:t xml:space="preserve"> &amp; State</w:t>
              </w:r>
            </w:ins>
          </w:p>
        </w:tc>
        <w:tc>
          <w:tcPr>
            <w:tcW w:w="2119" w:type="dxa"/>
          </w:tcPr>
          <w:p w14:paraId="388E0DED" w14:textId="75DCA862" w:rsidR="0075749C" w:rsidRDefault="00EC1A03" w:rsidP="0083042E">
            <w:pPr>
              <w:spacing w:after="0"/>
              <w:jc w:val="right"/>
              <w:rPr>
                <w:ins w:id="3389" w:author="Julian Smith" w:date="2024-10-03T16:23:00Z" w16du:dateUtc="2024-10-03T15:23:00Z"/>
                <w:sz w:val="20"/>
                <w:szCs w:val="20"/>
                <w:lang w:eastAsia="ko-KR"/>
              </w:rPr>
            </w:pPr>
            <w:ins w:id="3390" w:author="Julian Smith" w:date="2024-10-03T16:47:00Z" w16du:dateUtc="2024-10-03T15:47:00Z">
              <w:r>
                <w:rPr>
                  <w:sz w:val="20"/>
                  <w:szCs w:val="20"/>
                  <w:lang w:eastAsia="ko-KR"/>
                </w:rPr>
                <w:t>4.47</w:t>
              </w:r>
            </w:ins>
          </w:p>
        </w:tc>
      </w:tr>
      <w:tr w:rsidR="00512CD0" w:rsidRPr="004E2623" w14:paraId="24A82EF7" w14:textId="77777777">
        <w:trPr>
          <w:ins w:id="3391" w:author="Julian Smith" w:date="2024-10-03T16:24:00Z" w16du:dateUtc="2024-10-03T15:24:00Z"/>
        </w:trPr>
        <w:tc>
          <w:tcPr>
            <w:tcW w:w="2218" w:type="dxa"/>
          </w:tcPr>
          <w:p w14:paraId="2FE4FD0A" w14:textId="77777777" w:rsidR="00512CD0" w:rsidRDefault="00512CD0" w:rsidP="0083042E">
            <w:pPr>
              <w:spacing w:after="0"/>
              <w:rPr>
                <w:ins w:id="3392" w:author="Julian Smith" w:date="2024-10-03T16:24:00Z" w16du:dateUtc="2024-10-03T15:24:00Z"/>
                <w:sz w:val="20"/>
                <w:szCs w:val="20"/>
                <w:lang w:eastAsia="ko-KR"/>
              </w:rPr>
            </w:pPr>
          </w:p>
        </w:tc>
        <w:tc>
          <w:tcPr>
            <w:tcW w:w="4723" w:type="dxa"/>
          </w:tcPr>
          <w:p w14:paraId="7ECC3FC5" w14:textId="16C63ACF" w:rsidR="00512CD0" w:rsidRDefault="00253318" w:rsidP="0083042E">
            <w:pPr>
              <w:spacing w:after="0"/>
              <w:rPr>
                <w:ins w:id="3393" w:author="Julian Smith" w:date="2024-10-03T16:24:00Z" w16du:dateUtc="2024-10-03T15:24:00Z"/>
                <w:sz w:val="20"/>
                <w:szCs w:val="20"/>
                <w:lang w:eastAsia="ko-KR"/>
              </w:rPr>
            </w:pPr>
            <w:ins w:id="3394" w:author="Julian Smith" w:date="2024-10-03T16:24:00Z" w16du:dateUtc="2024-10-03T15:24:00Z">
              <w:r>
                <w:rPr>
                  <w:sz w:val="20"/>
                  <w:szCs w:val="20"/>
                  <w:lang w:eastAsia="ko-KR"/>
                </w:rPr>
                <w:t>By Account ID</w:t>
              </w:r>
            </w:ins>
            <w:ins w:id="3395" w:author="Julian Smith" w:date="2024-10-03T16:25:00Z" w16du:dateUtc="2024-10-03T15:25:00Z">
              <w:r w:rsidR="00840D76">
                <w:rPr>
                  <w:sz w:val="20"/>
                  <w:szCs w:val="20"/>
                  <w:lang w:eastAsia="ko-KR"/>
                </w:rPr>
                <w:t xml:space="preserve"> &amp; State</w:t>
              </w:r>
            </w:ins>
          </w:p>
        </w:tc>
        <w:tc>
          <w:tcPr>
            <w:tcW w:w="2119" w:type="dxa"/>
          </w:tcPr>
          <w:p w14:paraId="7CB77248" w14:textId="638B66E2" w:rsidR="00512CD0" w:rsidRDefault="00B462C1" w:rsidP="0083042E">
            <w:pPr>
              <w:spacing w:after="0"/>
              <w:jc w:val="right"/>
              <w:rPr>
                <w:ins w:id="3396" w:author="Julian Smith" w:date="2024-10-03T16:24:00Z" w16du:dateUtc="2024-10-03T15:24:00Z"/>
                <w:sz w:val="20"/>
                <w:szCs w:val="20"/>
                <w:lang w:eastAsia="ko-KR"/>
              </w:rPr>
            </w:pPr>
            <w:ins w:id="3397" w:author="Julian Smith" w:date="2024-10-03T16:47:00Z" w16du:dateUtc="2024-10-03T15:47:00Z">
              <w:r>
                <w:rPr>
                  <w:sz w:val="20"/>
                  <w:szCs w:val="20"/>
                  <w:lang w:eastAsia="ko-KR"/>
                </w:rPr>
                <w:t>5.46</w:t>
              </w:r>
            </w:ins>
          </w:p>
        </w:tc>
      </w:tr>
      <w:tr w:rsidR="00C32F30" w:rsidRPr="004E2623" w14:paraId="6426D5BA" w14:textId="77777777">
        <w:trPr>
          <w:ins w:id="3398" w:author="Julian Smith" w:date="2024-10-03T16:25:00Z" w16du:dateUtc="2024-10-03T15:25:00Z"/>
        </w:trPr>
        <w:tc>
          <w:tcPr>
            <w:tcW w:w="2218" w:type="dxa"/>
          </w:tcPr>
          <w:p w14:paraId="141A19C2" w14:textId="77777777" w:rsidR="00C32F30" w:rsidRDefault="00C32F30" w:rsidP="0083042E">
            <w:pPr>
              <w:spacing w:after="0"/>
              <w:rPr>
                <w:ins w:id="3399" w:author="Julian Smith" w:date="2024-10-03T16:25:00Z" w16du:dateUtc="2024-10-03T15:25:00Z"/>
                <w:sz w:val="20"/>
                <w:szCs w:val="20"/>
                <w:lang w:eastAsia="ko-KR"/>
              </w:rPr>
            </w:pPr>
          </w:p>
        </w:tc>
        <w:tc>
          <w:tcPr>
            <w:tcW w:w="4723" w:type="dxa"/>
          </w:tcPr>
          <w:p w14:paraId="485AF002" w14:textId="2244334E" w:rsidR="00C32F30" w:rsidRDefault="00C32F30" w:rsidP="0083042E">
            <w:pPr>
              <w:spacing w:after="0"/>
              <w:rPr>
                <w:ins w:id="3400" w:author="Julian Smith" w:date="2024-10-03T16:25:00Z" w16du:dateUtc="2024-10-03T15:25:00Z"/>
                <w:sz w:val="20"/>
                <w:szCs w:val="20"/>
                <w:lang w:eastAsia="ko-KR"/>
              </w:rPr>
            </w:pPr>
            <w:ins w:id="3401" w:author="Julian Smith" w:date="2024-10-03T16:25:00Z" w16du:dateUtc="2024-10-03T15:25:00Z">
              <w:r>
                <w:rPr>
                  <w:sz w:val="20"/>
                  <w:szCs w:val="20"/>
                  <w:lang w:eastAsia="ko-KR"/>
                </w:rPr>
                <w:t xml:space="preserve">By Entitlement </w:t>
              </w:r>
              <w:r w:rsidR="00BB12F1">
                <w:rPr>
                  <w:sz w:val="20"/>
                  <w:szCs w:val="20"/>
                  <w:lang w:eastAsia="ko-KR"/>
                </w:rPr>
                <w:t>Attribute &amp; State</w:t>
              </w:r>
            </w:ins>
          </w:p>
        </w:tc>
        <w:tc>
          <w:tcPr>
            <w:tcW w:w="2119" w:type="dxa"/>
          </w:tcPr>
          <w:p w14:paraId="63B64FF8" w14:textId="2D028065" w:rsidR="00C32F30" w:rsidRDefault="00F5323A" w:rsidP="0083042E">
            <w:pPr>
              <w:spacing w:after="0"/>
              <w:jc w:val="right"/>
              <w:rPr>
                <w:ins w:id="3402" w:author="Julian Smith" w:date="2024-10-03T16:25:00Z" w16du:dateUtc="2024-10-03T15:25:00Z"/>
                <w:sz w:val="20"/>
                <w:szCs w:val="20"/>
                <w:lang w:eastAsia="ko-KR"/>
              </w:rPr>
            </w:pPr>
            <w:ins w:id="3403" w:author="Julian Smith" w:date="2024-10-03T16:48:00Z" w16du:dateUtc="2024-10-03T15:48:00Z">
              <w:r>
                <w:rPr>
                  <w:sz w:val="20"/>
                  <w:szCs w:val="20"/>
                  <w:lang w:eastAsia="ko-KR"/>
                </w:rPr>
                <w:t>4.91</w:t>
              </w:r>
            </w:ins>
          </w:p>
        </w:tc>
      </w:tr>
      <w:tr w:rsidR="003D426E" w:rsidRPr="004E2623" w14:paraId="08CBB6EB" w14:textId="77777777">
        <w:trPr>
          <w:ins w:id="3404" w:author="Julian Smith" w:date="2024-10-03T16:26:00Z" w16du:dateUtc="2024-10-03T15:26:00Z"/>
        </w:trPr>
        <w:tc>
          <w:tcPr>
            <w:tcW w:w="2218" w:type="dxa"/>
          </w:tcPr>
          <w:p w14:paraId="3CA10B1E" w14:textId="77777777" w:rsidR="003D426E" w:rsidRDefault="003D426E" w:rsidP="0083042E">
            <w:pPr>
              <w:spacing w:after="0"/>
              <w:rPr>
                <w:ins w:id="3405" w:author="Julian Smith" w:date="2024-10-03T16:26:00Z" w16du:dateUtc="2024-10-03T15:26:00Z"/>
                <w:sz w:val="20"/>
                <w:szCs w:val="20"/>
                <w:lang w:eastAsia="ko-KR"/>
              </w:rPr>
            </w:pPr>
          </w:p>
        </w:tc>
        <w:tc>
          <w:tcPr>
            <w:tcW w:w="4723" w:type="dxa"/>
          </w:tcPr>
          <w:p w14:paraId="09346035" w14:textId="35AA57FC" w:rsidR="003D426E" w:rsidRDefault="00675D8A" w:rsidP="0083042E">
            <w:pPr>
              <w:spacing w:after="0"/>
              <w:rPr>
                <w:ins w:id="3406" w:author="Julian Smith" w:date="2024-10-03T16:26:00Z" w16du:dateUtc="2024-10-03T15:26:00Z"/>
                <w:sz w:val="20"/>
                <w:szCs w:val="20"/>
                <w:lang w:eastAsia="ko-KR"/>
              </w:rPr>
            </w:pPr>
            <w:ins w:id="3407" w:author="Julian Smith" w:date="2024-10-03T16:26:00Z" w16du:dateUtc="2024-10-03T15:26:00Z">
              <w:r>
                <w:rPr>
                  <w:sz w:val="20"/>
                  <w:szCs w:val="20"/>
                  <w:lang w:eastAsia="ko-KR"/>
                </w:rPr>
                <w:t>By Product Name and Version</w:t>
              </w:r>
            </w:ins>
          </w:p>
        </w:tc>
        <w:tc>
          <w:tcPr>
            <w:tcW w:w="2119" w:type="dxa"/>
          </w:tcPr>
          <w:p w14:paraId="395B90B8" w14:textId="5BBD390C" w:rsidR="003D426E" w:rsidRDefault="00B64051" w:rsidP="0083042E">
            <w:pPr>
              <w:spacing w:after="0"/>
              <w:jc w:val="right"/>
              <w:rPr>
                <w:ins w:id="3408" w:author="Julian Smith" w:date="2024-10-03T16:26:00Z" w16du:dateUtc="2024-10-03T15:26:00Z"/>
                <w:sz w:val="20"/>
                <w:szCs w:val="20"/>
                <w:lang w:eastAsia="ko-KR"/>
              </w:rPr>
            </w:pPr>
            <w:ins w:id="3409" w:author="Julian Smith" w:date="2024-10-03T16:48:00Z" w16du:dateUtc="2024-10-03T15:48:00Z">
              <w:r>
                <w:rPr>
                  <w:sz w:val="20"/>
                  <w:szCs w:val="20"/>
                  <w:lang w:eastAsia="ko-KR"/>
                </w:rPr>
                <w:t>3.82</w:t>
              </w:r>
            </w:ins>
          </w:p>
        </w:tc>
      </w:tr>
      <w:tr w:rsidR="00DC29B6" w:rsidRPr="004E2623" w14:paraId="0723D8F9" w14:textId="77777777">
        <w:trPr>
          <w:ins w:id="3410" w:author="Julian Smith" w:date="2024-10-03T16:41:00Z" w16du:dateUtc="2024-10-03T15:41:00Z"/>
        </w:trPr>
        <w:tc>
          <w:tcPr>
            <w:tcW w:w="2218" w:type="dxa"/>
          </w:tcPr>
          <w:p w14:paraId="6509B1BB" w14:textId="176CE6A3" w:rsidR="00DC29B6" w:rsidRDefault="00DC29B6" w:rsidP="0083042E">
            <w:pPr>
              <w:spacing w:after="0"/>
              <w:rPr>
                <w:ins w:id="3411" w:author="Julian Smith" w:date="2024-10-03T16:41:00Z" w16du:dateUtc="2024-10-03T15:41:00Z"/>
                <w:sz w:val="20"/>
                <w:szCs w:val="20"/>
                <w:lang w:eastAsia="ko-KR"/>
              </w:rPr>
            </w:pPr>
            <w:ins w:id="3412" w:author="Julian Smith" w:date="2024-10-03T16:41:00Z" w16du:dateUtc="2024-10-03T15:41:00Z">
              <w:r>
                <w:rPr>
                  <w:sz w:val="20"/>
                  <w:szCs w:val="20"/>
                  <w:lang w:eastAsia="ko-KR"/>
                </w:rPr>
                <w:t>Search Users</w:t>
              </w:r>
            </w:ins>
          </w:p>
        </w:tc>
        <w:tc>
          <w:tcPr>
            <w:tcW w:w="4723" w:type="dxa"/>
          </w:tcPr>
          <w:p w14:paraId="3FF43E28" w14:textId="366893AD" w:rsidR="00DC29B6" w:rsidRDefault="00DA70CF" w:rsidP="0083042E">
            <w:pPr>
              <w:spacing w:after="0"/>
              <w:rPr>
                <w:ins w:id="3413" w:author="Julian Smith" w:date="2024-10-03T16:41:00Z" w16du:dateUtc="2024-10-03T15:41:00Z"/>
                <w:sz w:val="20"/>
                <w:szCs w:val="20"/>
                <w:lang w:eastAsia="ko-KR"/>
              </w:rPr>
            </w:pPr>
            <w:ins w:id="3414" w:author="Julian Smith" w:date="2024-10-03T16:41:00Z" w16du:dateUtc="2024-10-03T15:41:00Z">
              <w:r>
                <w:rPr>
                  <w:sz w:val="20"/>
                  <w:szCs w:val="20"/>
                  <w:lang w:eastAsia="ko-KR"/>
                </w:rPr>
                <w:t>By Account ID</w:t>
              </w:r>
            </w:ins>
          </w:p>
        </w:tc>
        <w:tc>
          <w:tcPr>
            <w:tcW w:w="2119" w:type="dxa"/>
          </w:tcPr>
          <w:p w14:paraId="18015B9A" w14:textId="3FBF129D" w:rsidR="00DC29B6" w:rsidRDefault="00E53509" w:rsidP="0083042E">
            <w:pPr>
              <w:spacing w:after="0"/>
              <w:jc w:val="right"/>
              <w:rPr>
                <w:ins w:id="3415" w:author="Julian Smith" w:date="2024-10-03T16:41:00Z" w16du:dateUtc="2024-10-03T15:41:00Z"/>
                <w:sz w:val="20"/>
                <w:szCs w:val="20"/>
                <w:lang w:eastAsia="ko-KR"/>
              </w:rPr>
            </w:pPr>
            <w:ins w:id="3416" w:author="Julian Smith" w:date="2024-10-03T16:41:00Z" w16du:dateUtc="2024-10-03T15:41:00Z">
              <w:r>
                <w:rPr>
                  <w:sz w:val="20"/>
                  <w:szCs w:val="20"/>
                  <w:lang w:eastAsia="ko-KR"/>
                </w:rPr>
                <w:t>2.51</w:t>
              </w:r>
            </w:ins>
          </w:p>
        </w:tc>
      </w:tr>
      <w:tr w:rsidR="00E53509" w:rsidRPr="004E2623" w14:paraId="7CC45148" w14:textId="77777777">
        <w:trPr>
          <w:ins w:id="3417" w:author="Julian Smith" w:date="2024-10-03T16:41:00Z" w16du:dateUtc="2024-10-03T15:41:00Z"/>
        </w:trPr>
        <w:tc>
          <w:tcPr>
            <w:tcW w:w="2218" w:type="dxa"/>
          </w:tcPr>
          <w:p w14:paraId="194B44E5" w14:textId="77777777" w:rsidR="00E53509" w:rsidRDefault="00E53509" w:rsidP="0083042E">
            <w:pPr>
              <w:spacing w:after="0"/>
              <w:rPr>
                <w:ins w:id="3418" w:author="Julian Smith" w:date="2024-10-03T16:41:00Z" w16du:dateUtc="2024-10-03T15:41:00Z"/>
                <w:sz w:val="20"/>
                <w:szCs w:val="20"/>
                <w:lang w:eastAsia="ko-KR"/>
              </w:rPr>
            </w:pPr>
          </w:p>
        </w:tc>
        <w:tc>
          <w:tcPr>
            <w:tcW w:w="4723" w:type="dxa"/>
          </w:tcPr>
          <w:p w14:paraId="779EB3DE" w14:textId="08F2AD42" w:rsidR="00E53509" w:rsidRDefault="00E53509" w:rsidP="0083042E">
            <w:pPr>
              <w:spacing w:after="0"/>
              <w:rPr>
                <w:ins w:id="3419" w:author="Julian Smith" w:date="2024-10-03T16:41:00Z" w16du:dateUtc="2024-10-03T15:41:00Z"/>
                <w:sz w:val="20"/>
                <w:szCs w:val="20"/>
                <w:lang w:eastAsia="ko-KR"/>
              </w:rPr>
            </w:pPr>
            <w:ins w:id="3420" w:author="Julian Smith" w:date="2024-10-03T16:41:00Z" w16du:dateUtc="2024-10-03T15:41:00Z">
              <w:r>
                <w:rPr>
                  <w:sz w:val="20"/>
                  <w:szCs w:val="20"/>
                  <w:lang w:eastAsia="ko-KR"/>
                </w:rPr>
                <w:t xml:space="preserve">By </w:t>
              </w:r>
            </w:ins>
            <w:ins w:id="3421" w:author="Julian Smith" w:date="2024-10-03T16:42:00Z" w16du:dateUtc="2024-10-03T15:42:00Z">
              <w:r w:rsidR="00071FB0">
                <w:rPr>
                  <w:sz w:val="20"/>
                  <w:szCs w:val="20"/>
                  <w:lang w:eastAsia="ko-KR"/>
                </w:rPr>
                <w:t>Username</w:t>
              </w:r>
            </w:ins>
          </w:p>
        </w:tc>
        <w:tc>
          <w:tcPr>
            <w:tcW w:w="2119" w:type="dxa"/>
          </w:tcPr>
          <w:p w14:paraId="1E675212" w14:textId="623D71C4" w:rsidR="00E53509" w:rsidRDefault="00071FB0" w:rsidP="0083042E">
            <w:pPr>
              <w:spacing w:after="0"/>
              <w:jc w:val="right"/>
              <w:rPr>
                <w:ins w:id="3422" w:author="Julian Smith" w:date="2024-10-03T16:41:00Z" w16du:dateUtc="2024-10-03T15:41:00Z"/>
                <w:sz w:val="20"/>
                <w:szCs w:val="20"/>
                <w:lang w:eastAsia="ko-KR"/>
              </w:rPr>
            </w:pPr>
            <w:ins w:id="3423" w:author="Julian Smith" w:date="2024-10-03T16:42:00Z" w16du:dateUtc="2024-10-03T15:42:00Z">
              <w:r>
                <w:rPr>
                  <w:sz w:val="20"/>
                  <w:szCs w:val="20"/>
                  <w:lang w:eastAsia="ko-KR"/>
                </w:rPr>
                <w:t>1.61</w:t>
              </w:r>
            </w:ins>
          </w:p>
        </w:tc>
      </w:tr>
      <w:tr w:rsidR="007A4271" w:rsidRPr="004E2623" w14:paraId="761DFBF8" w14:textId="77777777">
        <w:trPr>
          <w:ins w:id="3424" w:author="Julian Smith" w:date="2024-10-03T16:42:00Z" w16du:dateUtc="2024-10-03T15:42:00Z"/>
        </w:trPr>
        <w:tc>
          <w:tcPr>
            <w:tcW w:w="2218" w:type="dxa"/>
          </w:tcPr>
          <w:p w14:paraId="0B8172C8" w14:textId="1DCE253A" w:rsidR="007A4271" w:rsidRDefault="007A4271" w:rsidP="0083042E">
            <w:pPr>
              <w:spacing w:after="0"/>
              <w:rPr>
                <w:ins w:id="3425" w:author="Julian Smith" w:date="2024-10-03T16:42:00Z" w16du:dateUtc="2024-10-03T15:42:00Z"/>
                <w:sz w:val="20"/>
                <w:szCs w:val="20"/>
                <w:lang w:eastAsia="ko-KR"/>
              </w:rPr>
            </w:pPr>
            <w:ins w:id="3426" w:author="Julian Smith" w:date="2024-10-03T16:42:00Z" w16du:dateUtc="2024-10-03T15:42:00Z">
              <w:r>
                <w:rPr>
                  <w:sz w:val="20"/>
                  <w:szCs w:val="20"/>
                  <w:lang w:eastAsia="ko-KR"/>
                </w:rPr>
                <w:t>Search Accounts</w:t>
              </w:r>
            </w:ins>
          </w:p>
        </w:tc>
        <w:tc>
          <w:tcPr>
            <w:tcW w:w="4723" w:type="dxa"/>
          </w:tcPr>
          <w:p w14:paraId="001D0AE6" w14:textId="7341214C" w:rsidR="007A4271" w:rsidRDefault="00076D18" w:rsidP="0083042E">
            <w:pPr>
              <w:spacing w:after="0"/>
              <w:rPr>
                <w:ins w:id="3427" w:author="Julian Smith" w:date="2024-10-03T16:42:00Z" w16du:dateUtc="2024-10-03T15:42:00Z"/>
                <w:sz w:val="20"/>
                <w:szCs w:val="20"/>
                <w:lang w:eastAsia="ko-KR"/>
              </w:rPr>
            </w:pPr>
            <w:ins w:id="3428" w:author="Julian Smith" w:date="2024-10-03T16:43:00Z" w16du:dateUtc="2024-10-03T15:43:00Z">
              <w:r>
                <w:rPr>
                  <w:sz w:val="20"/>
                  <w:szCs w:val="20"/>
                  <w:lang w:eastAsia="ko-KR"/>
                </w:rPr>
                <w:t>By Account ID</w:t>
              </w:r>
            </w:ins>
          </w:p>
        </w:tc>
        <w:tc>
          <w:tcPr>
            <w:tcW w:w="2119" w:type="dxa"/>
          </w:tcPr>
          <w:p w14:paraId="7537BB6B" w14:textId="770B5AE5" w:rsidR="007A4271" w:rsidRDefault="00BF4E61" w:rsidP="0083042E">
            <w:pPr>
              <w:spacing w:after="0"/>
              <w:jc w:val="right"/>
              <w:rPr>
                <w:ins w:id="3429" w:author="Julian Smith" w:date="2024-10-03T16:42:00Z" w16du:dateUtc="2024-10-03T15:42:00Z"/>
                <w:sz w:val="20"/>
                <w:szCs w:val="20"/>
                <w:lang w:eastAsia="ko-KR"/>
              </w:rPr>
            </w:pPr>
            <w:ins w:id="3430" w:author="Julian Smith" w:date="2024-10-03T16:43:00Z" w16du:dateUtc="2024-10-03T15:43:00Z">
              <w:r>
                <w:rPr>
                  <w:sz w:val="20"/>
                  <w:szCs w:val="20"/>
                  <w:lang w:eastAsia="ko-KR"/>
                </w:rPr>
                <w:t>2.03</w:t>
              </w:r>
            </w:ins>
          </w:p>
        </w:tc>
      </w:tr>
      <w:tr w:rsidR="00700B7E" w:rsidRPr="004E2623" w14:paraId="6A1210F4" w14:textId="77777777">
        <w:trPr>
          <w:ins w:id="3431" w:author="Julian Smith" w:date="2024-10-03T16:43:00Z" w16du:dateUtc="2024-10-03T15:43:00Z"/>
        </w:trPr>
        <w:tc>
          <w:tcPr>
            <w:tcW w:w="2218" w:type="dxa"/>
          </w:tcPr>
          <w:p w14:paraId="03715BD2" w14:textId="2AC07522" w:rsidR="00700B7E" w:rsidRDefault="00700B7E" w:rsidP="0083042E">
            <w:pPr>
              <w:spacing w:after="0"/>
              <w:rPr>
                <w:ins w:id="3432" w:author="Julian Smith" w:date="2024-10-03T16:43:00Z" w16du:dateUtc="2024-10-03T15:43:00Z"/>
                <w:sz w:val="20"/>
                <w:szCs w:val="20"/>
                <w:lang w:eastAsia="ko-KR"/>
              </w:rPr>
            </w:pPr>
            <w:ins w:id="3433" w:author="Julian Smith" w:date="2024-10-03T16:43:00Z" w16du:dateUtc="2024-10-03T15:43:00Z">
              <w:r>
                <w:rPr>
                  <w:sz w:val="20"/>
                  <w:szCs w:val="20"/>
                  <w:lang w:eastAsia="ko-KR"/>
                </w:rPr>
                <w:t>Search Products</w:t>
              </w:r>
            </w:ins>
          </w:p>
        </w:tc>
        <w:tc>
          <w:tcPr>
            <w:tcW w:w="4723" w:type="dxa"/>
          </w:tcPr>
          <w:p w14:paraId="2EDC42DC" w14:textId="47AAD4C4" w:rsidR="00700B7E" w:rsidRDefault="00AE7CBD" w:rsidP="0083042E">
            <w:pPr>
              <w:spacing w:after="0"/>
              <w:rPr>
                <w:ins w:id="3434" w:author="Julian Smith" w:date="2024-10-03T16:43:00Z" w16du:dateUtc="2024-10-03T15:43:00Z"/>
                <w:sz w:val="20"/>
                <w:szCs w:val="20"/>
                <w:lang w:eastAsia="ko-KR"/>
              </w:rPr>
            </w:pPr>
            <w:ins w:id="3435" w:author="Julian Smith" w:date="2024-10-03T16:43:00Z" w16du:dateUtc="2024-10-03T15:43:00Z">
              <w:r>
                <w:rPr>
                  <w:sz w:val="20"/>
                  <w:szCs w:val="20"/>
                  <w:lang w:eastAsia="ko-KR"/>
                </w:rPr>
                <w:t>By P</w:t>
              </w:r>
            </w:ins>
            <w:ins w:id="3436" w:author="Julian Smith" w:date="2024-10-03T16:44:00Z" w16du:dateUtc="2024-10-03T15:44:00Z">
              <w:r>
                <w:rPr>
                  <w:sz w:val="20"/>
                  <w:szCs w:val="20"/>
                  <w:lang w:eastAsia="ko-KR"/>
                </w:rPr>
                <w:t>roduct name and Version</w:t>
              </w:r>
            </w:ins>
          </w:p>
        </w:tc>
        <w:tc>
          <w:tcPr>
            <w:tcW w:w="2119" w:type="dxa"/>
          </w:tcPr>
          <w:p w14:paraId="52FDB4E8" w14:textId="74B7D81F" w:rsidR="00700B7E" w:rsidRDefault="000435F8" w:rsidP="0083042E">
            <w:pPr>
              <w:spacing w:after="0"/>
              <w:jc w:val="right"/>
              <w:rPr>
                <w:ins w:id="3437" w:author="Julian Smith" w:date="2024-10-03T16:43:00Z" w16du:dateUtc="2024-10-03T15:43:00Z"/>
                <w:sz w:val="20"/>
                <w:szCs w:val="20"/>
                <w:lang w:eastAsia="ko-KR"/>
              </w:rPr>
            </w:pPr>
            <w:ins w:id="3438" w:author="Julian Smith" w:date="2024-10-03T16:44:00Z" w16du:dateUtc="2024-10-03T15:44:00Z">
              <w:r>
                <w:rPr>
                  <w:sz w:val="20"/>
                  <w:szCs w:val="20"/>
                  <w:lang w:eastAsia="ko-KR"/>
                </w:rPr>
                <w:t>1.95</w:t>
              </w:r>
            </w:ins>
          </w:p>
        </w:tc>
      </w:tr>
      <w:tr w:rsidR="000435F8" w:rsidRPr="004E2623" w14:paraId="272B62A9" w14:textId="77777777">
        <w:trPr>
          <w:ins w:id="3439" w:author="Julian Smith" w:date="2024-10-03T16:44:00Z" w16du:dateUtc="2024-10-03T15:44:00Z"/>
        </w:trPr>
        <w:tc>
          <w:tcPr>
            <w:tcW w:w="2218" w:type="dxa"/>
          </w:tcPr>
          <w:p w14:paraId="16149A43" w14:textId="77777777" w:rsidR="000435F8" w:rsidRDefault="000435F8" w:rsidP="0083042E">
            <w:pPr>
              <w:spacing w:after="0"/>
              <w:rPr>
                <w:ins w:id="3440" w:author="Julian Smith" w:date="2024-10-03T16:44:00Z" w16du:dateUtc="2024-10-03T15:44:00Z"/>
                <w:sz w:val="20"/>
                <w:szCs w:val="20"/>
                <w:lang w:eastAsia="ko-KR"/>
              </w:rPr>
            </w:pPr>
          </w:p>
        </w:tc>
        <w:tc>
          <w:tcPr>
            <w:tcW w:w="4723" w:type="dxa"/>
          </w:tcPr>
          <w:p w14:paraId="2F6EABEC" w14:textId="336F08BC" w:rsidR="000435F8" w:rsidRDefault="002742E7" w:rsidP="0083042E">
            <w:pPr>
              <w:spacing w:after="0"/>
              <w:rPr>
                <w:ins w:id="3441" w:author="Julian Smith" w:date="2024-10-03T16:44:00Z" w16du:dateUtc="2024-10-03T15:44:00Z"/>
                <w:sz w:val="20"/>
                <w:szCs w:val="20"/>
                <w:lang w:eastAsia="ko-KR"/>
              </w:rPr>
            </w:pPr>
            <w:ins w:id="3442" w:author="Julian Smith" w:date="2024-10-03T16:44:00Z" w16du:dateUtc="2024-10-03T15:44:00Z">
              <w:r>
                <w:rPr>
                  <w:sz w:val="20"/>
                  <w:szCs w:val="20"/>
                  <w:lang w:eastAsia="ko-KR"/>
                </w:rPr>
                <w:t>By Part number and State</w:t>
              </w:r>
            </w:ins>
          </w:p>
        </w:tc>
        <w:tc>
          <w:tcPr>
            <w:tcW w:w="2119" w:type="dxa"/>
          </w:tcPr>
          <w:p w14:paraId="43C63D53" w14:textId="19F39580" w:rsidR="000435F8" w:rsidRDefault="00AA710E" w:rsidP="0083042E">
            <w:pPr>
              <w:spacing w:after="0"/>
              <w:jc w:val="right"/>
              <w:rPr>
                <w:ins w:id="3443" w:author="Julian Smith" w:date="2024-10-03T16:44:00Z" w16du:dateUtc="2024-10-03T15:44:00Z"/>
                <w:sz w:val="20"/>
                <w:szCs w:val="20"/>
                <w:lang w:eastAsia="ko-KR"/>
              </w:rPr>
            </w:pPr>
            <w:ins w:id="3444" w:author="Julian Smith" w:date="2024-10-03T16:44:00Z" w16du:dateUtc="2024-10-03T15:44:00Z">
              <w:r>
                <w:rPr>
                  <w:sz w:val="20"/>
                  <w:szCs w:val="20"/>
                  <w:lang w:eastAsia="ko-KR"/>
                </w:rPr>
                <w:t>2.29</w:t>
              </w:r>
            </w:ins>
          </w:p>
        </w:tc>
      </w:tr>
    </w:tbl>
    <w:p w14:paraId="6DFA80A4" w14:textId="22446E06" w:rsidR="00810F39" w:rsidRDefault="00810F39" w:rsidP="009F6554">
      <w:pPr>
        <w:rPr>
          <w:ins w:id="3445" w:author="Julian Smith" w:date="2024-10-02T16:08:00Z" w16du:dateUtc="2024-10-02T15:08:00Z"/>
          <w:lang w:eastAsia="ko-KR"/>
        </w:rPr>
      </w:pPr>
    </w:p>
    <w:p w14:paraId="5860A0D7" w14:textId="77777777" w:rsidR="00584F31" w:rsidRDefault="00AD3897" w:rsidP="00584F31">
      <w:pPr>
        <w:pStyle w:val="Heading3"/>
        <w:rPr>
          <w:ins w:id="3446" w:author="Julian Smith" w:date="2024-10-02T16:14:00Z" w16du:dateUtc="2024-10-02T15:14:00Z"/>
        </w:rPr>
      </w:pPr>
      <w:ins w:id="3447" w:author="Julian Smith" w:date="2024-10-02T16:09:00Z" w16du:dateUtc="2024-10-02T15:09:00Z">
        <w:r>
          <w:t xml:space="preserve">License Activation </w:t>
        </w:r>
      </w:ins>
    </w:p>
    <w:p w14:paraId="29442BB9" w14:textId="26822EB5" w:rsidR="00C13911" w:rsidRPr="00C13911" w:rsidRDefault="00C13911" w:rsidP="00C13911">
      <w:pPr>
        <w:rPr>
          <w:ins w:id="3448" w:author="Julian Smith" w:date="2024-10-02T16:09:00Z" w16du:dateUtc="2024-10-02T15:09:00Z"/>
          <w:lang w:eastAsia="ko-KR"/>
          <w:rPrChange w:id="3449" w:author="Julian Smith" w:date="2024-10-02T16:14:00Z" w16du:dateUtc="2024-10-02T15:14:00Z">
            <w:rPr>
              <w:ins w:id="3450" w:author="Julian Smith" w:date="2024-10-02T16:09:00Z" w16du:dateUtc="2024-10-02T15:09:00Z"/>
            </w:rPr>
          </w:rPrChange>
        </w:rPr>
      </w:pPr>
      <w:ins w:id="3451" w:author="Julian Smith" w:date="2024-10-02T16:14:00Z" w16du:dateUtc="2024-10-02T15:14:00Z">
        <w:r>
          <w:rPr>
            <w:lang w:eastAsia="ko-KR"/>
          </w:rPr>
          <w:t xml:space="preserve">This </w:t>
        </w:r>
      </w:ins>
      <w:ins w:id="3452" w:author="Julian Smith" w:date="2024-10-02T16:15:00Z" w16du:dateUtc="2024-10-02T15:15:00Z">
        <w:r w:rsidR="002F4231">
          <w:rPr>
            <w:lang w:eastAsia="ko-KR"/>
          </w:rPr>
          <w:t>covers</w:t>
        </w:r>
      </w:ins>
      <w:ins w:id="3453" w:author="Julian Smith" w:date="2024-10-02T16:14:00Z" w16du:dateUtc="2024-10-02T15:14:00Z">
        <w:r>
          <w:rPr>
            <w:lang w:eastAsia="ko-KR"/>
          </w:rPr>
          <w:t xml:space="preserve"> sof</w:t>
        </w:r>
      </w:ins>
      <w:ins w:id="3454" w:author="Julian Smith" w:date="2024-10-02T16:15:00Z" w16du:dateUtc="2024-10-02T15:15:00Z">
        <w:r>
          <w:rPr>
            <w:lang w:eastAsia="ko-KR"/>
          </w:rPr>
          <w:t xml:space="preserve">tware calling home to FNO to activate one-or-more activation Ids or simple </w:t>
        </w:r>
        <w:r w:rsidR="002F4231">
          <w:rPr>
            <w:lang w:eastAsia="ko-KR"/>
          </w:rPr>
          <w:t>call-home t</w:t>
        </w:r>
      </w:ins>
      <w:ins w:id="3455" w:author="Julian Smith" w:date="2024-10-02T16:17:00Z" w16du:dateUtc="2024-10-02T15:17:00Z">
        <w:r w:rsidR="002F4171">
          <w:rPr>
            <w:lang w:eastAsia="ko-KR"/>
          </w:rPr>
          <w:t>o</w:t>
        </w:r>
      </w:ins>
      <w:ins w:id="3456" w:author="Julian Smith" w:date="2024-10-02T16:15:00Z" w16du:dateUtc="2024-10-02T15:15:00Z">
        <w:r w:rsidR="002F4231">
          <w:rPr>
            <w:lang w:eastAsia="ko-KR"/>
          </w:rPr>
          <w:t xml:space="preserve"> refresh licenses.</w:t>
        </w:r>
      </w:ins>
    </w:p>
    <w:p w14:paraId="78E3B2F9" w14:textId="4FF07FB8" w:rsidR="00AD3897" w:rsidRDefault="00AD3897">
      <w:pPr>
        <w:pStyle w:val="Heading3"/>
        <w:rPr>
          <w:ins w:id="3457" w:author="Julian Smith" w:date="2024-10-03T16:35:00Z" w16du:dateUtc="2024-10-03T15:35:00Z"/>
        </w:rPr>
      </w:pPr>
      <w:ins w:id="3458" w:author="Julian Smith" w:date="2024-10-02T16:08:00Z" w16du:dateUtc="2024-10-02T15:08:00Z">
        <w:r>
          <w:t>Access to Cloud License Server</w:t>
        </w:r>
      </w:ins>
    </w:p>
    <w:p w14:paraId="007FA11E" w14:textId="13D149B4" w:rsidR="005713E0" w:rsidRPr="005713E0" w:rsidRDefault="005713E0" w:rsidP="005713E0">
      <w:pPr>
        <w:rPr>
          <w:ins w:id="3459" w:author="Julian Smith" w:date="2024-10-02T16:08:00Z" w16du:dateUtc="2024-10-02T15:08:00Z"/>
          <w:lang w:eastAsia="ko-KR"/>
          <w:rPrChange w:id="3460" w:author="Julian Smith" w:date="2024-10-03T16:35:00Z" w16du:dateUtc="2024-10-03T15:35:00Z">
            <w:rPr>
              <w:ins w:id="3461" w:author="Julian Smith" w:date="2024-10-02T16:08:00Z" w16du:dateUtc="2024-10-02T15:08:00Z"/>
            </w:rPr>
          </w:rPrChange>
        </w:rPr>
      </w:pPr>
      <w:ins w:id="3462" w:author="Julian Smith" w:date="2024-10-03T16:35:00Z" w16du:dateUtc="2024-10-03T15:35:00Z">
        <w:r>
          <w:rPr>
            <w:lang w:eastAsia="ko-KR"/>
          </w:rPr>
          <w:t>TBC</w:t>
        </w:r>
      </w:ins>
    </w:p>
    <w:p w14:paraId="74010CBC" w14:textId="74A6A391" w:rsidR="00AD3897" w:rsidRDefault="00AD3897">
      <w:pPr>
        <w:pStyle w:val="Heading3"/>
        <w:rPr>
          <w:ins w:id="3463" w:author="Julian Smith" w:date="2024-10-03T16:35:00Z" w16du:dateUtc="2024-10-03T15:35:00Z"/>
        </w:rPr>
      </w:pPr>
      <w:ins w:id="3464" w:author="Julian Smith" w:date="2024-10-02T16:08:00Z" w16du:dateUtc="2024-10-02T15:08:00Z">
        <w:r>
          <w:t xml:space="preserve">Access </w:t>
        </w:r>
      </w:ins>
      <w:ins w:id="3465" w:author="Julian Smith" w:date="2024-10-02T16:09:00Z" w16du:dateUtc="2024-10-02T15:09:00Z">
        <w:r>
          <w:t>to Local License Server</w:t>
        </w:r>
      </w:ins>
    </w:p>
    <w:p w14:paraId="178219D2" w14:textId="0A4F90A0" w:rsidR="005713E0" w:rsidRPr="005713E0" w:rsidRDefault="005713E0" w:rsidP="005713E0">
      <w:pPr>
        <w:rPr>
          <w:ins w:id="3466" w:author="Yves Houtevels" w:date="2024-07-03T11:58:00Z" w16du:dateUtc="2024-07-03T09:58:00Z"/>
          <w:lang w:eastAsia="ko-KR"/>
          <w:rPrChange w:id="3467" w:author="Julian Smith" w:date="2024-10-03T16:35:00Z" w16du:dateUtc="2024-10-03T15:35:00Z">
            <w:rPr>
              <w:ins w:id="3468" w:author="Yves Houtevels" w:date="2024-07-03T11:58:00Z" w16du:dateUtc="2024-07-03T09:58:00Z"/>
            </w:rPr>
          </w:rPrChange>
        </w:rPr>
      </w:pPr>
      <w:ins w:id="3469" w:author="Julian Smith" w:date="2024-10-03T16:35:00Z" w16du:dateUtc="2024-10-03T15:35:00Z">
        <w:r>
          <w:rPr>
            <w:lang w:eastAsia="ko-KR"/>
          </w:rPr>
          <w:t>TBC</w:t>
        </w:r>
      </w:ins>
    </w:p>
    <w:p w14:paraId="36411C8D" w14:textId="77777777" w:rsidR="00185562" w:rsidRPr="00F226F2" w:rsidRDefault="00185562" w:rsidP="00DD3666">
      <w:pPr>
        <w:rPr>
          <w:ins w:id="3470" w:author="Yves Houtevels" w:date="2024-07-03T11:58:00Z" w16du:dateUtc="2024-07-03T09:58:00Z"/>
          <w:lang w:eastAsia="ko-KR"/>
        </w:rPr>
      </w:pPr>
    </w:p>
    <w:p w14:paraId="6BCBDD7F" w14:textId="77777777" w:rsidR="00185562" w:rsidRPr="00F226F2" w:rsidRDefault="00185562" w:rsidP="00DD3666">
      <w:pPr>
        <w:rPr>
          <w:lang w:eastAsia="ko-KR"/>
          <w:rPrChange w:id="3471" w:author="Julian Smith" w:date="2024-09-24T17:17:00Z" w16du:dateUtc="2024-09-24T16:17:00Z">
            <w:rPr/>
          </w:rPrChange>
        </w:rPr>
      </w:pPr>
    </w:p>
    <w:sectPr w:rsidR="00185562" w:rsidRPr="00F226F2" w:rsidSect="00F93B7D">
      <w:headerReference w:type="even" r:id="rId31"/>
      <w:headerReference w:type="default" r:id="rId32"/>
      <w:footerReference w:type="default" r:id="rId33"/>
      <w:headerReference w:type="first" r:id="rId34"/>
      <w:footerReference w:type="first" r:id="rId35"/>
      <w:pgSz w:w="11906" w:h="16838"/>
      <w:pgMar w:top="1985" w:right="1418" w:bottom="1418" w:left="1418" w:header="1191" w:footer="39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31" w:author="Tetiana Yuzepolska" w:date="2024-03-25T15:49:00Z" w:initials="TY">
    <w:p w14:paraId="486169F0" w14:textId="77777777" w:rsidR="00027340" w:rsidRPr="00F226F2" w:rsidRDefault="00027340" w:rsidP="00027340">
      <w:pPr>
        <w:pStyle w:val="CommentText"/>
      </w:pPr>
      <w:r w:rsidRPr="00F226F2">
        <w:t>My understanding is that Revenera license technology is not used there at all. FNO is used to manage entitlements (seats) but it's everywhere MAT license technology</w:t>
      </w:r>
      <w:r w:rsidRPr="00F226F2">
        <w:rPr>
          <w:rStyle w:val="CommentReference"/>
        </w:rPr>
        <w:annotationRef/>
      </w:r>
    </w:p>
  </w:comment>
  <w:comment w:id="532" w:author="Yves Houtevels" w:date="2024-03-27T10:00:00Z" w:initials="YH">
    <w:p w14:paraId="5C29F98C" w14:textId="77777777" w:rsidR="00027340" w:rsidRPr="00F226F2" w:rsidRDefault="00027340" w:rsidP="00027340">
      <w:pPr>
        <w:pStyle w:val="CommentText"/>
        <w:jc w:val="left"/>
      </w:pPr>
      <w:r w:rsidRPr="00F226F2">
        <w:rPr>
          <w:rStyle w:val="CommentReference"/>
        </w:rPr>
        <w:annotationRef/>
      </w:r>
      <w:r w:rsidRPr="00F226F2">
        <w:t xml:space="preserve"> In R1 entitlements are managed in SFO (= source of entitlements)  en the licenses (CCKey and keyfile) are generated by Materialise technology. The entitlement (seat) are replicated towards FNO to enable that this last one manages licenses based on the current Materialise external license file generation solution, called “MTLS license key gen”.  FNO determines the version of products/modules/features a user is entitled to. These features occurs in the keylicense file.</w:t>
      </w:r>
    </w:p>
  </w:comment>
  <w:comment w:id="608" w:author="Yves Houtevels" w:date="2024-07-02T15:26:00Z" w:initials="YH">
    <w:p w14:paraId="6B91CBA6" w14:textId="77777777" w:rsidR="004F4D8C" w:rsidRPr="00F226F2" w:rsidRDefault="004F4D8C" w:rsidP="004F4D8C">
      <w:pPr>
        <w:pStyle w:val="CommentText"/>
        <w:jc w:val="left"/>
      </w:pPr>
      <w:r w:rsidRPr="00F226F2">
        <w:rPr>
          <w:rStyle w:val="CommentReference"/>
        </w:rPr>
        <w:annotationRef/>
      </w:r>
      <w:r w:rsidRPr="00F226F2">
        <w:t>Is this link relevant for Materialise (Orthoview)?</w:t>
      </w:r>
    </w:p>
  </w:comment>
  <w:comment w:id="609" w:author="Julian Smith" w:date="2024-07-26T09:59:00Z" w:initials="JS">
    <w:p w14:paraId="3AF66ED6" w14:textId="77777777" w:rsidR="00B95679" w:rsidRPr="00F226F2" w:rsidRDefault="00B95679" w:rsidP="00B95679">
      <w:pPr>
        <w:pStyle w:val="CommentText"/>
        <w:jc w:val="left"/>
      </w:pPr>
      <w:r w:rsidRPr="00F226F2">
        <w:rPr>
          <w:rStyle w:val="CommentReference"/>
        </w:rPr>
        <w:annotationRef/>
      </w:r>
      <w:r w:rsidRPr="00F226F2">
        <w:t>removed</w:t>
      </w:r>
    </w:p>
  </w:comment>
  <w:comment w:id="650" w:author="Yves Houtevels" w:date="2024-07-02T15:28:00Z" w:initials="YH">
    <w:p w14:paraId="64902FF3" w14:textId="4E9C62CE" w:rsidR="004C5CF4" w:rsidRPr="00F226F2" w:rsidRDefault="004C5CF4" w:rsidP="004C5CF4">
      <w:pPr>
        <w:pStyle w:val="CommentText"/>
        <w:jc w:val="left"/>
      </w:pPr>
      <w:r w:rsidRPr="00F226F2">
        <w:rPr>
          <w:rStyle w:val="CommentReference"/>
        </w:rPr>
        <w:annotationRef/>
      </w:r>
      <w:r w:rsidRPr="00F226F2">
        <w:t>Example is SEAT in the FlexMat license solution?</w:t>
      </w:r>
    </w:p>
  </w:comment>
  <w:comment w:id="682" w:author="Yves Houtevels" w:date="2024-07-02T15:29:00Z" w:initials="YH">
    <w:p w14:paraId="18843C34" w14:textId="77777777" w:rsidR="00774973" w:rsidRPr="00F226F2" w:rsidRDefault="00774973" w:rsidP="00774973">
      <w:pPr>
        <w:pStyle w:val="CommentText"/>
        <w:jc w:val="left"/>
      </w:pPr>
      <w:r w:rsidRPr="00F226F2">
        <w:rPr>
          <w:rStyle w:val="CommentReference"/>
        </w:rPr>
        <w:annotationRef/>
      </w:r>
      <w:r w:rsidRPr="00F226F2">
        <w:t>Example is the FlexFlex license mgt solution (use of activation ID)</w:t>
      </w:r>
    </w:p>
  </w:comment>
  <w:comment w:id="703" w:author="Yves Houtevels" w:date="2024-07-02T15:32:00Z" w:initials="YH">
    <w:p w14:paraId="2B597EF0" w14:textId="77777777" w:rsidR="00510448" w:rsidRPr="00F226F2" w:rsidRDefault="00162676" w:rsidP="00510448">
      <w:pPr>
        <w:pStyle w:val="CommentText"/>
        <w:jc w:val="left"/>
      </w:pPr>
      <w:r w:rsidRPr="00F226F2">
        <w:rPr>
          <w:rStyle w:val="CommentReference"/>
        </w:rPr>
        <w:annotationRef/>
      </w:r>
      <w:r w:rsidR="00510448" w:rsidRPr="00F226F2">
        <w:t>Is this correct?</w:t>
      </w:r>
    </w:p>
  </w:comment>
  <w:comment w:id="704" w:author="Julian Smith" w:date="2024-07-26T10:02:00Z" w:initials="JS">
    <w:p w14:paraId="031A3FEA" w14:textId="7683752E" w:rsidR="005A75BC" w:rsidRPr="00F226F2" w:rsidRDefault="005A75BC" w:rsidP="005A75BC">
      <w:pPr>
        <w:pStyle w:val="CommentText"/>
        <w:jc w:val="left"/>
      </w:pPr>
      <w:r w:rsidRPr="00F226F2">
        <w:rPr>
          <w:rStyle w:val="CommentReference"/>
        </w:rPr>
        <w:annotationRef/>
      </w:r>
      <w:r w:rsidRPr="00F226F2">
        <w:t>Yes: part-numbers are typically how the system are synchronized.</w:t>
      </w:r>
    </w:p>
  </w:comment>
  <w:comment w:id="705" w:author="Yves Houtevels" w:date="2024-07-30T09:54:00Z" w:initials="YH">
    <w:p w14:paraId="39A041DA" w14:textId="77777777" w:rsidR="00C03733" w:rsidRPr="00F226F2" w:rsidRDefault="00C42CBC" w:rsidP="00C03733">
      <w:pPr>
        <w:pStyle w:val="CommentText"/>
      </w:pPr>
      <w:r w:rsidRPr="00F226F2">
        <w:rPr>
          <w:rStyle w:val="CommentReference"/>
        </w:rPr>
        <w:annotationRef/>
      </w:r>
    </w:p>
  </w:comment>
  <w:comment w:id="708" w:author="Yves Houtevels" w:date="2024-07-02T15:45:00Z" w:initials="YH">
    <w:p w14:paraId="03622971" w14:textId="0052C885" w:rsidR="00F46EDC" w:rsidRPr="00F226F2" w:rsidRDefault="00F46EDC" w:rsidP="00F46EDC">
      <w:pPr>
        <w:pStyle w:val="CommentText"/>
        <w:jc w:val="left"/>
      </w:pPr>
      <w:r w:rsidRPr="00F226F2">
        <w:rPr>
          <w:rStyle w:val="CommentReference"/>
        </w:rPr>
        <w:annotationRef/>
      </w:r>
      <w:r w:rsidRPr="00F226F2">
        <w:t>Suggest a information model to make the link between commercial and technical product</w:t>
      </w:r>
    </w:p>
  </w:comment>
  <w:comment w:id="788" w:author="Yves Houtevels" w:date="2024-06-24T08:55:00Z" w:initials="YH">
    <w:p w14:paraId="0B99CB18" w14:textId="77777777" w:rsidR="000452C7" w:rsidRPr="00F226F2" w:rsidRDefault="000452C7" w:rsidP="000452C7">
      <w:pPr>
        <w:pStyle w:val="CommentText"/>
        <w:jc w:val="left"/>
      </w:pPr>
      <w:r w:rsidRPr="00F226F2">
        <w:rPr>
          <w:rStyle w:val="CommentReference"/>
        </w:rPr>
        <w:annotationRef/>
      </w:r>
      <w:r w:rsidRPr="00F226F2">
        <w:t>FNO must be the master of technical product catalog and licensing details If any other needs this, FNO is the source.</w:t>
      </w:r>
    </w:p>
  </w:comment>
  <w:comment w:id="789" w:author="Julian Smith" w:date="2024-07-26T10:02:00Z" w:initials="JS">
    <w:p w14:paraId="6980DCCC" w14:textId="77777777" w:rsidR="00CF70A6" w:rsidRPr="00F226F2" w:rsidRDefault="00CF70A6" w:rsidP="00CF70A6">
      <w:pPr>
        <w:pStyle w:val="CommentText"/>
        <w:jc w:val="left"/>
      </w:pPr>
      <w:r w:rsidRPr="00F226F2">
        <w:rPr>
          <w:rStyle w:val="CommentReference"/>
        </w:rPr>
        <w:annotationRef/>
      </w:r>
      <w:r w:rsidRPr="00F226F2">
        <w:t>Correct</w:t>
      </w:r>
    </w:p>
  </w:comment>
  <w:comment w:id="798" w:author="Yves Houtevels" w:date="2024-06-24T08:57:00Z" w:initials="YH">
    <w:p w14:paraId="2610FBE9" w14:textId="277CE80E" w:rsidR="000452C7" w:rsidRPr="00F226F2" w:rsidRDefault="000452C7" w:rsidP="000452C7">
      <w:pPr>
        <w:pStyle w:val="CommentText"/>
        <w:jc w:val="left"/>
      </w:pPr>
      <w:r w:rsidRPr="00F226F2">
        <w:rPr>
          <w:rStyle w:val="CommentReference"/>
        </w:rPr>
        <w:annotationRef/>
      </w:r>
      <w:r w:rsidRPr="00F226F2">
        <w:t>I don’t want eny licensing functionality in the integration layer. I think we must avoid that.</w:t>
      </w:r>
    </w:p>
  </w:comment>
  <w:comment w:id="799" w:author="Julian Smith" w:date="2024-06-24T13:45:00Z" w:initials="JS">
    <w:p w14:paraId="749CE937" w14:textId="77777777" w:rsidR="000452C7" w:rsidRPr="00F226F2" w:rsidRDefault="000452C7" w:rsidP="000452C7">
      <w:pPr>
        <w:pStyle w:val="CommentText"/>
        <w:jc w:val="left"/>
      </w:pPr>
      <w:r w:rsidRPr="00F226F2">
        <w:rPr>
          <w:rStyle w:val="CommentReference"/>
        </w:rPr>
        <w:annotationRef/>
      </w:r>
      <w:r w:rsidRPr="00F226F2">
        <w:t>For R2 absolutely: R1 requires Boomi to generate key files though.</w:t>
      </w:r>
    </w:p>
  </w:comment>
  <w:comment w:id="807" w:author="Yves Houtevels" w:date="2024-06-20T09:49:00Z" w:initials="YH">
    <w:p w14:paraId="3D79007C" w14:textId="5520A78F" w:rsidR="00884FFF" w:rsidRPr="00F226F2" w:rsidRDefault="00884FFF" w:rsidP="00884FFF">
      <w:pPr>
        <w:pStyle w:val="CommentText"/>
        <w:jc w:val="left"/>
      </w:pPr>
      <w:r w:rsidRPr="00F226F2">
        <w:rPr>
          <w:rStyle w:val="CommentReference"/>
        </w:rPr>
        <w:annotationRef/>
      </w:r>
      <w:r w:rsidRPr="00F226F2">
        <w:t>Are the BP documented?</w:t>
      </w:r>
    </w:p>
  </w:comment>
  <w:comment w:id="808" w:author="Julian Smith" w:date="2024-06-24T13:36:00Z" w:initials="JS">
    <w:p w14:paraId="681A1668" w14:textId="77777777" w:rsidR="00D8614F" w:rsidRPr="00F226F2" w:rsidRDefault="00D8614F" w:rsidP="00D8614F">
      <w:pPr>
        <w:pStyle w:val="CommentText"/>
        <w:jc w:val="left"/>
      </w:pPr>
      <w:r w:rsidRPr="00F226F2">
        <w:rPr>
          <w:rStyle w:val="CommentReference"/>
        </w:rPr>
        <w:annotationRef/>
      </w:r>
      <w:r w:rsidRPr="00F226F2">
        <w:t>Not explicitly or in one place - much of the Revener user documentation covers varios topic.</w:t>
      </w:r>
    </w:p>
  </w:comment>
  <w:comment w:id="811" w:author="Yves Houtevels" w:date="2024-06-24T08:49:00Z" w:initials="YH">
    <w:p w14:paraId="2ABA9A49" w14:textId="73F400C5" w:rsidR="00186291" w:rsidRPr="00F226F2" w:rsidRDefault="00186291" w:rsidP="00186291">
      <w:pPr>
        <w:pStyle w:val="CommentText"/>
        <w:jc w:val="left"/>
      </w:pPr>
      <w:r w:rsidRPr="00F226F2">
        <w:rPr>
          <w:rStyle w:val="CommentReference"/>
        </w:rPr>
        <w:annotationRef/>
      </w:r>
      <w:r w:rsidRPr="00F226F2">
        <w:t>What do you mean by this?</w:t>
      </w:r>
    </w:p>
  </w:comment>
  <w:comment w:id="812" w:author="Yves Houtevels" w:date="2024-06-20T09:43:00Z" w:initials="YH">
    <w:p w14:paraId="5EC535FF" w14:textId="77777777" w:rsidR="00FB5540" w:rsidRPr="00F226F2" w:rsidRDefault="00FA45F6" w:rsidP="00FB5540">
      <w:pPr>
        <w:pStyle w:val="CommentText"/>
        <w:jc w:val="left"/>
      </w:pPr>
      <w:r w:rsidRPr="00F226F2">
        <w:rPr>
          <w:rStyle w:val="CommentReference"/>
        </w:rPr>
        <w:annotationRef/>
      </w:r>
      <w:r w:rsidR="00FB5540" w:rsidRPr="00F226F2">
        <w:t>Can you give a defintion of early binding? Glossary?</w:t>
      </w:r>
    </w:p>
  </w:comment>
  <w:comment w:id="813" w:author="Julian Smith" w:date="2024-06-24T13:36:00Z" w:initials="JS">
    <w:p w14:paraId="465855E6" w14:textId="77777777" w:rsidR="00D8614F" w:rsidRPr="00F226F2" w:rsidRDefault="00D8614F" w:rsidP="00D8614F">
      <w:pPr>
        <w:pStyle w:val="CommentText"/>
        <w:jc w:val="left"/>
      </w:pPr>
      <w:r w:rsidRPr="00F226F2">
        <w:rPr>
          <w:rStyle w:val="CommentReference"/>
        </w:rPr>
        <w:annotationRef/>
      </w:r>
      <w:r w:rsidRPr="00F226F2">
        <w:t>In the glossary</w:t>
      </w:r>
    </w:p>
  </w:comment>
  <w:comment w:id="820" w:author="Yves Houtevels" w:date="2024-06-24T08:51:00Z" w:initials="YH">
    <w:p w14:paraId="58D758FC" w14:textId="77777777" w:rsidR="00B703F1" w:rsidRPr="00F226F2" w:rsidRDefault="006F2B49" w:rsidP="00B703F1">
      <w:pPr>
        <w:pStyle w:val="CommentText"/>
        <w:jc w:val="left"/>
      </w:pPr>
      <w:r w:rsidRPr="00F226F2">
        <w:rPr>
          <w:rStyle w:val="CommentReference"/>
        </w:rPr>
        <w:annotationRef/>
      </w:r>
      <w:r w:rsidR="00B703F1" w:rsidRPr="00F226F2">
        <w:t>Are these recommend product and suite packages strategies documented? Reworked in text</w:t>
      </w:r>
    </w:p>
  </w:comment>
  <w:comment w:id="821" w:author="Yves Houtevels" w:date="2024-06-27T12:16:00Z" w:initials="YH">
    <w:p w14:paraId="50699320" w14:textId="77777777" w:rsidR="00EE13BC" w:rsidRPr="00F226F2" w:rsidRDefault="00EE13BC" w:rsidP="00EE13BC">
      <w:pPr>
        <w:pStyle w:val="CommentText"/>
        <w:jc w:val="left"/>
      </w:pPr>
      <w:r w:rsidRPr="00F226F2">
        <w:rPr>
          <w:rStyle w:val="CommentReference"/>
        </w:rPr>
        <w:annotationRef/>
      </w:r>
      <w:r w:rsidRPr="00F226F2">
        <w:t>@Jools : look fot it</w:t>
      </w:r>
    </w:p>
  </w:comment>
  <w:comment w:id="822" w:author="Yves Houtevels" w:date="2024-08-01T11:20:00Z" w:initials="YH">
    <w:p w14:paraId="7F23D8A7" w14:textId="77777777" w:rsidR="005F732E" w:rsidRPr="00F226F2" w:rsidRDefault="005F732E" w:rsidP="005F732E">
      <w:pPr>
        <w:pStyle w:val="CommentText"/>
        <w:jc w:val="left"/>
      </w:pPr>
      <w:r w:rsidRPr="00F226F2">
        <w:rPr>
          <w:rStyle w:val="CommentReference"/>
        </w:rPr>
        <w:annotationRef/>
      </w:r>
      <w:r w:rsidRPr="00F226F2">
        <w:t>Not available</w:t>
      </w:r>
    </w:p>
  </w:comment>
  <w:comment w:id="848" w:author="Yves Houtevels" w:date="2024-06-20T10:00:00Z" w:initials="YH">
    <w:p w14:paraId="06C2C265" w14:textId="39EE6306" w:rsidR="00796D1A" w:rsidRPr="00F226F2" w:rsidRDefault="007033FC" w:rsidP="00796D1A">
      <w:pPr>
        <w:pStyle w:val="CommentText"/>
        <w:jc w:val="left"/>
      </w:pPr>
      <w:r w:rsidRPr="00F226F2">
        <w:rPr>
          <w:rStyle w:val="CommentReference"/>
        </w:rPr>
        <w:annotationRef/>
      </w:r>
      <w:r w:rsidR="00796D1A" w:rsidRPr="00F226F2">
        <w:t>This sound a bit strange, no changes to existing systems. Why?</w:t>
      </w:r>
    </w:p>
  </w:comment>
  <w:comment w:id="849" w:author="Julian Smith" w:date="2024-06-24T13:39:00Z" w:initials="JS">
    <w:p w14:paraId="3DD60BD1" w14:textId="77777777" w:rsidR="00FB1599" w:rsidRPr="00F226F2" w:rsidRDefault="00FB1599" w:rsidP="00FB1599">
      <w:pPr>
        <w:pStyle w:val="CommentText"/>
        <w:jc w:val="left"/>
      </w:pPr>
      <w:r w:rsidRPr="00F226F2">
        <w:rPr>
          <w:rStyle w:val="CommentReference"/>
        </w:rPr>
        <w:annotationRef/>
      </w:r>
      <w:r w:rsidRPr="00F226F2">
        <w:t>It means that anything put in place for R1 does not have to change to support R2.</w:t>
      </w:r>
    </w:p>
  </w:comment>
  <w:comment w:id="852" w:author="Yves Houtevels" w:date="2024-06-24T08:55:00Z" w:initials="YH">
    <w:p w14:paraId="2F6E7349" w14:textId="53396AD9" w:rsidR="007A6A7E" w:rsidRPr="00F226F2" w:rsidRDefault="007A6A7E" w:rsidP="007A6A7E">
      <w:pPr>
        <w:pStyle w:val="CommentText"/>
        <w:jc w:val="left"/>
      </w:pPr>
      <w:r w:rsidRPr="00F226F2">
        <w:rPr>
          <w:rStyle w:val="CommentReference"/>
        </w:rPr>
        <w:annotationRef/>
      </w:r>
      <w:r w:rsidRPr="00F226F2">
        <w:t>FNO must be the master of technical product catalog and licensing details If any other needs this, FNO is the source.</w:t>
      </w:r>
    </w:p>
  </w:comment>
  <w:comment w:id="855" w:author="Yves Houtevels" w:date="2024-06-24T08:57:00Z" w:initials="YH">
    <w:p w14:paraId="11D6C829" w14:textId="77777777" w:rsidR="00F5427E" w:rsidRPr="00F226F2" w:rsidRDefault="00F5427E" w:rsidP="00F5427E">
      <w:pPr>
        <w:pStyle w:val="CommentText"/>
        <w:jc w:val="left"/>
      </w:pPr>
      <w:r w:rsidRPr="00F226F2">
        <w:rPr>
          <w:rStyle w:val="CommentReference"/>
        </w:rPr>
        <w:annotationRef/>
      </w:r>
      <w:r w:rsidRPr="00F226F2">
        <w:t>I don’t want eny licensing functionality in the integration layer. I think we must avoid that.</w:t>
      </w:r>
    </w:p>
  </w:comment>
  <w:comment w:id="856" w:author="Julian Smith" w:date="2024-06-24T13:45:00Z" w:initials="JS">
    <w:p w14:paraId="5BA0A4C7" w14:textId="77777777" w:rsidR="00F33F27" w:rsidRPr="00F226F2" w:rsidRDefault="00F33F27" w:rsidP="00F33F27">
      <w:pPr>
        <w:pStyle w:val="CommentText"/>
        <w:jc w:val="left"/>
      </w:pPr>
      <w:r w:rsidRPr="00F226F2">
        <w:rPr>
          <w:rStyle w:val="CommentReference"/>
        </w:rPr>
        <w:annotationRef/>
      </w:r>
      <w:r w:rsidRPr="00F226F2">
        <w:t>For R2 absolutely: R1 requires Boomi to generate key files though.</w:t>
      </w:r>
    </w:p>
  </w:comment>
  <w:comment w:id="857" w:author="Yves Houtevels" w:date="2024-06-20T10:23:00Z" w:initials="YH">
    <w:p w14:paraId="6C36D12E" w14:textId="02157A65" w:rsidR="00F17760" w:rsidRPr="00F226F2" w:rsidRDefault="00F17760" w:rsidP="00F17760">
      <w:pPr>
        <w:pStyle w:val="CommentText"/>
        <w:jc w:val="left"/>
      </w:pPr>
      <w:r w:rsidRPr="00F226F2">
        <w:rPr>
          <w:rStyle w:val="CommentReference"/>
        </w:rPr>
        <w:annotationRef/>
      </w:r>
      <w:r w:rsidRPr="00F226F2">
        <w:t>What is customization in FNO?</w:t>
      </w:r>
    </w:p>
  </w:comment>
  <w:comment w:id="858" w:author="Julian Smith" w:date="2024-06-24T13:45:00Z" w:initials="JS">
    <w:p w14:paraId="65DA83A7" w14:textId="77777777" w:rsidR="002174D8" w:rsidRPr="00F226F2" w:rsidRDefault="002174D8" w:rsidP="002174D8">
      <w:pPr>
        <w:pStyle w:val="CommentText"/>
        <w:jc w:val="left"/>
      </w:pPr>
      <w:r w:rsidRPr="00F226F2">
        <w:rPr>
          <w:rStyle w:val="CommentReference"/>
        </w:rPr>
        <w:annotationRef/>
      </w:r>
      <w:r w:rsidRPr="00F226F2">
        <w:t>The bullet points illustrate these.</w:t>
      </w:r>
    </w:p>
  </w:comment>
  <w:comment w:id="862" w:author="Yves Houtevels" w:date="2024-06-24T08:59:00Z" w:initials="YH">
    <w:p w14:paraId="416690F4" w14:textId="00C05056" w:rsidR="00305CE0" w:rsidRPr="00F226F2" w:rsidRDefault="00305CE0" w:rsidP="00305CE0">
      <w:pPr>
        <w:pStyle w:val="CommentText"/>
        <w:jc w:val="left"/>
      </w:pPr>
      <w:r w:rsidRPr="00F226F2">
        <w:rPr>
          <w:rStyle w:val="CommentReference"/>
        </w:rPr>
        <w:annotationRef/>
      </w:r>
      <w:r w:rsidRPr="00F226F2">
        <w:t>Why to avoid?</w:t>
      </w:r>
    </w:p>
  </w:comment>
  <w:comment w:id="863" w:author="Julian Smith" w:date="2024-06-24T13:46:00Z" w:initials="JS">
    <w:p w14:paraId="0D50F195" w14:textId="77777777" w:rsidR="0075529D" w:rsidRPr="00F226F2" w:rsidRDefault="0075529D" w:rsidP="0075529D">
      <w:pPr>
        <w:pStyle w:val="CommentText"/>
        <w:jc w:val="left"/>
      </w:pPr>
      <w:r w:rsidRPr="00F226F2">
        <w:rPr>
          <w:rStyle w:val="CommentReference"/>
        </w:rPr>
        <w:annotationRef/>
      </w:r>
      <w:r w:rsidRPr="00F226F2">
        <w:t>Customizations may in the end be required but best practice is to avid these if possible</w:t>
      </w:r>
    </w:p>
  </w:comment>
  <w:comment w:id="864" w:author="Yves Houtevels" w:date="2024-07-31T09:12:00Z" w:initials="YH">
    <w:p w14:paraId="1BBB4D56" w14:textId="77777777" w:rsidR="00487205" w:rsidRPr="00F226F2" w:rsidRDefault="00487205" w:rsidP="00487205">
      <w:pPr>
        <w:pStyle w:val="CommentText"/>
        <w:jc w:val="left"/>
      </w:pPr>
      <w:r w:rsidRPr="00F226F2">
        <w:rPr>
          <w:rStyle w:val="CommentReference"/>
        </w:rPr>
        <w:annotationRef/>
      </w:r>
      <w:r w:rsidRPr="00F226F2">
        <w:t>What problems can occur with customization in FNO ? Manual worl when upgrading  FNO,...?</w:t>
      </w:r>
    </w:p>
  </w:comment>
  <w:comment w:id="866" w:author="Yves Houtevels" w:date="2024-07-31T09:14:00Z" w:initials="YH">
    <w:p w14:paraId="47183F93" w14:textId="77777777" w:rsidR="00E37AF8" w:rsidRPr="00F226F2" w:rsidRDefault="00E37AF8" w:rsidP="00E37AF8">
      <w:pPr>
        <w:pStyle w:val="CommentText"/>
        <w:jc w:val="left"/>
      </w:pPr>
      <w:r w:rsidRPr="00F226F2">
        <w:rPr>
          <w:rStyle w:val="CommentReference"/>
        </w:rPr>
        <w:annotationRef/>
      </w:r>
      <w:r w:rsidRPr="00F226F2">
        <w:t>Why, what can be the problems when configuring?</w:t>
      </w:r>
    </w:p>
  </w:comment>
  <w:comment w:id="868" w:author="Yves Houtevels" w:date="2024-06-20T10:26:00Z" w:initials="YH">
    <w:p w14:paraId="6E81CE1F" w14:textId="39147111" w:rsidR="006A29C0" w:rsidRPr="00F226F2" w:rsidRDefault="00420C06" w:rsidP="006A29C0">
      <w:pPr>
        <w:pStyle w:val="CommentText"/>
        <w:jc w:val="left"/>
      </w:pPr>
      <w:r w:rsidRPr="00F226F2">
        <w:rPr>
          <w:rStyle w:val="CommentReference"/>
        </w:rPr>
        <w:annotationRef/>
      </w:r>
      <w:r w:rsidR="006A29C0" w:rsidRPr="00F226F2">
        <w:t>When is the product structure too complex?  When are there too much features in a product? Arde there tresholds defined?</w:t>
      </w:r>
    </w:p>
  </w:comment>
  <w:comment w:id="869" w:author="Julian Smith" w:date="2024-06-24T13:48:00Z" w:initials="JS">
    <w:p w14:paraId="79D9AD6F" w14:textId="77777777" w:rsidR="00BB18D9" w:rsidRPr="00F226F2" w:rsidRDefault="00BB18D9" w:rsidP="00BB18D9">
      <w:pPr>
        <w:pStyle w:val="CommentText"/>
        <w:jc w:val="left"/>
      </w:pPr>
      <w:r w:rsidRPr="00F226F2">
        <w:rPr>
          <w:rStyle w:val="CommentReference"/>
        </w:rPr>
        <w:annotationRef/>
      </w:r>
      <w:r w:rsidRPr="00F226F2">
        <w:t>No. But the product and suite structure for R1 is complicated by the need to support parallel product and reference module versions and release cadences.</w:t>
      </w:r>
    </w:p>
  </w:comment>
  <w:comment w:id="875" w:author="Yves Houtevels" w:date="2024-06-24T09:04:00Z" w:initials="YH">
    <w:p w14:paraId="7DEB763E" w14:textId="534F7E6B" w:rsidR="002C25C7" w:rsidRPr="00F226F2" w:rsidRDefault="002C25C7" w:rsidP="002C25C7">
      <w:pPr>
        <w:pStyle w:val="CommentText"/>
        <w:jc w:val="left"/>
      </w:pPr>
      <w:r w:rsidRPr="00F226F2">
        <w:rPr>
          <w:rStyle w:val="CommentReference"/>
        </w:rPr>
        <w:annotationRef/>
      </w:r>
      <w:r w:rsidRPr="00F226F2">
        <w:t>Why?</w:t>
      </w:r>
    </w:p>
  </w:comment>
  <w:comment w:id="876" w:author="Julian Smith" w:date="2024-06-24T13:50:00Z" w:initials="JS">
    <w:p w14:paraId="41A9840F" w14:textId="77777777" w:rsidR="00CD044A" w:rsidRPr="00F226F2" w:rsidRDefault="00CD044A" w:rsidP="00CD044A">
      <w:pPr>
        <w:pStyle w:val="CommentText"/>
        <w:jc w:val="left"/>
      </w:pPr>
      <w:r w:rsidRPr="00F226F2">
        <w:rPr>
          <w:rStyle w:val="CommentReference"/>
        </w:rPr>
        <w:annotationRef/>
      </w:r>
      <w:r w:rsidRPr="00F226F2">
        <w:t>Sharing features between products is not best practice: it introduces dependencies and potentially unforeseen monetization issues.</w:t>
      </w:r>
    </w:p>
  </w:comment>
  <w:comment w:id="1175" w:author="Yves Houtevels" w:date="2024-07-31T09:35:00Z" w:initials="YH">
    <w:p w14:paraId="5607067D" w14:textId="77777777" w:rsidR="00CC3987" w:rsidRPr="00F226F2" w:rsidRDefault="00CC3987" w:rsidP="00CC3987">
      <w:pPr>
        <w:pStyle w:val="CommentText"/>
        <w:jc w:val="left"/>
      </w:pPr>
      <w:r w:rsidRPr="00F226F2">
        <w:rPr>
          <w:rStyle w:val="CommentReference"/>
        </w:rPr>
        <w:annotationRef/>
      </w:r>
      <w:r w:rsidRPr="00F226F2">
        <w:t>Is this still open?</w:t>
      </w:r>
    </w:p>
  </w:comment>
  <w:comment w:id="1176" w:author="Yves Houtevels" w:date="2024-08-01T11:28:00Z" w:initials="YH">
    <w:p w14:paraId="62E2F319" w14:textId="77777777" w:rsidR="006E39AD" w:rsidRPr="00F226F2" w:rsidRDefault="00675DA6" w:rsidP="006E39AD">
      <w:pPr>
        <w:pStyle w:val="CommentText"/>
        <w:jc w:val="left"/>
      </w:pPr>
      <w:r w:rsidRPr="00F226F2">
        <w:rPr>
          <w:rStyle w:val="CommentReference"/>
        </w:rPr>
        <w:annotationRef/>
      </w:r>
      <w:r w:rsidR="006E39AD" w:rsidRPr="00F226F2">
        <w:t>Yes, for FF. Info from SFNO to other systems. Is a gap</w:t>
      </w:r>
    </w:p>
  </w:comment>
  <w:comment w:id="1190" w:author="Yves Houtevels" w:date="2024-06-24T09:13:00Z" w:initials="YH">
    <w:p w14:paraId="419D80B8" w14:textId="5E6BBAC7" w:rsidR="008A0BEF" w:rsidRPr="00F226F2" w:rsidRDefault="008A0BEF" w:rsidP="008A0BEF">
      <w:pPr>
        <w:pStyle w:val="CommentText"/>
        <w:jc w:val="left"/>
      </w:pPr>
      <w:r w:rsidRPr="00F226F2">
        <w:rPr>
          <w:rStyle w:val="CommentReference"/>
        </w:rPr>
        <w:annotationRef/>
      </w:r>
      <w:r w:rsidRPr="00F226F2">
        <w:t>Sync with SFO needed?</w:t>
      </w:r>
    </w:p>
  </w:comment>
  <w:comment w:id="1191" w:author="Julian Smith" w:date="2024-06-24T13:52:00Z" w:initials="JS">
    <w:p w14:paraId="7DAFADF8" w14:textId="77777777" w:rsidR="00F61BFD" w:rsidRPr="00F226F2" w:rsidRDefault="00AC5F1C" w:rsidP="00F61BFD">
      <w:pPr>
        <w:pStyle w:val="CommentText"/>
        <w:jc w:val="left"/>
      </w:pPr>
      <w:r w:rsidRPr="00F226F2">
        <w:rPr>
          <w:rStyle w:val="CommentReference"/>
        </w:rPr>
        <w:annotationRef/>
      </w:r>
      <w:r w:rsidR="00F61BFD" w:rsidRPr="00F226F2">
        <w:t>Updating license rights on a remote device always requires synchronization with the license source – FNO.</w:t>
      </w:r>
    </w:p>
  </w:comment>
  <w:comment w:id="1194" w:author="Yves Houtevels" w:date="2024-07-31T09:40:00Z" w:initials="YH">
    <w:p w14:paraId="588A5CF7" w14:textId="77777777" w:rsidR="0085364F" w:rsidRPr="00F226F2" w:rsidRDefault="0085364F" w:rsidP="0085364F">
      <w:pPr>
        <w:pStyle w:val="CommentText"/>
        <w:jc w:val="left"/>
      </w:pPr>
      <w:r w:rsidRPr="00F226F2">
        <w:rPr>
          <w:rStyle w:val="CommentReference"/>
        </w:rPr>
        <w:annotationRef/>
      </w:r>
      <w:r w:rsidRPr="00F226F2">
        <w:t>Can you explain this?</w:t>
      </w:r>
    </w:p>
  </w:comment>
  <w:comment w:id="1195" w:author="Yves Houtevels" w:date="2024-06-27T10:14:00Z" w:initials="YH">
    <w:p w14:paraId="68B62829" w14:textId="7D85BA6F" w:rsidR="00E36F2D" w:rsidRPr="00F226F2" w:rsidRDefault="00E36F2D" w:rsidP="00E36F2D">
      <w:pPr>
        <w:pStyle w:val="CommentText"/>
        <w:jc w:val="left"/>
      </w:pPr>
      <w:r w:rsidRPr="00F226F2">
        <w:rPr>
          <w:rStyle w:val="CommentReference"/>
        </w:rPr>
        <w:annotationRef/>
      </w:r>
      <w:r w:rsidRPr="00F226F2">
        <w:t>The version mgt differs between R1 and FF (named version vs date-based)?</w:t>
      </w:r>
    </w:p>
  </w:comment>
  <w:comment w:id="1196" w:author="Julian Smith" w:date="2024-07-26T10:08:00Z" w:initials="JS">
    <w:p w14:paraId="0E62BE76" w14:textId="77777777" w:rsidR="00DF13C3" w:rsidRPr="00F226F2" w:rsidRDefault="00DF13C3" w:rsidP="00DF13C3">
      <w:pPr>
        <w:pStyle w:val="CommentText"/>
        <w:jc w:val="left"/>
      </w:pPr>
      <w:r w:rsidRPr="00F226F2">
        <w:rPr>
          <w:rStyle w:val="CommentReference"/>
        </w:rPr>
        <w:annotationRef/>
      </w:r>
      <w:r w:rsidRPr="00F226F2">
        <w:t>Correct: using date-based licensing was a key design choice to avoid all the problems with reference module realise dates.</w:t>
      </w:r>
    </w:p>
  </w:comment>
  <w:comment w:id="1197" w:author="Yves Houtevels" w:date="2024-06-24T09:20:00Z" w:initials="YH">
    <w:p w14:paraId="3FC961D4" w14:textId="5DC9BF2A" w:rsidR="00063F9A" w:rsidRPr="00F226F2" w:rsidRDefault="004F6234" w:rsidP="00063F9A">
      <w:pPr>
        <w:pStyle w:val="CommentText"/>
        <w:jc w:val="left"/>
      </w:pPr>
      <w:r w:rsidRPr="00F226F2">
        <w:rPr>
          <w:rStyle w:val="CommentReference"/>
        </w:rPr>
        <w:annotationRef/>
      </w:r>
      <w:r w:rsidR="00063F9A" w:rsidRPr="00F226F2">
        <w:t>I think it avoid version mgt of product anf reference modules. There will be new deployments. Will be modifications on products.</w:t>
      </w:r>
    </w:p>
  </w:comment>
  <w:comment w:id="1198" w:author="Julian Smith" w:date="2024-07-26T10:10:00Z" w:initials="JS">
    <w:p w14:paraId="65B56F85" w14:textId="77777777" w:rsidR="000A161C" w:rsidRPr="00F226F2" w:rsidRDefault="000A161C" w:rsidP="000A161C">
      <w:pPr>
        <w:pStyle w:val="CommentText"/>
        <w:jc w:val="left"/>
      </w:pPr>
      <w:r w:rsidRPr="00F226F2">
        <w:rPr>
          <w:rStyle w:val="CommentReference"/>
        </w:rPr>
        <w:annotationRef/>
      </w:r>
      <w:r w:rsidRPr="00F226F2">
        <w:t>No change in the release strategy for reference modules is required. What will change is the internal version of all products which will now be the nomina l release date of the binary. The customer may see v28 say but internally the version might be 2024.10 for instance.</w:t>
      </w:r>
    </w:p>
  </w:comment>
  <w:comment w:id="1199" w:author="Yves Houtevels" w:date="2024-06-24T09:21:00Z" w:initials="YH">
    <w:p w14:paraId="6D25B849" w14:textId="5A5B2338" w:rsidR="00182D24" w:rsidRPr="00F226F2" w:rsidRDefault="00182D24" w:rsidP="00182D24">
      <w:pPr>
        <w:pStyle w:val="CommentText"/>
        <w:jc w:val="left"/>
      </w:pPr>
      <w:r w:rsidRPr="00F226F2">
        <w:rPr>
          <w:rStyle w:val="CommentReference"/>
        </w:rPr>
        <w:annotationRef/>
      </w:r>
      <w:r w:rsidRPr="00F226F2">
        <w:t>Is this not decided yet which date to use?</w:t>
      </w:r>
    </w:p>
  </w:comment>
  <w:comment w:id="1200" w:author="Julian Smith" w:date="2024-06-24T13:53:00Z" w:initials="JS">
    <w:p w14:paraId="162BF53F" w14:textId="77777777" w:rsidR="00DA51F6" w:rsidRPr="00F226F2" w:rsidRDefault="00DA51F6" w:rsidP="00DA51F6">
      <w:pPr>
        <w:pStyle w:val="CommentText"/>
        <w:jc w:val="left"/>
      </w:pPr>
      <w:r w:rsidRPr="00F226F2">
        <w:rPr>
          <w:rStyle w:val="CommentReference"/>
        </w:rPr>
        <w:annotationRef/>
      </w:r>
      <w:r w:rsidRPr="00F226F2">
        <w:t>Not decided yet formally.</w:t>
      </w:r>
    </w:p>
  </w:comment>
  <w:comment w:id="1211" w:author="Yves Houtevels" w:date="2024-06-24T09:22:00Z" w:initials="YH">
    <w:p w14:paraId="4AF92185" w14:textId="77777777" w:rsidR="00FC4871" w:rsidRPr="00F226F2" w:rsidRDefault="00F65E38" w:rsidP="00FC4871">
      <w:pPr>
        <w:pStyle w:val="CommentText"/>
        <w:jc w:val="left"/>
      </w:pPr>
      <w:r w:rsidRPr="00F226F2">
        <w:rPr>
          <w:rStyle w:val="CommentReference"/>
        </w:rPr>
        <w:annotationRef/>
      </w:r>
      <w:r w:rsidR="00FC4871" w:rsidRPr="00F226F2">
        <w:t>Can you give an example? Naming convention?</w:t>
      </w:r>
    </w:p>
  </w:comment>
  <w:comment w:id="1427" w:author="Yves Houtevels" w:date="2024-06-24T09:28:00Z" w:initials="YH">
    <w:p w14:paraId="59A99C0E" w14:textId="70FA4435" w:rsidR="0015344E" w:rsidRPr="00F226F2" w:rsidRDefault="0015344E" w:rsidP="0015344E">
      <w:pPr>
        <w:pStyle w:val="CommentText"/>
        <w:jc w:val="left"/>
      </w:pPr>
      <w:r w:rsidRPr="00F226F2">
        <w:rPr>
          <w:rStyle w:val="CommentReference"/>
        </w:rPr>
        <w:annotationRef/>
      </w:r>
      <w:r w:rsidRPr="00F226F2">
        <w:t>I prefer the name ‘User -portal’ which is also used in the text below.</w:t>
      </w:r>
    </w:p>
  </w:comment>
  <w:comment w:id="1438" w:author="Yves Houtevels" w:date="2024-06-24T09:30:00Z" w:initials="YH">
    <w:p w14:paraId="216DB773" w14:textId="77777777" w:rsidR="003D361C" w:rsidRPr="00F226F2" w:rsidRDefault="003D361C" w:rsidP="003D361C">
      <w:pPr>
        <w:pStyle w:val="CommentText"/>
        <w:jc w:val="left"/>
      </w:pPr>
      <w:r w:rsidRPr="00F226F2">
        <w:rPr>
          <w:rStyle w:val="CommentReference"/>
        </w:rPr>
        <w:annotationRef/>
      </w:r>
      <w:r w:rsidRPr="00F226F2">
        <w:t>Why not, becuase they are not linked to an actID or Ent id?</w:t>
      </w:r>
    </w:p>
  </w:comment>
  <w:comment w:id="1439" w:author="Yves Houtevels" w:date="2024-07-02T16:34:00Z" w:initials="YH">
    <w:p w14:paraId="307BC7E7" w14:textId="77777777" w:rsidR="006B7559" w:rsidRPr="00F226F2" w:rsidRDefault="006B7559" w:rsidP="006B7559">
      <w:pPr>
        <w:pStyle w:val="CommentText"/>
        <w:jc w:val="left"/>
      </w:pPr>
      <w:r w:rsidRPr="00F226F2">
        <w:rPr>
          <w:rStyle w:val="CommentReference"/>
        </w:rPr>
        <w:annotationRef/>
      </w:r>
      <w:r w:rsidRPr="00F226F2">
        <w:t>changed</w:t>
      </w:r>
    </w:p>
  </w:comment>
  <w:comment w:id="1447" w:author="Yves Houtevels" w:date="2024-06-24T09:35:00Z" w:initials="YH">
    <w:p w14:paraId="29B7D245" w14:textId="7443EC8C" w:rsidR="0043299D" w:rsidRPr="00F226F2" w:rsidRDefault="0019223D" w:rsidP="0043299D">
      <w:pPr>
        <w:pStyle w:val="CommentText"/>
        <w:jc w:val="left"/>
      </w:pPr>
      <w:r w:rsidRPr="00F226F2">
        <w:rPr>
          <w:rStyle w:val="CommentReference"/>
        </w:rPr>
        <w:annotationRef/>
      </w:r>
      <w:r w:rsidR="0043299D" w:rsidRPr="00F226F2">
        <w:t>Can you explain the relation/structure  between comercial products and technical products? Use of partnumber</w:t>
      </w:r>
    </w:p>
  </w:comment>
  <w:comment w:id="1448" w:author="Julian Smith" w:date="2024-07-26T11:04:00Z" w:initials="JS">
    <w:p w14:paraId="6C87F5F9" w14:textId="77777777" w:rsidR="00423ABE" w:rsidRPr="00F226F2" w:rsidRDefault="00423ABE" w:rsidP="00423ABE">
      <w:pPr>
        <w:pStyle w:val="CommentText"/>
        <w:jc w:val="left"/>
      </w:pPr>
      <w:r w:rsidRPr="00F226F2">
        <w:rPr>
          <w:rStyle w:val="CommentReference"/>
        </w:rPr>
        <w:annotationRef/>
      </w:r>
      <w:r w:rsidRPr="00F226F2">
        <w:t>See the glossary abpve</w:t>
      </w:r>
    </w:p>
  </w:comment>
  <w:comment w:id="1467" w:author="Yves Houtevels" w:date="2024-06-24T09:33:00Z" w:initials="YH">
    <w:p w14:paraId="54C831D9" w14:textId="666F28D7" w:rsidR="0043299D" w:rsidRPr="00F226F2" w:rsidRDefault="00EA77C3" w:rsidP="0043299D">
      <w:pPr>
        <w:pStyle w:val="CommentText"/>
        <w:jc w:val="left"/>
      </w:pPr>
      <w:r w:rsidRPr="00F226F2">
        <w:rPr>
          <w:rStyle w:val="CommentReference"/>
        </w:rPr>
        <w:annotationRef/>
      </w:r>
      <w:r w:rsidR="0043299D" w:rsidRPr="00F226F2">
        <w:t>What are green products? See diagram</w:t>
      </w:r>
    </w:p>
  </w:comment>
  <w:comment w:id="1480" w:author="Yves Houtevels" w:date="2024-06-24T09:32:00Z" w:initials="YH">
    <w:p w14:paraId="7F6FA4F6" w14:textId="0825D885" w:rsidR="00CC1220" w:rsidRPr="00F226F2" w:rsidRDefault="00CC1220" w:rsidP="00CC1220">
      <w:pPr>
        <w:pStyle w:val="CommentText"/>
        <w:jc w:val="left"/>
      </w:pPr>
      <w:r w:rsidRPr="00F226F2">
        <w:rPr>
          <w:rStyle w:val="CommentReference"/>
        </w:rPr>
        <w:annotationRef/>
      </w:r>
      <w:r w:rsidRPr="00F226F2">
        <w:t>Reference?</w:t>
      </w:r>
    </w:p>
  </w:comment>
  <w:comment w:id="1489" w:author="Yves Houtevels" w:date="2024-06-24T09:36:00Z" w:initials="YH">
    <w:p w14:paraId="4E25AE5F" w14:textId="77777777" w:rsidR="0082356D" w:rsidRPr="00F226F2" w:rsidRDefault="0082356D" w:rsidP="0082356D">
      <w:pPr>
        <w:pStyle w:val="CommentText"/>
        <w:jc w:val="left"/>
      </w:pPr>
      <w:r w:rsidRPr="00F226F2">
        <w:rPr>
          <w:rStyle w:val="CommentReference"/>
        </w:rPr>
        <w:annotationRef/>
      </w:r>
      <w:r w:rsidRPr="00F226F2">
        <w:t>Is there a defieiton /explanation of these attributes?</w:t>
      </w:r>
    </w:p>
  </w:comment>
  <w:comment w:id="1490" w:author="Yves Houtevels" w:date="2024-07-31T13:03:00Z" w:initials="YH">
    <w:p w14:paraId="7BA13700" w14:textId="77777777" w:rsidR="00502237" w:rsidRPr="00F226F2" w:rsidRDefault="00502237" w:rsidP="00502237">
      <w:pPr>
        <w:pStyle w:val="CommentText"/>
        <w:jc w:val="left"/>
      </w:pPr>
      <w:r w:rsidRPr="00F226F2">
        <w:rPr>
          <w:rStyle w:val="CommentReference"/>
        </w:rPr>
        <w:annotationRef/>
      </w:r>
      <w:r w:rsidRPr="00F226F2">
        <w:t>Does this align with 2.2.2.6?</w:t>
      </w:r>
    </w:p>
  </w:comment>
  <w:comment w:id="1491" w:author="Yves Houtevels" w:date="2024-07-02T16:38:00Z" w:initials="YH">
    <w:p w14:paraId="42CC23B9" w14:textId="7C32E7CC" w:rsidR="00903065" w:rsidRPr="00F226F2" w:rsidRDefault="00903065" w:rsidP="00903065">
      <w:pPr>
        <w:pStyle w:val="CommentText"/>
        <w:jc w:val="left"/>
      </w:pPr>
      <w:r w:rsidRPr="00F226F2">
        <w:rPr>
          <w:rStyle w:val="CommentReference"/>
        </w:rPr>
        <w:annotationRef/>
      </w:r>
      <w:r w:rsidRPr="00F226F2">
        <w:t>Why do we need this custom attributes?</w:t>
      </w:r>
    </w:p>
  </w:comment>
  <w:comment w:id="1492" w:author="Julian Smith" w:date="2024-07-26T11:06:00Z" w:initials="JS">
    <w:p w14:paraId="7DF51C07" w14:textId="77777777" w:rsidR="00D74508" w:rsidRPr="00F226F2" w:rsidRDefault="00D74508" w:rsidP="00D74508">
      <w:pPr>
        <w:pStyle w:val="CommentText"/>
        <w:jc w:val="left"/>
      </w:pPr>
      <w:r w:rsidRPr="00F226F2">
        <w:rPr>
          <w:rStyle w:val="CommentReference"/>
        </w:rPr>
        <w:annotationRef/>
      </w:r>
      <w:r w:rsidRPr="00F226F2">
        <w:t>PWW</w:t>
      </w:r>
    </w:p>
  </w:comment>
  <w:comment w:id="1495" w:author="Yves Houtevels" w:date="2024-07-31T13:05:00Z" w:initials="YH">
    <w:p w14:paraId="260833E2" w14:textId="77777777" w:rsidR="00426552" w:rsidRPr="00F226F2" w:rsidRDefault="007D681A" w:rsidP="00426552">
      <w:pPr>
        <w:pStyle w:val="CommentText"/>
        <w:jc w:val="left"/>
      </w:pPr>
      <w:r w:rsidRPr="00F226F2">
        <w:rPr>
          <w:rStyle w:val="CommentReference"/>
        </w:rPr>
        <w:annotationRef/>
      </w:r>
      <w:r w:rsidR="00426552" w:rsidRPr="00F226F2">
        <w:t>We do need to sync this with releases of teh Software products? How to kep these up to date?</w:t>
      </w:r>
    </w:p>
  </w:comment>
  <w:comment w:id="1496" w:author="Yves Houtevels" w:date="2024-07-31T13:11:00Z" w:initials="YH">
    <w:p w14:paraId="28465D9E" w14:textId="77777777" w:rsidR="00BD719A" w:rsidRPr="00F226F2" w:rsidRDefault="00BD719A" w:rsidP="00BD719A">
      <w:pPr>
        <w:pStyle w:val="CommentText"/>
        <w:jc w:val="left"/>
      </w:pPr>
      <w:r w:rsidRPr="00F226F2">
        <w:rPr>
          <w:rStyle w:val="CommentReference"/>
        </w:rPr>
        <w:annotationRef/>
      </w:r>
      <w:r w:rsidRPr="00F226F2">
        <w:t>The names of teh attributes eesm not to corresponds with the text?</w:t>
      </w:r>
    </w:p>
  </w:comment>
  <w:comment w:id="1498" w:author="Yves Houtevels" w:date="2024-06-24T09:45:00Z" w:initials="YH">
    <w:p w14:paraId="6B294A1A" w14:textId="4E192EC7" w:rsidR="004407F1" w:rsidRPr="00F226F2" w:rsidRDefault="004407F1" w:rsidP="004407F1">
      <w:pPr>
        <w:pStyle w:val="CommentText"/>
        <w:jc w:val="left"/>
      </w:pPr>
      <w:r w:rsidRPr="00F226F2">
        <w:rPr>
          <w:rStyle w:val="CommentReference"/>
        </w:rPr>
        <w:annotationRef/>
      </w:r>
      <w:r w:rsidRPr="00F226F2">
        <w:t>You mean technical products?</w:t>
      </w:r>
    </w:p>
  </w:comment>
  <w:comment w:id="1499" w:author="Julian Smith" w:date="2024-06-24T14:15:00Z" w:initials="JS">
    <w:p w14:paraId="58D0A8EE" w14:textId="77777777" w:rsidR="00635DF8" w:rsidRPr="00F226F2" w:rsidRDefault="00635DF8" w:rsidP="00635DF8">
      <w:pPr>
        <w:pStyle w:val="CommentText"/>
        <w:jc w:val="left"/>
      </w:pPr>
      <w:r w:rsidRPr="00F226F2">
        <w:rPr>
          <w:rStyle w:val="CommentReference"/>
        </w:rPr>
        <w:annotationRef/>
      </w:r>
      <w:r w:rsidRPr="00F226F2">
        <w:t>yes</w:t>
      </w:r>
    </w:p>
  </w:comment>
  <w:comment w:id="1503" w:author="Yves Houtevels" w:date="2024-07-02T16:43:00Z" w:initials="YH">
    <w:p w14:paraId="56E0FB55" w14:textId="77777777" w:rsidR="0093521D" w:rsidRPr="00F226F2" w:rsidRDefault="0093521D" w:rsidP="0093521D">
      <w:pPr>
        <w:pStyle w:val="CommentText"/>
        <w:jc w:val="left"/>
      </w:pPr>
      <w:r w:rsidRPr="00F226F2">
        <w:rPr>
          <w:rStyle w:val="CommentReference"/>
        </w:rPr>
        <w:annotationRef/>
      </w:r>
      <w:r w:rsidRPr="00F226F2">
        <w:t>For FlexFlex, SFO will not manage entitlement and entitlement line items anymore. So why this remark?</w:t>
      </w:r>
    </w:p>
  </w:comment>
  <w:comment w:id="1504" w:author="Julian Smith" w:date="2024-07-26T11:08:00Z" w:initials="JS">
    <w:p w14:paraId="694395DD" w14:textId="77777777" w:rsidR="00917557" w:rsidRPr="00F226F2" w:rsidRDefault="00917557" w:rsidP="00917557">
      <w:pPr>
        <w:pStyle w:val="CommentText"/>
        <w:jc w:val="left"/>
      </w:pPr>
      <w:r w:rsidRPr="00F226F2">
        <w:rPr>
          <w:rStyle w:val="CommentReference"/>
        </w:rPr>
        <w:annotationRef/>
      </w:r>
      <w:r w:rsidRPr="00F226F2">
        <w:t>Nothing to do with modelling entitlements in SFO. Sometimes customers want the SFO identifiers used as entitlement or activation IDs</w:t>
      </w:r>
    </w:p>
  </w:comment>
  <w:comment w:id="1507" w:author="Yves Houtevels" w:date="2024-06-24T09:50:00Z" w:initials="YH">
    <w:p w14:paraId="752FDE15" w14:textId="467C4AA5" w:rsidR="00E66A12" w:rsidRPr="00F226F2" w:rsidRDefault="00E66A12" w:rsidP="00E66A12">
      <w:pPr>
        <w:pStyle w:val="CommentText"/>
        <w:jc w:val="left"/>
      </w:pPr>
      <w:r w:rsidRPr="00F226F2">
        <w:rPr>
          <w:rStyle w:val="CommentReference"/>
        </w:rPr>
        <w:annotationRef/>
      </w:r>
      <w:r w:rsidRPr="00F226F2">
        <w:t>Seats is used for FlexMat. Is this FlexMat related?</w:t>
      </w:r>
    </w:p>
  </w:comment>
  <w:comment w:id="1508" w:author="Julian Smith" w:date="2024-06-24T14:15:00Z" w:initials="JS">
    <w:p w14:paraId="6A3FF5A6" w14:textId="77777777" w:rsidR="00F32846" w:rsidRPr="00F226F2" w:rsidRDefault="00F32846" w:rsidP="00F32846">
      <w:pPr>
        <w:pStyle w:val="CommentText"/>
        <w:jc w:val="left"/>
      </w:pPr>
      <w:r w:rsidRPr="00F226F2">
        <w:rPr>
          <w:rStyle w:val="CommentReference"/>
        </w:rPr>
        <w:annotationRef/>
      </w:r>
      <w:r w:rsidRPr="00F226F2">
        <w:t>This is R2</w:t>
      </w:r>
    </w:p>
  </w:comment>
  <w:comment w:id="1509" w:author="Yves Houtevels" w:date="2024-06-27T12:49:00Z" w:initials="YH">
    <w:p w14:paraId="371C9AC0" w14:textId="77777777" w:rsidR="00E87ACD" w:rsidRPr="00F226F2" w:rsidRDefault="00E87ACD" w:rsidP="00E87ACD">
      <w:pPr>
        <w:pStyle w:val="CommentText"/>
        <w:jc w:val="left"/>
      </w:pPr>
      <w:r w:rsidRPr="00F226F2">
        <w:rPr>
          <w:rStyle w:val="CommentReference"/>
        </w:rPr>
        <w:annotationRef/>
      </w:r>
      <w:r w:rsidRPr="00F226F2">
        <w:t>@Jools: change to quantity</w:t>
      </w:r>
    </w:p>
  </w:comment>
  <w:comment w:id="1510" w:author="Yves Houtevels" w:date="2024-07-02T16:48:00Z" w:initials="YH">
    <w:p w14:paraId="29A1C7BD" w14:textId="77777777" w:rsidR="00F12348" w:rsidRPr="00F226F2" w:rsidRDefault="00F12348" w:rsidP="00F12348">
      <w:pPr>
        <w:pStyle w:val="CommentText"/>
        <w:jc w:val="left"/>
      </w:pPr>
      <w:r w:rsidRPr="00F226F2">
        <w:rPr>
          <w:rStyle w:val="CommentReference"/>
        </w:rPr>
        <w:annotationRef/>
      </w:r>
      <w:r w:rsidRPr="00F226F2">
        <w:t>done</w:t>
      </w:r>
    </w:p>
  </w:comment>
  <w:comment w:id="1520" w:author="Yves Houtevels" w:date="2024-06-24T09:55:00Z" w:initials="YH">
    <w:p w14:paraId="36E8CCD9" w14:textId="323EC672" w:rsidR="006339A5" w:rsidRPr="00F226F2" w:rsidRDefault="006339A5" w:rsidP="006339A5">
      <w:pPr>
        <w:pStyle w:val="CommentText"/>
        <w:jc w:val="left"/>
      </w:pPr>
      <w:r w:rsidRPr="00F226F2">
        <w:rPr>
          <w:rStyle w:val="CommentReference"/>
        </w:rPr>
        <w:annotationRef/>
      </w:r>
      <w:r w:rsidRPr="00F226F2">
        <w:t>Is this correct? Is it the full term of the payment period, the payment covers?</w:t>
      </w:r>
    </w:p>
  </w:comment>
  <w:comment w:id="1521" w:author="Julian Smith" w:date="2024-06-24T14:17:00Z" w:initials="JS">
    <w:p w14:paraId="73342F83" w14:textId="77777777" w:rsidR="00E7547D" w:rsidRPr="00F226F2" w:rsidRDefault="00E7547D" w:rsidP="00E7547D">
      <w:pPr>
        <w:pStyle w:val="CommentText"/>
        <w:jc w:val="left"/>
      </w:pPr>
      <w:r w:rsidRPr="00F226F2">
        <w:rPr>
          <w:rStyle w:val="CommentReference"/>
        </w:rPr>
        <w:annotationRef/>
      </w:r>
      <w:r w:rsidRPr="00F226F2">
        <w:t>correct</w:t>
      </w:r>
    </w:p>
  </w:comment>
  <w:comment w:id="1534" w:author="Yves Houtevels" w:date="2024-07-31T13:36:00Z" w:initials="YH">
    <w:p w14:paraId="24683950" w14:textId="77777777" w:rsidR="00897F0B" w:rsidRPr="00F226F2" w:rsidRDefault="00897F0B" w:rsidP="00897F0B">
      <w:pPr>
        <w:pStyle w:val="CommentText"/>
        <w:jc w:val="left"/>
      </w:pPr>
      <w:r w:rsidRPr="00F226F2">
        <w:rPr>
          <w:rStyle w:val="CommentReference"/>
        </w:rPr>
        <w:annotationRef/>
      </w:r>
      <w:r w:rsidRPr="00F226F2">
        <w:t>Can you explain this paragraph?</w:t>
      </w:r>
    </w:p>
  </w:comment>
  <w:comment w:id="1541" w:author="Yves Houtevels" w:date="2024-06-24T10:12:00Z" w:initials="YH">
    <w:p w14:paraId="3468E0BD" w14:textId="12B373A3" w:rsidR="005C0BB4" w:rsidRPr="00F226F2" w:rsidRDefault="005C0BB4" w:rsidP="005C0BB4">
      <w:pPr>
        <w:pStyle w:val="CommentText"/>
        <w:jc w:val="left"/>
      </w:pPr>
      <w:r w:rsidRPr="00F226F2">
        <w:rPr>
          <w:rStyle w:val="CommentReference"/>
        </w:rPr>
        <w:annotationRef/>
      </w:r>
      <w:r w:rsidRPr="00F226F2">
        <w:t>Does the colors in the schema has a meaning?</w:t>
      </w:r>
    </w:p>
  </w:comment>
  <w:comment w:id="1542" w:author="Julian Smith" w:date="2024-06-24T14:17:00Z" w:initials="JS">
    <w:p w14:paraId="21F58D49" w14:textId="77777777" w:rsidR="001232BC" w:rsidRPr="00F226F2" w:rsidRDefault="001232BC" w:rsidP="001232BC">
      <w:pPr>
        <w:pStyle w:val="CommentText"/>
        <w:jc w:val="left"/>
      </w:pPr>
      <w:r w:rsidRPr="00F226F2">
        <w:rPr>
          <w:rStyle w:val="CommentReference"/>
        </w:rPr>
        <w:annotationRef/>
      </w:r>
      <w:r w:rsidRPr="00F226F2">
        <w:t>No - just to group entities.</w:t>
      </w:r>
    </w:p>
  </w:comment>
  <w:comment w:id="1543" w:author="Yves Houtevels" w:date="2024-06-24T10:20:00Z" w:initials="YH">
    <w:p w14:paraId="57F754F2" w14:textId="77777777" w:rsidR="00A77621" w:rsidRPr="00F226F2" w:rsidRDefault="006D3BDD" w:rsidP="00A77621">
      <w:pPr>
        <w:pStyle w:val="CommentText"/>
        <w:jc w:val="left"/>
      </w:pPr>
      <w:r w:rsidRPr="00F226F2">
        <w:rPr>
          <w:rStyle w:val="CommentReference"/>
        </w:rPr>
        <w:annotationRef/>
      </w:r>
      <w:r w:rsidR="00A77621" w:rsidRPr="00F226F2">
        <w:t>Can a license model be used in multiple Part Number?</w:t>
      </w:r>
    </w:p>
  </w:comment>
  <w:comment w:id="1544" w:author="Julian Smith" w:date="2024-06-24T14:18:00Z" w:initials="JS">
    <w:p w14:paraId="20AF3C66" w14:textId="59B88929" w:rsidR="00554B4A" w:rsidRPr="00F226F2" w:rsidRDefault="00554B4A" w:rsidP="00554B4A">
      <w:pPr>
        <w:pStyle w:val="CommentText"/>
        <w:jc w:val="left"/>
      </w:pPr>
      <w:r w:rsidRPr="00F226F2">
        <w:rPr>
          <w:rStyle w:val="CommentReference"/>
        </w:rPr>
        <w:annotationRef/>
      </w:r>
      <w:r w:rsidRPr="00F226F2">
        <w:t>A part number refers to a unique combination of product, product version, and license model</w:t>
      </w:r>
    </w:p>
  </w:comment>
  <w:comment w:id="1545" w:author="Julian Smith" w:date="2024-06-24T14:19:00Z" w:initials="JS">
    <w:p w14:paraId="7C494369" w14:textId="77777777" w:rsidR="001058CA" w:rsidRPr="00F226F2" w:rsidRDefault="001058CA" w:rsidP="001058CA">
      <w:pPr>
        <w:pStyle w:val="CommentText"/>
        <w:jc w:val="left"/>
      </w:pPr>
      <w:r w:rsidRPr="00F226F2">
        <w:rPr>
          <w:rStyle w:val="CommentReference"/>
        </w:rPr>
        <w:annotationRef/>
      </w:r>
      <w:r w:rsidRPr="00F226F2">
        <w:t>There is no restriction on the number of part numbers defined and duplication is allowed but part numbers have to be unique strings</w:t>
      </w:r>
    </w:p>
  </w:comment>
  <w:comment w:id="1546" w:author="Yves Houtevels" w:date="2024-06-24T10:22:00Z" w:initials="YH">
    <w:p w14:paraId="04E8DF9D" w14:textId="05CA80C1" w:rsidR="003E6B16" w:rsidRPr="00F226F2" w:rsidRDefault="003E6B16" w:rsidP="003E6B16">
      <w:pPr>
        <w:pStyle w:val="CommentText"/>
        <w:jc w:val="left"/>
      </w:pPr>
      <w:r w:rsidRPr="00F226F2">
        <w:rPr>
          <w:rStyle w:val="CommentReference"/>
        </w:rPr>
        <w:annotationRef/>
      </w:r>
      <w:r w:rsidRPr="00F226F2">
        <w:t>Does the Part Number determine the license model?</w:t>
      </w:r>
    </w:p>
  </w:comment>
  <w:comment w:id="1547" w:author="Julian Smith" w:date="2024-06-24T14:19:00Z" w:initials="JS">
    <w:p w14:paraId="7E3E93ED" w14:textId="77777777" w:rsidR="001058CA" w:rsidRPr="00F226F2" w:rsidRDefault="001058CA" w:rsidP="001058CA">
      <w:pPr>
        <w:pStyle w:val="CommentText"/>
        <w:jc w:val="left"/>
      </w:pPr>
      <w:r w:rsidRPr="00F226F2">
        <w:rPr>
          <w:rStyle w:val="CommentReference"/>
        </w:rPr>
        <w:annotationRef/>
      </w:r>
      <w:r w:rsidRPr="00F226F2">
        <w:t>YES</w:t>
      </w:r>
    </w:p>
  </w:comment>
  <w:comment w:id="1548" w:author="Yves Houtevels" w:date="2024-07-03T09:18:00Z" w:initials="YH">
    <w:p w14:paraId="4298440F" w14:textId="77777777" w:rsidR="006D716A" w:rsidRPr="00F226F2" w:rsidRDefault="006D716A" w:rsidP="006D716A">
      <w:pPr>
        <w:pStyle w:val="CommentText"/>
        <w:jc w:val="left"/>
      </w:pPr>
      <w:r w:rsidRPr="00F226F2">
        <w:rPr>
          <w:rStyle w:val="CommentReference"/>
        </w:rPr>
        <w:annotationRef/>
      </w:r>
      <w:r w:rsidRPr="00F226F2">
        <w:t>The license model is related to the Line Item but a Part Number is also related to a License Model. Can you explain this?</w:t>
      </w:r>
    </w:p>
  </w:comment>
  <w:comment w:id="2002" w:author="Yves Houtevels" w:date="2024-06-24T11:05:00Z" w:initials="YH">
    <w:p w14:paraId="37F1389A" w14:textId="2184A44D" w:rsidR="00BF2899" w:rsidRPr="00F226F2" w:rsidRDefault="00BF2899" w:rsidP="00BF2899">
      <w:pPr>
        <w:pStyle w:val="CommentText"/>
        <w:jc w:val="left"/>
      </w:pPr>
      <w:r w:rsidRPr="00F226F2">
        <w:rPr>
          <w:rStyle w:val="CommentReference"/>
        </w:rPr>
        <w:annotationRef/>
      </w:r>
      <w:r w:rsidRPr="00F226F2">
        <w:t>Is there documentation of the user portal available?</w:t>
      </w:r>
    </w:p>
  </w:comment>
  <w:comment w:id="2003" w:author="Julian Smith" w:date="2024-06-24T14:20:00Z" w:initials="JS">
    <w:p w14:paraId="345A7A9C" w14:textId="77777777" w:rsidR="00F06B4A" w:rsidRPr="00F226F2" w:rsidRDefault="00F06B4A" w:rsidP="00F06B4A">
      <w:pPr>
        <w:pStyle w:val="CommentText"/>
        <w:jc w:val="left"/>
      </w:pPr>
      <w:r w:rsidRPr="00F226F2">
        <w:rPr>
          <w:rStyle w:val="CommentReference"/>
        </w:rPr>
        <w:annotationRef/>
      </w:r>
      <w:r w:rsidRPr="00F226F2">
        <w:t>See the glossary above</w:t>
      </w:r>
    </w:p>
  </w:comment>
  <w:comment w:id="2015" w:author="Yves Houtevels" w:date="2024-06-24T11:05:00Z" w:initials="YH">
    <w:p w14:paraId="06C257D6" w14:textId="7DBFB4ED" w:rsidR="0099545C" w:rsidRPr="00F226F2" w:rsidRDefault="0099545C" w:rsidP="0099545C">
      <w:pPr>
        <w:pStyle w:val="CommentText"/>
        <w:jc w:val="left"/>
      </w:pPr>
      <w:r w:rsidRPr="00F226F2">
        <w:rPr>
          <w:rStyle w:val="CommentReference"/>
        </w:rPr>
        <w:annotationRef/>
      </w:r>
      <w:r w:rsidRPr="00F226F2">
        <w:t>Why this i still an open point?</w:t>
      </w:r>
    </w:p>
  </w:comment>
  <w:comment w:id="2028" w:author="Yves Houtevels" w:date="2024-07-31T14:06:00Z" w:initials="YH">
    <w:p w14:paraId="2360AD80" w14:textId="77777777" w:rsidR="0066778A" w:rsidRPr="00F226F2" w:rsidRDefault="0066778A" w:rsidP="0066778A">
      <w:pPr>
        <w:pStyle w:val="CommentText"/>
        <w:jc w:val="left"/>
      </w:pPr>
      <w:r w:rsidRPr="00F226F2">
        <w:rPr>
          <w:rStyle w:val="CommentReference"/>
        </w:rPr>
        <w:annotationRef/>
      </w:r>
      <w:r w:rsidRPr="00F226F2">
        <w:t>Cab this be filled in?</w:t>
      </w:r>
    </w:p>
  </w:comment>
  <w:comment w:id="2035" w:author="Yves Houtevels" w:date="2024-06-24T11:19:00Z" w:initials="YH">
    <w:p w14:paraId="48C41C89" w14:textId="43E26BD7" w:rsidR="008B4BD7" w:rsidRPr="00F226F2" w:rsidRDefault="008B4BD7" w:rsidP="008B4BD7">
      <w:pPr>
        <w:pStyle w:val="CommentText"/>
        <w:jc w:val="left"/>
      </w:pPr>
      <w:r w:rsidRPr="00F226F2">
        <w:rPr>
          <w:rStyle w:val="CommentReference"/>
        </w:rPr>
        <w:annotationRef/>
      </w:r>
      <w:r w:rsidRPr="00F226F2">
        <w:t>This is done in FNO?  Is this pushed to devices?</w:t>
      </w:r>
    </w:p>
  </w:comment>
  <w:comment w:id="2036" w:author="Julian Smith" w:date="2024-06-24T14:21:00Z" w:initials="JS">
    <w:p w14:paraId="409F7EDB" w14:textId="77777777" w:rsidR="00883926" w:rsidRPr="00F226F2" w:rsidRDefault="00883926" w:rsidP="00883926">
      <w:pPr>
        <w:pStyle w:val="CommentText"/>
        <w:jc w:val="left"/>
      </w:pPr>
      <w:r w:rsidRPr="00F226F2">
        <w:rPr>
          <w:rStyle w:val="CommentReference"/>
        </w:rPr>
        <w:annotationRef/>
      </w:r>
      <w:r w:rsidRPr="00F226F2">
        <w:t>Done in FNO. Devices call home to synschonize</w:t>
      </w:r>
    </w:p>
  </w:comment>
  <w:comment w:id="2037" w:author="Yves Houtevels" w:date="2024-06-24T11:20:00Z" w:initials="YH">
    <w:p w14:paraId="580D124F" w14:textId="52883F2A" w:rsidR="00C23D6F" w:rsidRPr="00F226F2" w:rsidRDefault="00C23D6F" w:rsidP="00C23D6F">
      <w:pPr>
        <w:pStyle w:val="CommentText"/>
        <w:jc w:val="left"/>
      </w:pPr>
      <w:r w:rsidRPr="00F226F2">
        <w:rPr>
          <w:rStyle w:val="CommentReference"/>
        </w:rPr>
        <w:annotationRef/>
      </w:r>
      <w:r w:rsidRPr="00F226F2">
        <w:t>How is this enforced?</w:t>
      </w:r>
    </w:p>
  </w:comment>
  <w:comment w:id="2038" w:author="Julian Smith" w:date="2024-06-24T14:21:00Z" w:initials="JS">
    <w:p w14:paraId="45659D3E" w14:textId="77777777" w:rsidR="00883926" w:rsidRPr="00F226F2" w:rsidRDefault="00883926" w:rsidP="00883926">
      <w:pPr>
        <w:pStyle w:val="CommentText"/>
        <w:jc w:val="left"/>
      </w:pPr>
      <w:r w:rsidRPr="00F226F2">
        <w:rPr>
          <w:rStyle w:val="CommentReference"/>
        </w:rPr>
        <w:annotationRef/>
      </w:r>
      <w:r w:rsidRPr="00F226F2">
        <w:t>Enforcement is done by devices calling home.</w:t>
      </w:r>
    </w:p>
  </w:comment>
  <w:comment w:id="2039" w:author="Yves Houtevels" w:date="2024-07-03T09:45:00Z" w:initials="YH">
    <w:p w14:paraId="47AED2EB" w14:textId="77777777" w:rsidR="00D864DE" w:rsidRPr="00F226F2" w:rsidRDefault="00D864DE" w:rsidP="00D864DE">
      <w:pPr>
        <w:pStyle w:val="CommentText"/>
        <w:jc w:val="left"/>
      </w:pPr>
      <w:r w:rsidRPr="00F226F2">
        <w:rPr>
          <w:rStyle w:val="CommentReference"/>
        </w:rPr>
        <w:annotationRef/>
      </w:r>
      <w:r w:rsidRPr="00F226F2">
        <w:t>We need to check implemntation of teh wieard in our sofwtare products</w:t>
      </w:r>
    </w:p>
  </w:comment>
  <w:comment w:id="2052" w:author="Yves Houtevels" w:date="2024-07-31T14:13:00Z" w:initials="YH">
    <w:p w14:paraId="7DD1D317" w14:textId="77777777" w:rsidR="00462359" w:rsidRPr="00F226F2" w:rsidRDefault="00462359" w:rsidP="00462359">
      <w:pPr>
        <w:pStyle w:val="CommentText"/>
        <w:jc w:val="left"/>
      </w:pPr>
      <w:r w:rsidRPr="00F226F2">
        <w:rPr>
          <w:rStyle w:val="CommentReference"/>
        </w:rPr>
        <w:annotationRef/>
      </w:r>
      <w:r w:rsidRPr="00F226F2">
        <w:t>Can this be filled in?</w:t>
      </w:r>
    </w:p>
  </w:comment>
  <w:comment w:id="2064" w:author="Yves Houtevels" w:date="2024-07-31T14:15:00Z" w:initials="YH">
    <w:p w14:paraId="48C5EDBA" w14:textId="77777777" w:rsidR="00CF504D" w:rsidRDefault="00CF504D" w:rsidP="00CF504D">
      <w:pPr>
        <w:pStyle w:val="CommentText"/>
        <w:jc w:val="left"/>
      </w:pPr>
      <w:r w:rsidRPr="00F226F2">
        <w:rPr>
          <w:rStyle w:val="CommentReference"/>
        </w:rPr>
        <w:annotationRef/>
      </w:r>
      <w:r w:rsidRPr="00F226F2">
        <w:t>Can we mention here something about teh security of FNO or refere to some docupentation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6169F0" w15:done="1"/>
  <w15:commentEx w15:paraId="5C29F98C" w15:paraIdParent="486169F0" w15:done="1"/>
  <w15:commentEx w15:paraId="6B91CBA6" w15:done="1"/>
  <w15:commentEx w15:paraId="3AF66ED6" w15:paraIdParent="6B91CBA6" w15:done="1"/>
  <w15:commentEx w15:paraId="64902FF3" w15:done="1"/>
  <w15:commentEx w15:paraId="18843C34" w15:done="1"/>
  <w15:commentEx w15:paraId="2B597EF0" w15:done="1"/>
  <w15:commentEx w15:paraId="031A3FEA" w15:paraIdParent="2B597EF0" w15:done="1"/>
  <w15:commentEx w15:paraId="39A041DA" w15:paraIdParent="2B597EF0" w15:done="1"/>
  <w15:commentEx w15:paraId="03622971" w15:done="0"/>
  <w15:commentEx w15:paraId="0B99CB18" w15:done="1"/>
  <w15:commentEx w15:paraId="6980DCCC" w15:paraIdParent="0B99CB18" w15:done="1"/>
  <w15:commentEx w15:paraId="2610FBE9" w15:done="1"/>
  <w15:commentEx w15:paraId="749CE937" w15:paraIdParent="2610FBE9" w15:done="1"/>
  <w15:commentEx w15:paraId="3D79007C" w15:done="0"/>
  <w15:commentEx w15:paraId="681A1668" w15:paraIdParent="3D79007C" w15:done="0"/>
  <w15:commentEx w15:paraId="2ABA9A49" w15:done="1"/>
  <w15:commentEx w15:paraId="5EC535FF" w15:done="1"/>
  <w15:commentEx w15:paraId="465855E6" w15:paraIdParent="5EC535FF" w15:done="1"/>
  <w15:commentEx w15:paraId="58D758FC" w15:done="1"/>
  <w15:commentEx w15:paraId="50699320" w15:paraIdParent="58D758FC" w15:done="1"/>
  <w15:commentEx w15:paraId="7F23D8A7" w15:paraIdParent="58D758FC" w15:done="1"/>
  <w15:commentEx w15:paraId="06C2C265" w15:done="0"/>
  <w15:commentEx w15:paraId="3DD60BD1" w15:paraIdParent="06C2C265" w15:done="0"/>
  <w15:commentEx w15:paraId="2F6E7349" w15:done="1"/>
  <w15:commentEx w15:paraId="11D6C829" w15:done="1"/>
  <w15:commentEx w15:paraId="5BA0A4C7" w15:paraIdParent="11D6C829" w15:done="1"/>
  <w15:commentEx w15:paraId="6C36D12E" w15:done="1"/>
  <w15:commentEx w15:paraId="65DA83A7" w15:paraIdParent="6C36D12E" w15:done="1"/>
  <w15:commentEx w15:paraId="416690F4" w15:done="0"/>
  <w15:commentEx w15:paraId="0D50F195" w15:paraIdParent="416690F4" w15:done="0"/>
  <w15:commentEx w15:paraId="1BBB4D56" w15:paraIdParent="416690F4" w15:done="0"/>
  <w15:commentEx w15:paraId="47183F93" w15:done="0"/>
  <w15:commentEx w15:paraId="6E81CE1F" w15:done="0"/>
  <w15:commentEx w15:paraId="79D9AD6F" w15:paraIdParent="6E81CE1F" w15:done="0"/>
  <w15:commentEx w15:paraId="7DEB763E" w15:done="1"/>
  <w15:commentEx w15:paraId="41A9840F" w15:paraIdParent="7DEB763E" w15:done="1"/>
  <w15:commentEx w15:paraId="5607067D" w15:done="0"/>
  <w15:commentEx w15:paraId="62E2F319" w15:paraIdParent="5607067D" w15:done="0"/>
  <w15:commentEx w15:paraId="419D80B8" w15:done="0"/>
  <w15:commentEx w15:paraId="7DAFADF8" w15:paraIdParent="419D80B8" w15:done="0"/>
  <w15:commentEx w15:paraId="588A5CF7" w15:done="0"/>
  <w15:commentEx w15:paraId="68B62829" w15:done="0"/>
  <w15:commentEx w15:paraId="0E62BE76" w15:paraIdParent="68B62829" w15:done="0"/>
  <w15:commentEx w15:paraId="3FC961D4" w15:done="0"/>
  <w15:commentEx w15:paraId="65B56F85" w15:paraIdParent="3FC961D4" w15:done="0"/>
  <w15:commentEx w15:paraId="6D25B849" w15:done="0"/>
  <w15:commentEx w15:paraId="162BF53F" w15:paraIdParent="6D25B849" w15:done="0"/>
  <w15:commentEx w15:paraId="4AF92185" w15:done="1"/>
  <w15:commentEx w15:paraId="59A99C0E" w15:done="0"/>
  <w15:commentEx w15:paraId="216DB773" w15:done="1"/>
  <w15:commentEx w15:paraId="307BC7E7" w15:paraIdParent="216DB773" w15:done="1"/>
  <w15:commentEx w15:paraId="29B7D245" w15:done="1"/>
  <w15:commentEx w15:paraId="6C87F5F9" w15:paraIdParent="29B7D245" w15:done="1"/>
  <w15:commentEx w15:paraId="54C831D9" w15:done="1"/>
  <w15:commentEx w15:paraId="7F6FA4F6" w15:done="0"/>
  <w15:commentEx w15:paraId="4E25AE5F" w15:done="0"/>
  <w15:commentEx w15:paraId="7BA13700" w15:done="0"/>
  <w15:commentEx w15:paraId="42CC23B9" w15:done="1"/>
  <w15:commentEx w15:paraId="7DF51C07" w15:paraIdParent="42CC23B9" w15:done="1"/>
  <w15:commentEx w15:paraId="260833E2" w15:done="0"/>
  <w15:commentEx w15:paraId="28465D9E" w15:done="0"/>
  <w15:commentEx w15:paraId="6B294A1A" w15:done="1"/>
  <w15:commentEx w15:paraId="58D0A8EE" w15:paraIdParent="6B294A1A" w15:done="1"/>
  <w15:commentEx w15:paraId="56E0FB55" w15:done="1"/>
  <w15:commentEx w15:paraId="694395DD" w15:paraIdParent="56E0FB55" w15:done="1"/>
  <w15:commentEx w15:paraId="752FDE15" w15:done="0"/>
  <w15:commentEx w15:paraId="6A3FF5A6" w15:paraIdParent="752FDE15" w15:done="0"/>
  <w15:commentEx w15:paraId="371C9AC0" w15:paraIdParent="752FDE15" w15:done="0"/>
  <w15:commentEx w15:paraId="29A1C7BD" w15:paraIdParent="752FDE15" w15:done="0"/>
  <w15:commentEx w15:paraId="36E8CCD9" w15:done="1"/>
  <w15:commentEx w15:paraId="73342F83" w15:paraIdParent="36E8CCD9" w15:done="1"/>
  <w15:commentEx w15:paraId="24683950" w15:done="0"/>
  <w15:commentEx w15:paraId="3468E0BD" w15:done="1"/>
  <w15:commentEx w15:paraId="21F58D49" w15:paraIdParent="3468E0BD" w15:done="1"/>
  <w15:commentEx w15:paraId="57F754F2" w15:done="1"/>
  <w15:commentEx w15:paraId="20AF3C66" w15:paraIdParent="57F754F2" w15:done="1"/>
  <w15:commentEx w15:paraId="7C494369" w15:paraIdParent="57F754F2" w15:done="1"/>
  <w15:commentEx w15:paraId="04E8DF9D" w15:done="1"/>
  <w15:commentEx w15:paraId="7E3E93ED" w15:paraIdParent="04E8DF9D" w15:done="1"/>
  <w15:commentEx w15:paraId="4298440F" w15:done="0"/>
  <w15:commentEx w15:paraId="37F1389A" w15:done="0"/>
  <w15:commentEx w15:paraId="345A7A9C" w15:paraIdParent="37F1389A" w15:done="0"/>
  <w15:commentEx w15:paraId="06C257D6" w15:done="0"/>
  <w15:commentEx w15:paraId="2360AD80" w15:done="0"/>
  <w15:commentEx w15:paraId="48C41C89" w15:done="0"/>
  <w15:commentEx w15:paraId="409F7EDB" w15:paraIdParent="48C41C89" w15:done="0"/>
  <w15:commentEx w15:paraId="580D124F" w15:done="0"/>
  <w15:commentEx w15:paraId="45659D3E" w15:paraIdParent="580D124F" w15:done="0"/>
  <w15:commentEx w15:paraId="47AED2EB" w15:paraIdParent="580D124F" w15:done="0"/>
  <w15:commentEx w15:paraId="7DD1D317" w15:done="0"/>
  <w15:commentEx w15:paraId="48C5ED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8C27D8" w16cex:dateUtc="2024-03-25T13:49:00Z"/>
  <w16cex:commentExtensible w16cex:durableId="1E75F730" w16cex:dateUtc="2024-03-27T09:00:00Z"/>
  <w16cex:commentExtensible w16cex:durableId="272D23B0" w16cex:dateUtc="2024-07-02T13:26:00Z">
    <w16cex:extLst>
      <w16:ext w16:uri="{CE6994B0-6A32-4C9F-8C6B-6E91EDA988CE}">
        <cr:reactions xmlns:cr="http://schemas.microsoft.com/office/comments/2020/reactions">
          <cr:reaction reactionType="1">
            <cr:reactionInfo dateUtc="2024-07-30T07:44:56Z">
              <cr:user userId="S::yves.houtevels@materialise.be::b6f175ea-b7d6-43a8-aa25-6405f24cc041" userProvider="AD" userName="Yves Houtevels"/>
            </cr:reactionInfo>
          </cr:reaction>
        </cr:reactions>
      </w16:ext>
    </w16cex:extLst>
  </w16cex:commentExtensible>
  <w16cex:commentExtensible w16cex:durableId="61DC8042" w16cex:dateUtc="2024-07-26T08:59:00Z"/>
  <w16cex:commentExtensible w16cex:durableId="25E4CC0B" w16cex:dateUtc="2024-07-02T13:28:00Z">
    <w16cex:extLst>
      <w16:ext w16:uri="{CE6994B0-6A32-4C9F-8C6B-6E91EDA988CE}">
        <cr:reactions xmlns:cr="http://schemas.microsoft.com/office/comments/2020/reactions">
          <cr:reaction reactionType="1">
            <cr:reactionInfo dateUtc="2024-07-26T09:00:46Z">
              <cr:user userId="S::julian.smith@flexera.com::e60c265e-b796-4053-9d07-d199b0261bfc" userProvider="AD" userName="Julian Smith"/>
            </cr:reactionInfo>
            <cr:reactionInfo dateUtc="2024-07-30T07:50:23Z">
              <cr:user userId="S::yves.houtevels@materialise.be::b6f175ea-b7d6-43a8-aa25-6405f24cc041" userProvider="AD" userName="Yves Houtevels"/>
            </cr:reactionInfo>
          </cr:reaction>
        </cr:reactions>
      </w16:ext>
    </w16cex:extLst>
  </w16cex:commentExtensible>
  <w16cex:commentExtensible w16cex:durableId="09495EA9" w16cex:dateUtc="2024-07-02T13:29:00Z">
    <w16cex:extLst>
      <w16:ext w16:uri="{CE6994B0-6A32-4C9F-8C6B-6E91EDA988CE}">
        <cr:reactions xmlns:cr="http://schemas.microsoft.com/office/comments/2020/reactions">
          <cr:reaction reactionType="1">
            <cr:reactionInfo dateUtc="2024-07-26T09:01:03Z">
              <cr:user userId="S::julian.smith@flexera.com::e60c265e-b796-4053-9d07-d199b0261bfc" userProvider="AD" userName="Julian Smith"/>
            </cr:reactionInfo>
          </cr:reaction>
        </cr:reactions>
      </w16:ext>
    </w16cex:extLst>
  </w16cex:commentExtensible>
  <w16cex:commentExtensible w16cex:durableId="0CA842B3" w16cex:dateUtc="2024-07-02T13:32:00Z">
    <w16cex:extLst>
      <w16:ext w16:uri="{CE6994B0-6A32-4C9F-8C6B-6E91EDA988CE}">
        <cr:reactions xmlns:cr="http://schemas.microsoft.com/office/comments/2020/reactions">
          <cr:reaction reactionType="1">
            <cr:reactionInfo dateUtc="2024-07-30T08:01:40Z">
              <cr:user userId="S::yves.houtevels@materialise.be::b6f175ea-b7d6-43a8-aa25-6405f24cc041" userProvider="AD" userName="Yves Houtevels"/>
            </cr:reactionInfo>
          </cr:reaction>
        </cr:reactions>
      </w16:ext>
    </w16cex:extLst>
  </w16cex:commentExtensible>
  <w16cex:commentExtensible w16cex:durableId="30FF1A75" w16cex:dateUtc="2024-07-26T09:02:00Z"/>
  <w16cex:commentExtensible w16cex:durableId="109D641F" w16cex:dateUtc="2024-07-30T07:54:00Z"/>
  <w16cex:commentExtensible w16cex:durableId="11AAF468" w16cex:dateUtc="2024-07-02T13:45:00Z"/>
  <w16cex:commentExtensible w16cex:durableId="2E4A2128" w16cex:dateUtc="2024-06-24T06:55:00Z"/>
  <w16cex:commentExtensible w16cex:durableId="37CEAB82" w16cex:dateUtc="2024-07-26T09:02:00Z"/>
  <w16cex:commentExtensible w16cex:durableId="22696056" w16cex:dateUtc="2024-06-24T06:57:00Z"/>
  <w16cex:commentExtensible w16cex:durableId="6C439EE3" w16cex:dateUtc="2024-06-24T12:45:00Z"/>
  <w16cex:commentExtensible w16cex:durableId="1A03D325" w16cex:dateUtc="2024-06-20T07:49:00Z"/>
  <w16cex:commentExtensible w16cex:durableId="7F09DC8B" w16cex:dateUtc="2024-06-24T12:36:00Z"/>
  <w16cex:commentExtensible w16cex:durableId="785FE09C" w16cex:dateUtc="2024-06-24T06:49:00Z"/>
  <w16cex:commentExtensible w16cex:durableId="6DE7A5A1" w16cex:dateUtc="2024-06-20T07:43:00Z"/>
  <w16cex:commentExtensible w16cex:durableId="10773DE7" w16cex:dateUtc="2024-06-24T12:36:00Z"/>
  <w16cex:commentExtensible w16cex:durableId="58E3C671" w16cex:dateUtc="2024-06-24T06:51:00Z"/>
  <w16cex:commentExtensible w16cex:durableId="0B2FB81C" w16cex:dateUtc="2024-06-27T10:16:00Z"/>
  <w16cex:commentExtensible w16cex:durableId="6A160603" w16cex:dateUtc="2024-08-01T09:20:00Z"/>
  <w16cex:commentExtensible w16cex:durableId="1F5CEB92" w16cex:dateUtc="2024-06-20T08:00:00Z"/>
  <w16cex:commentExtensible w16cex:durableId="511BCC5A" w16cex:dateUtc="2024-06-24T12:39:00Z"/>
  <w16cex:commentExtensible w16cex:durableId="4E762318" w16cex:dateUtc="2024-06-24T06:55:00Z"/>
  <w16cex:commentExtensible w16cex:durableId="79D20F69" w16cex:dateUtc="2024-06-24T06:57:00Z"/>
  <w16cex:commentExtensible w16cex:durableId="3AA170AA" w16cex:dateUtc="2024-06-24T12:45:00Z"/>
  <w16cex:commentExtensible w16cex:durableId="75CF07A4" w16cex:dateUtc="2024-06-20T08:23:00Z"/>
  <w16cex:commentExtensible w16cex:durableId="534135C7" w16cex:dateUtc="2024-06-24T12:45:00Z"/>
  <w16cex:commentExtensible w16cex:durableId="102E503D" w16cex:dateUtc="2024-06-24T06:59:00Z"/>
  <w16cex:commentExtensible w16cex:durableId="4B9FE359" w16cex:dateUtc="2024-06-24T12:46:00Z"/>
  <w16cex:commentExtensible w16cex:durableId="4914BF4F" w16cex:dateUtc="2024-07-31T07:12:00Z"/>
  <w16cex:commentExtensible w16cex:durableId="1BF881A1" w16cex:dateUtc="2024-07-31T07:14:00Z"/>
  <w16cex:commentExtensible w16cex:durableId="062B5AC7" w16cex:dateUtc="2024-06-20T08:26:00Z"/>
  <w16cex:commentExtensible w16cex:durableId="3ABEB0DA" w16cex:dateUtc="2024-06-24T12:48:00Z"/>
  <w16cex:commentExtensible w16cex:durableId="7342B82D" w16cex:dateUtc="2024-06-24T07:04:00Z"/>
  <w16cex:commentExtensible w16cex:durableId="49D282E6" w16cex:dateUtc="2024-06-24T12:50:00Z"/>
  <w16cex:commentExtensible w16cex:durableId="3B61572D" w16cex:dateUtc="2024-07-31T07:35:00Z"/>
  <w16cex:commentExtensible w16cex:durableId="2726CA6F" w16cex:dateUtc="2024-08-01T09:28:00Z"/>
  <w16cex:commentExtensible w16cex:durableId="165EBCC3" w16cex:dateUtc="2024-06-24T07:13:00Z"/>
  <w16cex:commentExtensible w16cex:durableId="214CCFBA" w16cex:dateUtc="2024-06-24T12:52:00Z"/>
  <w16cex:commentExtensible w16cex:durableId="40335342" w16cex:dateUtc="2024-07-31T07:40:00Z"/>
  <w16cex:commentExtensible w16cex:durableId="03F53AA5" w16cex:dateUtc="2024-06-27T08:14:00Z"/>
  <w16cex:commentExtensible w16cex:durableId="3CD9D386" w16cex:dateUtc="2024-07-26T09:08:00Z"/>
  <w16cex:commentExtensible w16cex:durableId="64367F3B" w16cex:dateUtc="2024-06-24T07:20:00Z"/>
  <w16cex:commentExtensible w16cex:durableId="5FD24DAE" w16cex:dateUtc="2024-07-26T09:10:00Z"/>
  <w16cex:commentExtensible w16cex:durableId="74D520A4" w16cex:dateUtc="2024-06-24T07:21:00Z"/>
  <w16cex:commentExtensible w16cex:durableId="18A12D97" w16cex:dateUtc="2024-06-24T12:53:00Z"/>
  <w16cex:commentExtensible w16cex:durableId="0766FAD9" w16cex:dateUtc="2024-06-24T07:22:00Z">
    <w16cex:extLst>
      <w16:ext w16:uri="{CE6994B0-6A32-4C9F-8C6B-6E91EDA988CE}">
        <cr:reactions xmlns:cr="http://schemas.microsoft.com/office/comments/2020/reactions">
          <cr:reaction reactionType="1">
            <cr:reactionInfo dateUtc="2024-07-26T09:15:12Z">
              <cr:user userId="S::julian.smith@flexera.com::e60c265e-b796-4053-9d07-d199b0261bfc" userProvider="AD" userName="Julian Smith"/>
            </cr:reactionInfo>
          </cr:reaction>
        </cr:reactions>
      </w16:ext>
    </w16cex:extLst>
  </w16cex:commentExtensible>
  <w16cex:commentExtensible w16cex:durableId="514CA44A" w16cex:dateUtc="2024-06-24T07:28:00Z">
    <w16cex:extLst>
      <w16:ext w16:uri="{CE6994B0-6A32-4C9F-8C6B-6E91EDA988CE}">
        <cr:reactions xmlns:cr="http://schemas.microsoft.com/office/comments/2020/reactions">
          <cr:reaction reactionType="1">
            <cr:reactionInfo dateUtc="2024-07-26T09:15:35Z">
              <cr:user userId="S::julian.smith@flexera.com::e60c265e-b796-4053-9d07-d199b0261bfc" userProvider="AD" userName="Julian Smith"/>
            </cr:reactionInfo>
          </cr:reaction>
        </cr:reactions>
      </w16:ext>
    </w16cex:extLst>
  </w16cex:commentExtensible>
  <w16cex:commentExtensible w16cex:durableId="40F1F2EA" w16cex:dateUtc="2024-06-24T07:30:00Z">
    <w16cex:extLst>
      <w16:ext w16:uri="{CE6994B0-6A32-4C9F-8C6B-6E91EDA988CE}">
        <cr:reactions xmlns:cr="http://schemas.microsoft.com/office/comments/2020/reactions">
          <cr:reaction reactionType="1">
            <cr:reactionInfo dateUtc="2024-07-02T14:34:55Z">
              <cr:user userId="S::yves.houtevels@materialise.be::b6f175ea-b7d6-43a8-aa25-6405f24cc041" userProvider="AD" userName="Yves Houtevels"/>
            </cr:reactionInfo>
          </cr:reaction>
        </cr:reactions>
      </w16:ext>
    </w16cex:extLst>
  </w16cex:commentExtensible>
  <w16cex:commentExtensible w16cex:durableId="4AFB857F" w16cex:dateUtc="2024-07-02T14:34:00Z"/>
  <w16cex:commentExtensible w16cex:durableId="5338F9E6" w16cex:dateUtc="2024-06-24T07:35:00Z"/>
  <w16cex:commentExtensible w16cex:durableId="39649419" w16cex:dateUtc="2024-07-26T10:04:00Z"/>
  <w16cex:commentExtensible w16cex:durableId="60B11976" w16cex:dateUtc="2024-06-24T07:33:00Z"/>
  <w16cex:commentExtensible w16cex:durableId="174EA3A9" w16cex:dateUtc="2024-06-24T07:32:00Z"/>
  <w16cex:commentExtensible w16cex:durableId="4945473A" w16cex:dateUtc="2024-06-24T07:36:00Z"/>
  <w16cex:commentExtensible w16cex:durableId="32DC799B" w16cex:dateUtc="2024-07-31T11:03:00Z"/>
  <w16cex:commentExtensible w16cex:durableId="7BB9E7A9" w16cex:dateUtc="2024-07-02T14:38:00Z"/>
  <w16cex:commentExtensible w16cex:durableId="56706F72" w16cex:dateUtc="2024-07-26T10:06:00Z"/>
  <w16cex:commentExtensible w16cex:durableId="7346890F" w16cex:dateUtc="2024-07-31T11:05:00Z"/>
  <w16cex:commentExtensible w16cex:durableId="466BA283" w16cex:dateUtc="2024-07-31T11:11:00Z"/>
  <w16cex:commentExtensible w16cex:durableId="5DAD7836" w16cex:dateUtc="2024-06-24T07:45:00Z"/>
  <w16cex:commentExtensible w16cex:durableId="04169492" w16cex:dateUtc="2024-06-24T13:15:00Z"/>
  <w16cex:commentExtensible w16cex:durableId="48448A2D" w16cex:dateUtc="2024-07-02T14:43:00Z"/>
  <w16cex:commentExtensible w16cex:durableId="072921E6" w16cex:dateUtc="2024-07-26T10:08:00Z"/>
  <w16cex:commentExtensible w16cex:durableId="32A515F6" w16cex:dateUtc="2024-06-24T07:50:00Z"/>
  <w16cex:commentExtensible w16cex:durableId="59C3B3FB" w16cex:dateUtc="2024-06-24T13:15:00Z"/>
  <w16cex:commentExtensible w16cex:durableId="648845FF" w16cex:dateUtc="2024-06-27T10:49:00Z"/>
  <w16cex:commentExtensible w16cex:durableId="6E02DB40" w16cex:dateUtc="2024-07-02T14:48:00Z"/>
  <w16cex:commentExtensible w16cex:durableId="06624BCB" w16cex:dateUtc="2024-06-24T07:55:00Z"/>
  <w16cex:commentExtensible w16cex:durableId="0270582C" w16cex:dateUtc="2024-06-24T13:17:00Z"/>
  <w16cex:commentExtensible w16cex:durableId="50645712" w16cex:dateUtc="2024-07-31T11:36:00Z"/>
  <w16cex:commentExtensible w16cex:durableId="281C43E2" w16cex:dateUtc="2024-06-24T08:12:00Z"/>
  <w16cex:commentExtensible w16cex:durableId="31319DE0" w16cex:dateUtc="2024-06-24T13:17:00Z"/>
  <w16cex:commentExtensible w16cex:durableId="2D298C4B" w16cex:dateUtc="2024-06-24T08:20:00Z"/>
  <w16cex:commentExtensible w16cex:durableId="3FD47C47" w16cex:dateUtc="2024-06-24T13:18:00Z"/>
  <w16cex:commentExtensible w16cex:durableId="64309F4B" w16cex:dateUtc="2024-06-24T13:19:00Z"/>
  <w16cex:commentExtensible w16cex:durableId="5B818BD8" w16cex:dateUtc="2024-06-24T08:22:00Z"/>
  <w16cex:commentExtensible w16cex:durableId="5F5495DE" w16cex:dateUtc="2024-06-24T13:19:00Z"/>
  <w16cex:commentExtensible w16cex:durableId="404CCC0E" w16cex:dateUtc="2024-07-03T07:18:00Z"/>
  <w16cex:commentExtensible w16cex:durableId="375D2BFD" w16cex:dateUtc="2024-06-24T09:05:00Z"/>
  <w16cex:commentExtensible w16cex:durableId="48A7FACF" w16cex:dateUtc="2024-06-24T13:20:00Z"/>
  <w16cex:commentExtensible w16cex:durableId="0DF519D6" w16cex:dateUtc="2024-06-24T09:05:00Z"/>
  <w16cex:commentExtensible w16cex:durableId="326E5099" w16cex:dateUtc="2024-07-31T12:06:00Z"/>
  <w16cex:commentExtensible w16cex:durableId="6BFF4631" w16cex:dateUtc="2024-06-24T09:19:00Z"/>
  <w16cex:commentExtensible w16cex:durableId="03978CF4" w16cex:dateUtc="2024-06-24T13:21:00Z"/>
  <w16cex:commentExtensible w16cex:durableId="7EE93956" w16cex:dateUtc="2024-06-24T09:20:00Z"/>
  <w16cex:commentExtensible w16cex:durableId="7C590EA2" w16cex:dateUtc="2024-06-24T13:21:00Z"/>
  <w16cex:commentExtensible w16cex:durableId="60470AEB" w16cex:dateUtc="2024-07-03T07:45:00Z"/>
  <w16cex:commentExtensible w16cex:durableId="295D73BE" w16cex:dateUtc="2024-07-31T12:13:00Z"/>
  <w16cex:commentExtensible w16cex:durableId="6BBDAAE8" w16cex:dateUtc="2024-07-31T1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6169F0" w16cid:durableId="038C27D8"/>
  <w16cid:commentId w16cid:paraId="5C29F98C" w16cid:durableId="1E75F730"/>
  <w16cid:commentId w16cid:paraId="6B91CBA6" w16cid:durableId="272D23B0"/>
  <w16cid:commentId w16cid:paraId="3AF66ED6" w16cid:durableId="61DC8042"/>
  <w16cid:commentId w16cid:paraId="64902FF3" w16cid:durableId="25E4CC0B"/>
  <w16cid:commentId w16cid:paraId="18843C34" w16cid:durableId="09495EA9"/>
  <w16cid:commentId w16cid:paraId="2B597EF0" w16cid:durableId="0CA842B3"/>
  <w16cid:commentId w16cid:paraId="031A3FEA" w16cid:durableId="30FF1A75"/>
  <w16cid:commentId w16cid:paraId="39A041DA" w16cid:durableId="109D641F"/>
  <w16cid:commentId w16cid:paraId="03622971" w16cid:durableId="11AAF468"/>
  <w16cid:commentId w16cid:paraId="0B99CB18" w16cid:durableId="2E4A2128"/>
  <w16cid:commentId w16cid:paraId="6980DCCC" w16cid:durableId="37CEAB82"/>
  <w16cid:commentId w16cid:paraId="2610FBE9" w16cid:durableId="22696056"/>
  <w16cid:commentId w16cid:paraId="749CE937" w16cid:durableId="6C439EE3"/>
  <w16cid:commentId w16cid:paraId="3D79007C" w16cid:durableId="1A03D325"/>
  <w16cid:commentId w16cid:paraId="681A1668" w16cid:durableId="7F09DC8B"/>
  <w16cid:commentId w16cid:paraId="2ABA9A49" w16cid:durableId="785FE09C"/>
  <w16cid:commentId w16cid:paraId="5EC535FF" w16cid:durableId="6DE7A5A1"/>
  <w16cid:commentId w16cid:paraId="465855E6" w16cid:durableId="10773DE7"/>
  <w16cid:commentId w16cid:paraId="58D758FC" w16cid:durableId="58E3C671"/>
  <w16cid:commentId w16cid:paraId="50699320" w16cid:durableId="0B2FB81C"/>
  <w16cid:commentId w16cid:paraId="7F23D8A7" w16cid:durableId="6A160603"/>
  <w16cid:commentId w16cid:paraId="06C2C265" w16cid:durableId="1F5CEB92"/>
  <w16cid:commentId w16cid:paraId="3DD60BD1" w16cid:durableId="511BCC5A"/>
  <w16cid:commentId w16cid:paraId="2F6E7349" w16cid:durableId="4E762318"/>
  <w16cid:commentId w16cid:paraId="11D6C829" w16cid:durableId="79D20F69"/>
  <w16cid:commentId w16cid:paraId="5BA0A4C7" w16cid:durableId="3AA170AA"/>
  <w16cid:commentId w16cid:paraId="6C36D12E" w16cid:durableId="75CF07A4"/>
  <w16cid:commentId w16cid:paraId="65DA83A7" w16cid:durableId="534135C7"/>
  <w16cid:commentId w16cid:paraId="416690F4" w16cid:durableId="102E503D"/>
  <w16cid:commentId w16cid:paraId="0D50F195" w16cid:durableId="4B9FE359"/>
  <w16cid:commentId w16cid:paraId="1BBB4D56" w16cid:durableId="4914BF4F"/>
  <w16cid:commentId w16cid:paraId="47183F93" w16cid:durableId="1BF881A1"/>
  <w16cid:commentId w16cid:paraId="6E81CE1F" w16cid:durableId="062B5AC7"/>
  <w16cid:commentId w16cid:paraId="79D9AD6F" w16cid:durableId="3ABEB0DA"/>
  <w16cid:commentId w16cid:paraId="7DEB763E" w16cid:durableId="7342B82D"/>
  <w16cid:commentId w16cid:paraId="41A9840F" w16cid:durableId="49D282E6"/>
  <w16cid:commentId w16cid:paraId="5607067D" w16cid:durableId="3B61572D"/>
  <w16cid:commentId w16cid:paraId="62E2F319" w16cid:durableId="2726CA6F"/>
  <w16cid:commentId w16cid:paraId="419D80B8" w16cid:durableId="165EBCC3"/>
  <w16cid:commentId w16cid:paraId="7DAFADF8" w16cid:durableId="214CCFBA"/>
  <w16cid:commentId w16cid:paraId="588A5CF7" w16cid:durableId="40335342"/>
  <w16cid:commentId w16cid:paraId="68B62829" w16cid:durableId="03F53AA5"/>
  <w16cid:commentId w16cid:paraId="0E62BE76" w16cid:durableId="3CD9D386"/>
  <w16cid:commentId w16cid:paraId="3FC961D4" w16cid:durableId="64367F3B"/>
  <w16cid:commentId w16cid:paraId="65B56F85" w16cid:durableId="5FD24DAE"/>
  <w16cid:commentId w16cid:paraId="6D25B849" w16cid:durableId="74D520A4"/>
  <w16cid:commentId w16cid:paraId="162BF53F" w16cid:durableId="18A12D97"/>
  <w16cid:commentId w16cid:paraId="4AF92185" w16cid:durableId="0766FAD9"/>
  <w16cid:commentId w16cid:paraId="59A99C0E" w16cid:durableId="514CA44A"/>
  <w16cid:commentId w16cid:paraId="216DB773" w16cid:durableId="40F1F2EA"/>
  <w16cid:commentId w16cid:paraId="307BC7E7" w16cid:durableId="4AFB857F"/>
  <w16cid:commentId w16cid:paraId="29B7D245" w16cid:durableId="5338F9E6"/>
  <w16cid:commentId w16cid:paraId="6C87F5F9" w16cid:durableId="39649419"/>
  <w16cid:commentId w16cid:paraId="54C831D9" w16cid:durableId="60B11976"/>
  <w16cid:commentId w16cid:paraId="7F6FA4F6" w16cid:durableId="174EA3A9"/>
  <w16cid:commentId w16cid:paraId="4E25AE5F" w16cid:durableId="4945473A"/>
  <w16cid:commentId w16cid:paraId="7BA13700" w16cid:durableId="32DC799B"/>
  <w16cid:commentId w16cid:paraId="42CC23B9" w16cid:durableId="7BB9E7A9"/>
  <w16cid:commentId w16cid:paraId="7DF51C07" w16cid:durableId="56706F72"/>
  <w16cid:commentId w16cid:paraId="260833E2" w16cid:durableId="7346890F"/>
  <w16cid:commentId w16cid:paraId="28465D9E" w16cid:durableId="466BA283"/>
  <w16cid:commentId w16cid:paraId="6B294A1A" w16cid:durableId="5DAD7836"/>
  <w16cid:commentId w16cid:paraId="58D0A8EE" w16cid:durableId="04169492"/>
  <w16cid:commentId w16cid:paraId="56E0FB55" w16cid:durableId="48448A2D"/>
  <w16cid:commentId w16cid:paraId="694395DD" w16cid:durableId="072921E6"/>
  <w16cid:commentId w16cid:paraId="752FDE15" w16cid:durableId="32A515F6"/>
  <w16cid:commentId w16cid:paraId="6A3FF5A6" w16cid:durableId="59C3B3FB"/>
  <w16cid:commentId w16cid:paraId="371C9AC0" w16cid:durableId="648845FF"/>
  <w16cid:commentId w16cid:paraId="29A1C7BD" w16cid:durableId="6E02DB40"/>
  <w16cid:commentId w16cid:paraId="36E8CCD9" w16cid:durableId="06624BCB"/>
  <w16cid:commentId w16cid:paraId="73342F83" w16cid:durableId="0270582C"/>
  <w16cid:commentId w16cid:paraId="24683950" w16cid:durableId="50645712"/>
  <w16cid:commentId w16cid:paraId="3468E0BD" w16cid:durableId="281C43E2"/>
  <w16cid:commentId w16cid:paraId="21F58D49" w16cid:durableId="31319DE0"/>
  <w16cid:commentId w16cid:paraId="57F754F2" w16cid:durableId="2D298C4B"/>
  <w16cid:commentId w16cid:paraId="20AF3C66" w16cid:durableId="3FD47C47"/>
  <w16cid:commentId w16cid:paraId="7C494369" w16cid:durableId="64309F4B"/>
  <w16cid:commentId w16cid:paraId="04E8DF9D" w16cid:durableId="5B818BD8"/>
  <w16cid:commentId w16cid:paraId="7E3E93ED" w16cid:durableId="5F5495DE"/>
  <w16cid:commentId w16cid:paraId="4298440F" w16cid:durableId="404CCC0E"/>
  <w16cid:commentId w16cid:paraId="37F1389A" w16cid:durableId="375D2BFD"/>
  <w16cid:commentId w16cid:paraId="345A7A9C" w16cid:durableId="48A7FACF"/>
  <w16cid:commentId w16cid:paraId="06C257D6" w16cid:durableId="0DF519D6"/>
  <w16cid:commentId w16cid:paraId="2360AD80" w16cid:durableId="326E5099"/>
  <w16cid:commentId w16cid:paraId="48C41C89" w16cid:durableId="6BFF4631"/>
  <w16cid:commentId w16cid:paraId="409F7EDB" w16cid:durableId="03978CF4"/>
  <w16cid:commentId w16cid:paraId="580D124F" w16cid:durableId="7EE93956"/>
  <w16cid:commentId w16cid:paraId="45659D3E" w16cid:durableId="7C590EA2"/>
  <w16cid:commentId w16cid:paraId="47AED2EB" w16cid:durableId="60470AEB"/>
  <w16cid:commentId w16cid:paraId="7DD1D317" w16cid:durableId="295D73BE"/>
  <w16cid:commentId w16cid:paraId="48C5EDBA" w16cid:durableId="6BBDAA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61C9C" w14:textId="77777777" w:rsidR="002143DA" w:rsidRPr="00F226F2" w:rsidRDefault="002143DA" w:rsidP="008458A2">
      <w:r w:rsidRPr="00F226F2">
        <w:separator/>
      </w:r>
    </w:p>
  </w:endnote>
  <w:endnote w:type="continuationSeparator" w:id="0">
    <w:p w14:paraId="007AC281" w14:textId="77777777" w:rsidR="002143DA" w:rsidRPr="00F226F2" w:rsidRDefault="002143DA" w:rsidP="008458A2">
      <w:r w:rsidRPr="00F226F2">
        <w:continuationSeparator/>
      </w:r>
    </w:p>
  </w:endnote>
  <w:endnote w:type="continuationNotice" w:id="1">
    <w:p w14:paraId="7436100C" w14:textId="77777777" w:rsidR="002143DA" w:rsidRPr="00F226F2" w:rsidRDefault="002143DA" w:rsidP="008458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ptos Light">
    <w:charset w:val="00"/>
    <w:family w:val="swiss"/>
    <w:pitch w:val="variable"/>
    <w:sig w:usb0="20000287" w:usb1="00000003" w:usb2="00000000" w:usb3="00000000" w:csb0="0000019F" w:csb1="00000000"/>
  </w:font>
  <w:font w:name="Aptos Mono">
    <w:altName w:val="Calibri"/>
    <w:charset w:val="00"/>
    <w:family w:val="modern"/>
    <w:pitch w:val="fixed"/>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Wingdings 2">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5FD2B" w14:textId="77777777" w:rsidR="00E734C9" w:rsidRPr="00F226F2" w:rsidRDefault="00E734C9" w:rsidP="008458A2">
    <w:pPr>
      <w:rPr>
        <w:sz w:val="16"/>
        <w:szCs w:val="16"/>
      </w:rPr>
    </w:pPr>
    <w:r w:rsidRPr="00F226F2">
      <w:rPr>
        <w:sz w:val="16"/>
        <w:szCs w:val="16"/>
      </w:rPr>
      <w:t xml:space="preserve">Materialise </w:t>
    </w:r>
    <w:proofErr w:type="spellStart"/>
    <w:proofErr w:type="gramStart"/>
    <w:r w:rsidRPr="00F226F2">
      <w:rPr>
        <w:sz w:val="16"/>
        <w:szCs w:val="16"/>
      </w:rPr>
      <w:t>nv</w:t>
    </w:r>
    <w:proofErr w:type="spellEnd"/>
    <w:r w:rsidRPr="00F226F2">
      <w:rPr>
        <w:sz w:val="16"/>
        <w:szCs w:val="16"/>
      </w:rPr>
      <w:t xml:space="preserve">  </w:t>
    </w:r>
    <w:r w:rsidRPr="00F226F2">
      <w:rPr>
        <w:color w:val="0084C8"/>
        <w:sz w:val="16"/>
        <w:szCs w:val="16"/>
      </w:rPr>
      <w:t>I</w:t>
    </w:r>
    <w:proofErr w:type="gramEnd"/>
    <w:r w:rsidRPr="00F226F2">
      <w:rPr>
        <w:sz w:val="16"/>
        <w:szCs w:val="16"/>
      </w:rPr>
      <w:t xml:space="preserve">  </w:t>
    </w:r>
    <w:proofErr w:type="spellStart"/>
    <w:r w:rsidRPr="00F226F2">
      <w:rPr>
        <w:sz w:val="16"/>
        <w:szCs w:val="16"/>
      </w:rPr>
      <w:t>Technologielaan</w:t>
    </w:r>
    <w:proofErr w:type="spellEnd"/>
    <w:r w:rsidRPr="00F226F2">
      <w:rPr>
        <w:sz w:val="16"/>
        <w:szCs w:val="16"/>
      </w:rPr>
      <w:t xml:space="preserve"> 15  </w:t>
    </w:r>
    <w:r w:rsidRPr="00F226F2">
      <w:rPr>
        <w:color w:val="0084C8"/>
        <w:sz w:val="16"/>
        <w:szCs w:val="16"/>
      </w:rPr>
      <w:t>I</w:t>
    </w:r>
    <w:r w:rsidRPr="00F226F2">
      <w:rPr>
        <w:sz w:val="16"/>
        <w:szCs w:val="16"/>
      </w:rPr>
      <w:t xml:space="preserve">  3001 Leuven  </w:t>
    </w:r>
    <w:r w:rsidRPr="00F226F2">
      <w:rPr>
        <w:color w:val="0084C8"/>
        <w:sz w:val="16"/>
        <w:szCs w:val="16"/>
      </w:rPr>
      <w:t>I</w:t>
    </w:r>
    <w:r w:rsidRPr="00F226F2">
      <w:rPr>
        <w:sz w:val="16"/>
        <w:szCs w:val="16"/>
      </w:rPr>
      <w:t xml:space="preserve">  Belgium  </w:t>
    </w:r>
    <w:r w:rsidRPr="00F226F2">
      <w:rPr>
        <w:color w:val="0084C8"/>
        <w:sz w:val="16"/>
        <w:szCs w:val="16"/>
      </w:rPr>
      <w:t>I</w:t>
    </w:r>
    <w:r w:rsidRPr="00F226F2">
      <w:rPr>
        <w:sz w:val="16"/>
        <w:szCs w:val="16"/>
      </w:rPr>
      <w:t xml:space="preserve">  </w:t>
    </w:r>
    <w:r w:rsidRPr="00F226F2">
      <w:rPr>
        <w:rFonts w:cs="Arial"/>
        <w:sz w:val="16"/>
        <w:szCs w:val="16"/>
      </w:rPr>
      <w:t>info@materialise.com</w:t>
    </w:r>
    <w:r w:rsidRPr="00F226F2">
      <w:rPr>
        <w:sz w:val="16"/>
        <w:szCs w:val="16"/>
      </w:rPr>
      <w:t xml:space="preserve">  </w:t>
    </w:r>
    <w:r w:rsidRPr="00F226F2">
      <w:rPr>
        <w:color w:val="0084C8"/>
        <w:sz w:val="16"/>
        <w:szCs w:val="16"/>
      </w:rPr>
      <w:t>I</w:t>
    </w:r>
    <w:r w:rsidRPr="00F226F2">
      <w:rPr>
        <w:sz w:val="16"/>
        <w:szCs w:val="16"/>
      </w:rPr>
      <w:t xml:space="preserve">  materialise.com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DACAF4D" w:rsidRPr="00F226F2" w14:paraId="4A75A883" w14:textId="77777777" w:rsidTr="0DACAF4D">
      <w:trPr>
        <w:trHeight w:val="300"/>
      </w:trPr>
      <w:tc>
        <w:tcPr>
          <w:tcW w:w="3020" w:type="dxa"/>
        </w:tcPr>
        <w:p w14:paraId="4A675141" w14:textId="55AD80AB" w:rsidR="0DACAF4D" w:rsidRPr="00F226F2" w:rsidRDefault="0DACAF4D" w:rsidP="0DACAF4D">
          <w:pPr>
            <w:pStyle w:val="Header"/>
            <w:ind w:left="-115"/>
            <w:jc w:val="left"/>
          </w:pPr>
        </w:p>
      </w:tc>
      <w:tc>
        <w:tcPr>
          <w:tcW w:w="3020" w:type="dxa"/>
        </w:tcPr>
        <w:p w14:paraId="2FAC8552" w14:textId="7AE0DD0C" w:rsidR="0DACAF4D" w:rsidRPr="00F226F2" w:rsidRDefault="0DACAF4D" w:rsidP="0DACAF4D">
          <w:pPr>
            <w:pStyle w:val="Header"/>
            <w:jc w:val="center"/>
          </w:pPr>
        </w:p>
      </w:tc>
      <w:tc>
        <w:tcPr>
          <w:tcW w:w="3020" w:type="dxa"/>
        </w:tcPr>
        <w:p w14:paraId="145D080F" w14:textId="16BD20D6" w:rsidR="0DACAF4D" w:rsidRPr="00F226F2" w:rsidRDefault="0DACAF4D" w:rsidP="0DACAF4D">
          <w:pPr>
            <w:pStyle w:val="Header"/>
            <w:ind w:right="-115"/>
            <w:jc w:val="right"/>
          </w:pPr>
        </w:p>
      </w:tc>
    </w:tr>
  </w:tbl>
  <w:p w14:paraId="61ED5788" w14:textId="6E35A376" w:rsidR="0DACAF4D" w:rsidRPr="00F226F2" w:rsidRDefault="0DACAF4D" w:rsidP="0DACA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F7718" w14:textId="77777777" w:rsidR="002143DA" w:rsidRPr="00F226F2" w:rsidRDefault="002143DA" w:rsidP="008458A2">
      <w:r w:rsidRPr="00F226F2">
        <w:separator/>
      </w:r>
    </w:p>
  </w:footnote>
  <w:footnote w:type="continuationSeparator" w:id="0">
    <w:p w14:paraId="7E9BBA3E" w14:textId="77777777" w:rsidR="002143DA" w:rsidRPr="00F226F2" w:rsidRDefault="002143DA" w:rsidP="008458A2">
      <w:r w:rsidRPr="00F226F2">
        <w:continuationSeparator/>
      </w:r>
    </w:p>
  </w:footnote>
  <w:footnote w:type="continuationNotice" w:id="1">
    <w:p w14:paraId="675BE2BF" w14:textId="77777777" w:rsidR="002143DA" w:rsidRPr="00F226F2" w:rsidRDefault="002143DA" w:rsidP="008458A2"/>
  </w:footnote>
  <w:footnote w:id="2">
    <w:p w14:paraId="27409E33" w14:textId="77777777" w:rsidR="001401EC" w:rsidRPr="00F226F2" w:rsidRDefault="001401EC" w:rsidP="001401EC">
      <w:pPr>
        <w:pStyle w:val="FootnoteText"/>
        <w:rPr>
          <w:ins w:id="2164" w:author="Yves Houtevels" w:date="2024-07-03T11:16:00Z" w16du:dateUtc="2024-07-03T09:16:00Z"/>
        </w:rPr>
      </w:pPr>
      <w:ins w:id="2165" w:author="Yves Houtevels" w:date="2024-07-03T11:16:00Z" w16du:dateUtc="2024-07-03T09:16:00Z">
        <w:r w:rsidRPr="00F226F2">
          <w:rPr>
            <w:rStyle w:val="FootnoteReference"/>
          </w:rPr>
          <w:footnoteRef/>
        </w:r>
        <w:r w:rsidRPr="00F226F2">
          <w:t>FNO Administrative Guide:</w:t>
        </w:r>
      </w:ins>
    </w:p>
    <w:p w14:paraId="7501E005" w14:textId="77777777" w:rsidR="001401EC" w:rsidRPr="00F226F2" w:rsidRDefault="001401EC" w:rsidP="001401EC">
      <w:pPr>
        <w:pStyle w:val="FootnoteText"/>
        <w:rPr>
          <w:ins w:id="2166" w:author="Yves Houtevels" w:date="2024-07-03T11:16:00Z" w16du:dateUtc="2024-07-03T09:16:00Z"/>
        </w:rPr>
      </w:pPr>
      <w:ins w:id="2167" w:author="Yves Houtevels" w:date="2024-07-03T11:16:00Z" w16du:dateUtc="2024-07-03T09:16:00Z">
        <w:r w:rsidRPr="00F226F2">
          <w:fldChar w:fldCharType="begin"/>
        </w:r>
        <w:r w:rsidRPr="00F226F2">
          <w:instrText>HYPERLINK "https://docs.revenera.com/fno2020r2/producer/Content/helplibrary/Introduction.htm" \l "fno_admin_intro_3156978783_1054036"</w:instrText>
        </w:r>
        <w:r w:rsidRPr="00F226F2">
          <w:fldChar w:fldCharType="separate"/>
        </w:r>
        <w:r w:rsidRPr="00F226F2">
          <w:rPr>
            <w:rStyle w:val="Hyperlink"/>
          </w:rPr>
          <w:t>https://docs.revenera.com/fno2020r2/producer/Content/helplibrary/Introduction.htm#fno_admin_intro_3156978783_1054036</w:t>
        </w:r>
        <w:r w:rsidRPr="00F226F2">
          <w:rPr>
            <w:rStyle w:val="Hyperlink"/>
          </w:rPr>
          <w:fldChar w:fldCharType="end"/>
        </w:r>
      </w:ins>
    </w:p>
    <w:p w14:paraId="63FC0352" w14:textId="77777777" w:rsidR="001401EC" w:rsidRPr="00F226F2" w:rsidRDefault="001401EC" w:rsidP="001401EC">
      <w:pPr>
        <w:pStyle w:val="FootnoteText"/>
        <w:rPr>
          <w:ins w:id="2168" w:author="Yves Houtevels" w:date="2024-07-03T11:16:00Z" w16du:dateUtc="2024-07-03T09:16:00Z"/>
        </w:rPr>
      </w:pPr>
    </w:p>
  </w:footnote>
  <w:footnote w:id="3">
    <w:p w14:paraId="11B0A3AF" w14:textId="76132AFD" w:rsidR="009523F2" w:rsidRPr="007E6493" w:rsidDel="009B7F62" w:rsidRDefault="009523F2" w:rsidP="009523F2">
      <w:pPr>
        <w:pStyle w:val="FootnoteText"/>
        <w:rPr>
          <w:ins w:id="3270" w:author="Yves Houtevels" w:date="2024-07-03T11:58:00Z" w16du:dateUtc="2024-07-03T09:58:00Z"/>
          <w:del w:id="3271" w:author="Julian Smith" w:date="2024-10-03T16:37:00Z" w16du:dateUtc="2024-10-03T15:37:00Z"/>
        </w:rPr>
      </w:pPr>
      <w:ins w:id="3272" w:author="Yves Houtevels" w:date="2024-07-03T11:58:00Z" w16du:dateUtc="2024-07-03T09:58:00Z">
        <w:del w:id="3273" w:author="Julian Smith" w:date="2024-10-03T16:37:00Z" w16du:dateUtc="2024-10-03T15:37:00Z">
          <w:r w:rsidRPr="00F226F2" w:rsidDel="009B7F62">
            <w:rPr>
              <w:rStyle w:val="FootnoteReference"/>
            </w:rPr>
            <w:footnoteRef/>
          </w:r>
          <w:r w:rsidRPr="00F226F2" w:rsidDel="009B7F62">
            <w:delText xml:space="preserve"> Electronic Software Download (Package and File) is not available yet in AWS; this is expected Q2 2021</w:delText>
          </w:r>
        </w:del>
      </w:ins>
      <w:ins w:id="3274" w:author="Julian Smith" w:date="2024-09-24T17:22:00Z" w16du:dateUtc="2024-09-24T16:22:00Z">
        <w:del w:id="3275" w:author="Julian Smith" w:date="2024-10-03T16:37:00Z" w16du:dateUtc="2024-10-03T15:37:00Z">
          <w:r w:rsidR="00E62FFB" w:rsidDel="009B7F62">
            <w:delText>2024</w:delText>
          </w:r>
        </w:del>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2462C" w14:textId="0E16DC07" w:rsidR="00E734C9" w:rsidRPr="00F226F2" w:rsidRDefault="00F5428D" w:rsidP="008458A2">
    <w:pPr>
      <w:pStyle w:val="Header"/>
    </w:pPr>
    <w:r w:rsidRPr="00F226F2">
      <w:rPr>
        <w:noProof/>
        <w:lang w:eastAsia="nl-BE"/>
        <w:rPrChange w:id="3472" w:author="Julian Smith" w:date="2024-09-24T17:17:00Z" w16du:dateUtc="2024-09-24T16:17:00Z">
          <w:rPr>
            <w:noProof/>
            <w:lang w:val="nl-BE" w:eastAsia="nl-BE"/>
          </w:rPr>
        </w:rPrChange>
      </w:rPr>
      <w:drawing>
        <wp:anchor distT="0" distB="0" distL="114300" distR="114300" simplePos="0" relativeHeight="251658241" behindDoc="1" locked="0" layoutInCell="0" allowOverlap="1" wp14:anchorId="25EAE2D6" wp14:editId="7BC1922A">
          <wp:simplePos x="0" y="0"/>
          <wp:positionH relativeFrom="margin">
            <wp:align>center</wp:align>
          </wp:positionH>
          <wp:positionV relativeFrom="margin">
            <wp:align>center</wp:align>
          </wp:positionV>
          <wp:extent cx="7559040" cy="10692130"/>
          <wp:effectExtent l="0" t="0" r="0" b="1270"/>
          <wp:wrapNone/>
          <wp:docPr id="7" name="WordPictureWatermark28444224"/>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28444224"/>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04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2FAC3" w14:textId="48BAFF53" w:rsidR="00E734C9" w:rsidRPr="00F226F2" w:rsidRDefault="00E734C9" w:rsidP="008458A2">
    <w:pPr>
      <w:pStyle w:val="Header"/>
    </w:pPr>
    <w:r w:rsidRPr="00F226F2">
      <w:rPr>
        <w:noProof/>
        <w:color w:val="2B579A"/>
        <w:shd w:val="clear" w:color="auto" w:fill="E6E6E6"/>
      </w:rPr>
      <w:drawing>
        <wp:anchor distT="0" distB="0" distL="114300" distR="114300" simplePos="0" relativeHeight="251658242" behindDoc="1" locked="1" layoutInCell="1" allowOverlap="1" wp14:anchorId="7B1B791E" wp14:editId="417D6D0A">
          <wp:simplePos x="0" y="0"/>
          <wp:positionH relativeFrom="page">
            <wp:posOffset>0</wp:posOffset>
          </wp:positionH>
          <wp:positionV relativeFrom="page">
            <wp:posOffset>0</wp:posOffset>
          </wp:positionV>
          <wp:extent cx="7560000" cy="1069200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 Page new 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r w:rsidRPr="00F226F2">
      <w:t xml:space="preserve"> </w:t>
    </w:r>
    <w:r w:rsidR="00283685" w:rsidRPr="00F226F2">
      <w:t xml:space="preserve">Solution Design </w:t>
    </w:r>
    <w:r w:rsidR="00E71379" w:rsidRPr="00F226F2">
      <w:t>for</w:t>
    </w:r>
    <w:r w:rsidR="00283685" w:rsidRPr="00F226F2">
      <w:t xml:space="preserve"> </w:t>
    </w:r>
    <w:r w:rsidR="006D0FA4" w:rsidRPr="00F226F2">
      <w:t>FlexNet Operations</w:t>
    </w:r>
    <w:r w:rsidR="00283685" w:rsidRPr="00F226F2">
      <w:t xml:space="preserve"> </w:t>
    </w:r>
    <w:r w:rsidR="00E71379" w:rsidRPr="00F226F2">
      <w:t>- 2024-06-11</w:t>
    </w:r>
    <w:r w:rsidRPr="00F226F2">
      <w:tab/>
    </w:r>
    <w:r w:rsidRPr="00F226F2">
      <w:rPr>
        <w:color w:val="2B579A"/>
        <w:shd w:val="clear" w:color="auto" w:fill="E6E6E6"/>
      </w:rPr>
      <w:fldChar w:fldCharType="begin"/>
    </w:r>
    <w:r w:rsidRPr="00F226F2">
      <w:instrText xml:space="preserve"> PAGE   \* MERGEFORMAT </w:instrText>
    </w:r>
    <w:r w:rsidRPr="00F226F2">
      <w:rPr>
        <w:color w:val="2B579A"/>
        <w:shd w:val="clear" w:color="auto" w:fill="E6E6E6"/>
      </w:rPr>
      <w:fldChar w:fldCharType="separate"/>
    </w:r>
    <w:r w:rsidR="00F800B1" w:rsidRPr="00F226F2">
      <w:rPr>
        <w:noProof/>
      </w:rPr>
      <w:t>44</w:t>
    </w:r>
    <w:r w:rsidRPr="00F226F2">
      <w:rPr>
        <w:color w:val="2B579A"/>
        <w:shd w:val="clear" w:color="auto" w:fill="E6E6E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037F1" w14:textId="1E03B16A" w:rsidR="00E734C9" w:rsidRPr="00F226F2" w:rsidRDefault="00F5428D" w:rsidP="008458A2">
    <w:pPr>
      <w:pStyle w:val="Header"/>
    </w:pPr>
    <w:r w:rsidRPr="00F226F2">
      <w:rPr>
        <w:noProof/>
        <w:lang w:eastAsia="nl-BE"/>
        <w:rPrChange w:id="3473" w:author="Julian Smith" w:date="2024-09-24T17:17:00Z" w16du:dateUtc="2024-09-24T16:17:00Z">
          <w:rPr>
            <w:noProof/>
            <w:lang w:val="nl-BE" w:eastAsia="nl-BE"/>
          </w:rPr>
        </w:rPrChange>
      </w:rPr>
      <w:drawing>
        <wp:anchor distT="0" distB="0" distL="114300" distR="114300" simplePos="0" relativeHeight="251658240" behindDoc="1" locked="0" layoutInCell="0" allowOverlap="1" wp14:anchorId="4E5787D8" wp14:editId="2762CE64">
          <wp:simplePos x="0" y="0"/>
          <wp:positionH relativeFrom="margin">
            <wp:posOffset>-914400</wp:posOffset>
          </wp:positionH>
          <wp:positionV relativeFrom="margin">
            <wp:posOffset>-1257300</wp:posOffset>
          </wp:positionV>
          <wp:extent cx="7559040" cy="10692130"/>
          <wp:effectExtent l="0" t="0" r="0" b="1270"/>
          <wp:wrapNone/>
          <wp:docPr id="6" name="WordPictureWatermark28444223"/>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28444223"/>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04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Xmc+B7HFcDvq/v" int2:id="Lgu6aJUd">
      <int2:state int2:value="Rejected" int2:type="AugLoop_Text_Critique"/>
    </int2:textHash>
    <int2:textHash int2:hashCode="h4Pjb7TALnzCI7" int2:id="r8Gb6OE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B6B2E"/>
    <w:multiLevelType w:val="hybridMultilevel"/>
    <w:tmpl w:val="2B1A0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83494"/>
    <w:multiLevelType w:val="hybridMultilevel"/>
    <w:tmpl w:val="A8DC8B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A7437"/>
    <w:multiLevelType w:val="hybridMultilevel"/>
    <w:tmpl w:val="584E4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74AC8"/>
    <w:multiLevelType w:val="hybridMultilevel"/>
    <w:tmpl w:val="35069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31003"/>
    <w:multiLevelType w:val="hybridMultilevel"/>
    <w:tmpl w:val="F0F69CF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733C35"/>
    <w:multiLevelType w:val="hybridMultilevel"/>
    <w:tmpl w:val="8B3CFED0"/>
    <w:lvl w:ilvl="0" w:tplc="08090017">
      <w:start w:val="1"/>
      <w:numFmt w:val="lowerLetter"/>
      <w:lvlText w:val="%1)"/>
      <w:lvlJc w:val="left"/>
      <w:pPr>
        <w:ind w:left="643"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501A15"/>
    <w:multiLevelType w:val="multilevel"/>
    <w:tmpl w:val="057E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67B29"/>
    <w:multiLevelType w:val="multilevel"/>
    <w:tmpl w:val="057E31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8C378BA"/>
    <w:multiLevelType w:val="hybridMultilevel"/>
    <w:tmpl w:val="A81CC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EB7341"/>
    <w:multiLevelType w:val="hybridMultilevel"/>
    <w:tmpl w:val="FCCCA3D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635A5C"/>
    <w:multiLevelType w:val="hybridMultilevel"/>
    <w:tmpl w:val="602AB178"/>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10A1710"/>
    <w:multiLevelType w:val="hybridMultilevel"/>
    <w:tmpl w:val="1062E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B9438C"/>
    <w:multiLevelType w:val="hybridMultilevel"/>
    <w:tmpl w:val="37AE8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F6561D"/>
    <w:multiLevelType w:val="hybridMultilevel"/>
    <w:tmpl w:val="D2243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7621F0"/>
    <w:multiLevelType w:val="hybridMultilevel"/>
    <w:tmpl w:val="7960D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AD2529"/>
    <w:multiLevelType w:val="hybridMultilevel"/>
    <w:tmpl w:val="BBA08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C470CA"/>
    <w:multiLevelType w:val="hybridMultilevel"/>
    <w:tmpl w:val="865CF8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95E0BBD"/>
    <w:multiLevelType w:val="multilevel"/>
    <w:tmpl w:val="F72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E07E1A"/>
    <w:multiLevelType w:val="multilevel"/>
    <w:tmpl w:val="0F46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746758"/>
    <w:multiLevelType w:val="hybridMultilevel"/>
    <w:tmpl w:val="AA90EC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1385596"/>
    <w:multiLevelType w:val="hybridMultilevel"/>
    <w:tmpl w:val="4CFE2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5B0DDF"/>
    <w:multiLevelType w:val="multilevel"/>
    <w:tmpl w:val="F72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2E664E"/>
    <w:multiLevelType w:val="hybridMultilevel"/>
    <w:tmpl w:val="06FA0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5EF18BE"/>
    <w:multiLevelType w:val="hybridMultilevel"/>
    <w:tmpl w:val="AF444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524564"/>
    <w:multiLevelType w:val="hybridMultilevel"/>
    <w:tmpl w:val="8F066E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913680"/>
    <w:multiLevelType w:val="multilevel"/>
    <w:tmpl w:val="057E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A3EE1"/>
    <w:multiLevelType w:val="multilevel"/>
    <w:tmpl w:val="689245CE"/>
    <w:lvl w:ilvl="0">
      <w:start w:val="3"/>
      <w:numFmt w:val="lowerLetter"/>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4C8C5B86"/>
    <w:multiLevelType w:val="multilevel"/>
    <w:tmpl w:val="0B5E847C"/>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A5240F"/>
    <w:multiLevelType w:val="hybridMultilevel"/>
    <w:tmpl w:val="1D5234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5200CE"/>
    <w:multiLevelType w:val="hybridMultilevel"/>
    <w:tmpl w:val="2CDC5D52"/>
    <w:lvl w:ilvl="0" w:tplc="012C578C">
      <w:start w:val="1"/>
      <w:numFmt w:val="bullet"/>
      <w:pStyle w:val="ListBullet"/>
      <w:lvlText w:val="―"/>
      <w:lvlJc w:val="left"/>
      <w:pPr>
        <w:ind w:left="720" w:hanging="360"/>
      </w:pPr>
      <w:rPr>
        <w:rFonts w:ascii="Arial" w:hAnsi="Arial" w:hint="default"/>
        <w:color w:val="5292C9"/>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D8F3AF9"/>
    <w:multiLevelType w:val="multilevel"/>
    <w:tmpl w:val="38F697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FA3D12"/>
    <w:multiLevelType w:val="multilevel"/>
    <w:tmpl w:val="0813001D"/>
    <w:styleLink w:val="Bulletlist"/>
    <w:lvl w:ilvl="0">
      <w:start w:val="1"/>
      <w:numFmt w:val="bullet"/>
      <w:lvlText w:val=""/>
      <w:lvlJc w:val="left"/>
      <w:pPr>
        <w:ind w:left="360" w:hanging="360"/>
      </w:pPr>
      <w:rPr>
        <w:rFonts w:ascii="Webdings" w:hAnsi="Webdings"/>
        <w:color w:val="0058A5" w:themeColor="text2"/>
        <w:w w:val="80"/>
        <w:sz w:val="20"/>
      </w:rPr>
    </w:lvl>
    <w:lvl w:ilvl="1">
      <w:start w:val="1"/>
      <w:numFmt w:val="bullet"/>
      <w:lvlText w:val="―"/>
      <w:lvlJc w:val="left"/>
      <w:pPr>
        <w:ind w:left="720" w:hanging="360"/>
      </w:pPr>
      <w:rPr>
        <w:rFonts w:ascii="Arial" w:hAnsi="Arial" w:hint="default"/>
        <w:color w:val="auto"/>
        <w:sz w:val="20"/>
      </w:rPr>
    </w:lvl>
    <w:lvl w:ilvl="2">
      <w:start w:val="1"/>
      <w:numFmt w:val="bullet"/>
      <w:lvlText w:val="―"/>
      <w:lvlJc w:val="left"/>
      <w:pPr>
        <w:ind w:left="1080" w:hanging="360"/>
      </w:pPr>
      <w:rPr>
        <w:rFonts w:ascii="Arial" w:hAnsi="Arial" w:hint="default"/>
        <w:color w:val="auto"/>
        <w:sz w:val="20"/>
      </w:rPr>
    </w:lvl>
    <w:lvl w:ilvl="3">
      <w:start w:val="1"/>
      <w:numFmt w:val="bullet"/>
      <w:lvlText w:val="―"/>
      <w:lvlJc w:val="left"/>
      <w:pPr>
        <w:ind w:left="1440" w:hanging="360"/>
      </w:pPr>
      <w:rPr>
        <w:rFonts w:ascii="Arial" w:hAnsi="Arial" w:hint="default"/>
        <w:color w:val="auto"/>
        <w:sz w:val="2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2252B14"/>
    <w:multiLevelType w:val="multilevel"/>
    <w:tmpl w:val="689245CE"/>
    <w:lvl w:ilvl="0">
      <w:start w:val="3"/>
      <w:numFmt w:val="lowerLetter"/>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527D399B"/>
    <w:multiLevelType w:val="hybridMultilevel"/>
    <w:tmpl w:val="65AC0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C27296"/>
    <w:multiLevelType w:val="hybridMultilevel"/>
    <w:tmpl w:val="7E5E3F8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5" w15:restartNumberingAfterBreak="0">
    <w:nsid w:val="54FF8088"/>
    <w:multiLevelType w:val="hybridMultilevel"/>
    <w:tmpl w:val="FFFFFFFF"/>
    <w:lvl w:ilvl="0" w:tplc="9B66484A">
      <w:start w:val="1"/>
      <w:numFmt w:val="bullet"/>
      <w:lvlText w:val=""/>
      <w:lvlJc w:val="left"/>
      <w:pPr>
        <w:ind w:left="720" w:hanging="360"/>
      </w:pPr>
      <w:rPr>
        <w:rFonts w:ascii="Symbol" w:hAnsi="Symbol" w:hint="default"/>
      </w:rPr>
    </w:lvl>
    <w:lvl w:ilvl="1" w:tplc="B2A63C5E">
      <w:start w:val="1"/>
      <w:numFmt w:val="bullet"/>
      <w:lvlText w:val="o"/>
      <w:lvlJc w:val="left"/>
      <w:pPr>
        <w:ind w:left="1440" w:hanging="360"/>
      </w:pPr>
      <w:rPr>
        <w:rFonts w:ascii="Courier New" w:hAnsi="Courier New" w:hint="default"/>
      </w:rPr>
    </w:lvl>
    <w:lvl w:ilvl="2" w:tplc="41EC7862">
      <w:start w:val="1"/>
      <w:numFmt w:val="bullet"/>
      <w:lvlText w:val=""/>
      <w:lvlJc w:val="left"/>
      <w:pPr>
        <w:ind w:left="2160" w:hanging="360"/>
      </w:pPr>
      <w:rPr>
        <w:rFonts w:ascii="Wingdings" w:hAnsi="Wingdings" w:hint="default"/>
      </w:rPr>
    </w:lvl>
    <w:lvl w:ilvl="3" w:tplc="E0FEF9EC">
      <w:start w:val="1"/>
      <w:numFmt w:val="bullet"/>
      <w:lvlText w:val=""/>
      <w:lvlJc w:val="left"/>
      <w:pPr>
        <w:ind w:left="2880" w:hanging="360"/>
      </w:pPr>
      <w:rPr>
        <w:rFonts w:ascii="Symbol" w:hAnsi="Symbol" w:hint="default"/>
      </w:rPr>
    </w:lvl>
    <w:lvl w:ilvl="4" w:tplc="806C4590">
      <w:start w:val="1"/>
      <w:numFmt w:val="bullet"/>
      <w:lvlText w:val="o"/>
      <w:lvlJc w:val="left"/>
      <w:pPr>
        <w:ind w:left="3600" w:hanging="360"/>
      </w:pPr>
      <w:rPr>
        <w:rFonts w:ascii="Courier New" w:hAnsi="Courier New" w:hint="default"/>
      </w:rPr>
    </w:lvl>
    <w:lvl w:ilvl="5" w:tplc="0C5EEF62">
      <w:start w:val="1"/>
      <w:numFmt w:val="bullet"/>
      <w:lvlText w:val=""/>
      <w:lvlJc w:val="left"/>
      <w:pPr>
        <w:ind w:left="4320" w:hanging="360"/>
      </w:pPr>
      <w:rPr>
        <w:rFonts w:ascii="Wingdings" w:hAnsi="Wingdings" w:hint="default"/>
      </w:rPr>
    </w:lvl>
    <w:lvl w:ilvl="6" w:tplc="095453BA">
      <w:start w:val="1"/>
      <w:numFmt w:val="bullet"/>
      <w:lvlText w:val=""/>
      <w:lvlJc w:val="left"/>
      <w:pPr>
        <w:ind w:left="5040" w:hanging="360"/>
      </w:pPr>
      <w:rPr>
        <w:rFonts w:ascii="Symbol" w:hAnsi="Symbol" w:hint="default"/>
      </w:rPr>
    </w:lvl>
    <w:lvl w:ilvl="7" w:tplc="74986CB0">
      <w:start w:val="1"/>
      <w:numFmt w:val="bullet"/>
      <w:lvlText w:val="o"/>
      <w:lvlJc w:val="left"/>
      <w:pPr>
        <w:ind w:left="5760" w:hanging="360"/>
      </w:pPr>
      <w:rPr>
        <w:rFonts w:ascii="Courier New" w:hAnsi="Courier New" w:hint="default"/>
      </w:rPr>
    </w:lvl>
    <w:lvl w:ilvl="8" w:tplc="14A082A8">
      <w:start w:val="1"/>
      <w:numFmt w:val="bullet"/>
      <w:lvlText w:val=""/>
      <w:lvlJc w:val="left"/>
      <w:pPr>
        <w:ind w:left="6480" w:hanging="360"/>
      </w:pPr>
      <w:rPr>
        <w:rFonts w:ascii="Wingdings" w:hAnsi="Wingdings" w:hint="default"/>
      </w:rPr>
    </w:lvl>
  </w:abstractNum>
  <w:abstractNum w:abstractNumId="36" w15:restartNumberingAfterBreak="0">
    <w:nsid w:val="55277786"/>
    <w:multiLevelType w:val="multilevel"/>
    <w:tmpl w:val="3FF060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565253C2"/>
    <w:multiLevelType w:val="hybridMultilevel"/>
    <w:tmpl w:val="E87A16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0516179"/>
    <w:multiLevelType w:val="multilevel"/>
    <w:tmpl w:val="F72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E610D7"/>
    <w:multiLevelType w:val="multilevel"/>
    <w:tmpl w:val="914E01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48B7E74"/>
    <w:multiLevelType w:val="hybridMultilevel"/>
    <w:tmpl w:val="F25ECB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DE7F2C"/>
    <w:multiLevelType w:val="hybridMultilevel"/>
    <w:tmpl w:val="1210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8A469F"/>
    <w:multiLevelType w:val="multilevel"/>
    <w:tmpl w:val="F72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FAE2330"/>
    <w:multiLevelType w:val="multilevel"/>
    <w:tmpl w:val="522CC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7B1E3F"/>
    <w:multiLevelType w:val="multilevel"/>
    <w:tmpl w:val="1EECC8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73182D79"/>
    <w:multiLevelType w:val="hybridMultilevel"/>
    <w:tmpl w:val="5A584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5F225D8"/>
    <w:multiLevelType w:val="hybridMultilevel"/>
    <w:tmpl w:val="1674B7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664266A"/>
    <w:multiLevelType w:val="hybridMultilevel"/>
    <w:tmpl w:val="B302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67D7862"/>
    <w:multiLevelType w:val="multilevel"/>
    <w:tmpl w:val="47CA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C35344"/>
    <w:multiLevelType w:val="hybridMultilevel"/>
    <w:tmpl w:val="57E6A61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0" w15:restartNumberingAfterBreak="0">
    <w:nsid w:val="798A6C89"/>
    <w:multiLevelType w:val="multilevel"/>
    <w:tmpl w:val="0B5E847C"/>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DE1995"/>
    <w:multiLevelType w:val="hybridMultilevel"/>
    <w:tmpl w:val="AFDE78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A847CD5"/>
    <w:multiLevelType w:val="hybridMultilevel"/>
    <w:tmpl w:val="BC4AE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D452098"/>
    <w:multiLevelType w:val="multilevel"/>
    <w:tmpl w:val="51AC95B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7D840650"/>
    <w:multiLevelType w:val="hybridMultilevel"/>
    <w:tmpl w:val="908A6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762258">
    <w:abstractNumId w:val="31"/>
  </w:num>
  <w:num w:numId="2" w16cid:durableId="64496322">
    <w:abstractNumId w:val="29"/>
  </w:num>
  <w:num w:numId="3" w16cid:durableId="422531878">
    <w:abstractNumId w:val="44"/>
  </w:num>
  <w:num w:numId="4" w16cid:durableId="1142891957">
    <w:abstractNumId w:val="23"/>
  </w:num>
  <w:num w:numId="5" w16cid:durableId="1231884205">
    <w:abstractNumId w:val="2"/>
  </w:num>
  <w:num w:numId="6" w16cid:durableId="424888962">
    <w:abstractNumId w:val="18"/>
  </w:num>
  <w:num w:numId="7" w16cid:durableId="2081904333">
    <w:abstractNumId w:val="13"/>
  </w:num>
  <w:num w:numId="8" w16cid:durableId="706490926">
    <w:abstractNumId w:val="17"/>
  </w:num>
  <w:num w:numId="9" w16cid:durableId="1018197751">
    <w:abstractNumId w:val="43"/>
  </w:num>
  <w:num w:numId="10" w16cid:durableId="612177017">
    <w:abstractNumId w:val="30"/>
  </w:num>
  <w:num w:numId="11" w16cid:durableId="1592933499">
    <w:abstractNumId w:val="42"/>
  </w:num>
  <w:num w:numId="12" w16cid:durableId="1448507388">
    <w:abstractNumId w:val="38"/>
  </w:num>
  <w:num w:numId="13" w16cid:durableId="1536383290">
    <w:abstractNumId w:val="27"/>
  </w:num>
  <w:num w:numId="14" w16cid:durableId="627666367">
    <w:abstractNumId w:val="39"/>
  </w:num>
  <w:num w:numId="15" w16cid:durableId="813645594">
    <w:abstractNumId w:val="36"/>
  </w:num>
  <w:num w:numId="16" w16cid:durableId="1400248295">
    <w:abstractNumId w:val="32"/>
  </w:num>
  <w:num w:numId="17" w16cid:durableId="212890790">
    <w:abstractNumId w:val="53"/>
  </w:num>
  <w:num w:numId="18" w16cid:durableId="388648512">
    <w:abstractNumId w:val="21"/>
  </w:num>
  <w:num w:numId="19" w16cid:durableId="1921525464">
    <w:abstractNumId w:val="45"/>
  </w:num>
  <w:num w:numId="20" w16cid:durableId="1083990410">
    <w:abstractNumId w:val="15"/>
  </w:num>
  <w:num w:numId="21" w16cid:durableId="813644568">
    <w:abstractNumId w:val="37"/>
  </w:num>
  <w:num w:numId="22" w16cid:durableId="697392592">
    <w:abstractNumId w:val="20"/>
  </w:num>
  <w:num w:numId="23" w16cid:durableId="645090608">
    <w:abstractNumId w:val="35"/>
  </w:num>
  <w:num w:numId="24" w16cid:durableId="247664328">
    <w:abstractNumId w:val="44"/>
  </w:num>
  <w:num w:numId="25" w16cid:durableId="1738046428">
    <w:abstractNumId w:val="52"/>
  </w:num>
  <w:num w:numId="26" w16cid:durableId="466318465">
    <w:abstractNumId w:val="44"/>
  </w:num>
  <w:num w:numId="27" w16cid:durableId="599799027">
    <w:abstractNumId w:val="9"/>
  </w:num>
  <w:num w:numId="28" w16cid:durableId="1973166900">
    <w:abstractNumId w:val="26"/>
  </w:num>
  <w:num w:numId="29" w16cid:durableId="217939388">
    <w:abstractNumId w:val="50"/>
  </w:num>
  <w:num w:numId="30" w16cid:durableId="582447848">
    <w:abstractNumId w:val="47"/>
  </w:num>
  <w:num w:numId="31" w16cid:durableId="1618415774">
    <w:abstractNumId w:val="25"/>
  </w:num>
  <w:num w:numId="32" w16cid:durableId="1814330830">
    <w:abstractNumId w:val="48"/>
  </w:num>
  <w:num w:numId="33" w16cid:durableId="1421099899">
    <w:abstractNumId w:val="6"/>
  </w:num>
  <w:num w:numId="34" w16cid:durableId="1814954574">
    <w:abstractNumId w:val="7"/>
  </w:num>
  <w:num w:numId="35" w16cid:durableId="1476294731">
    <w:abstractNumId w:val="44"/>
  </w:num>
  <w:num w:numId="36" w16cid:durableId="826824763">
    <w:abstractNumId w:val="44"/>
  </w:num>
  <w:num w:numId="37" w16cid:durableId="1690720139">
    <w:abstractNumId w:val="19"/>
  </w:num>
  <w:num w:numId="38" w16cid:durableId="1420524062">
    <w:abstractNumId w:val="40"/>
  </w:num>
  <w:num w:numId="39" w16cid:durableId="648442108">
    <w:abstractNumId w:val="22"/>
  </w:num>
  <w:num w:numId="40" w16cid:durableId="1633436710">
    <w:abstractNumId w:val="34"/>
  </w:num>
  <w:num w:numId="41" w16cid:durableId="433939578">
    <w:abstractNumId w:val="10"/>
  </w:num>
  <w:num w:numId="42" w16cid:durableId="1681660178">
    <w:abstractNumId w:val="49"/>
  </w:num>
  <w:num w:numId="43" w16cid:durableId="758257838">
    <w:abstractNumId w:val="28"/>
  </w:num>
  <w:num w:numId="44" w16cid:durableId="1573396014">
    <w:abstractNumId w:val="24"/>
  </w:num>
  <w:num w:numId="45" w16cid:durableId="325937455">
    <w:abstractNumId w:val="3"/>
  </w:num>
  <w:num w:numId="46" w16cid:durableId="738941254">
    <w:abstractNumId w:val="8"/>
  </w:num>
  <w:num w:numId="47" w16cid:durableId="442114990">
    <w:abstractNumId w:val="51"/>
  </w:num>
  <w:num w:numId="48" w16cid:durableId="1091975759">
    <w:abstractNumId w:val="5"/>
  </w:num>
  <w:num w:numId="49" w16cid:durableId="2019308443">
    <w:abstractNumId w:val="44"/>
  </w:num>
  <w:num w:numId="50" w16cid:durableId="1559394436">
    <w:abstractNumId w:val="44"/>
  </w:num>
  <w:num w:numId="51" w16cid:durableId="1995571531">
    <w:abstractNumId w:val="44"/>
  </w:num>
  <w:num w:numId="52" w16cid:durableId="468474682">
    <w:abstractNumId w:val="44"/>
  </w:num>
  <w:num w:numId="53" w16cid:durableId="2002152725">
    <w:abstractNumId w:val="44"/>
  </w:num>
  <w:num w:numId="54" w16cid:durableId="1584994657">
    <w:abstractNumId w:val="44"/>
  </w:num>
  <w:num w:numId="55" w16cid:durableId="691221018">
    <w:abstractNumId w:val="44"/>
  </w:num>
  <w:num w:numId="56" w16cid:durableId="154221491">
    <w:abstractNumId w:val="44"/>
  </w:num>
  <w:num w:numId="57" w16cid:durableId="172309326">
    <w:abstractNumId w:val="44"/>
  </w:num>
  <w:num w:numId="58" w16cid:durableId="1882783938">
    <w:abstractNumId w:val="44"/>
  </w:num>
  <w:num w:numId="59" w16cid:durableId="1297100008">
    <w:abstractNumId w:val="44"/>
  </w:num>
  <w:num w:numId="60" w16cid:durableId="777916176">
    <w:abstractNumId w:val="44"/>
  </w:num>
  <w:num w:numId="61" w16cid:durableId="715546041">
    <w:abstractNumId w:val="44"/>
  </w:num>
  <w:num w:numId="62" w16cid:durableId="1159998287">
    <w:abstractNumId w:val="44"/>
  </w:num>
  <w:num w:numId="63" w16cid:durableId="595603318">
    <w:abstractNumId w:val="41"/>
  </w:num>
  <w:num w:numId="64" w16cid:durableId="2140105895">
    <w:abstractNumId w:val="54"/>
  </w:num>
  <w:num w:numId="65" w16cid:durableId="1674868535">
    <w:abstractNumId w:val="44"/>
  </w:num>
  <w:num w:numId="66" w16cid:durableId="175923037">
    <w:abstractNumId w:val="44"/>
  </w:num>
  <w:num w:numId="67" w16cid:durableId="188298303">
    <w:abstractNumId w:val="14"/>
  </w:num>
  <w:num w:numId="68" w16cid:durableId="1208758109">
    <w:abstractNumId w:val="44"/>
  </w:num>
  <w:num w:numId="69" w16cid:durableId="1847206253">
    <w:abstractNumId w:val="44"/>
  </w:num>
  <w:num w:numId="70" w16cid:durableId="505245566">
    <w:abstractNumId w:val="44"/>
  </w:num>
  <w:num w:numId="71" w16cid:durableId="1419910578">
    <w:abstractNumId w:val="44"/>
  </w:num>
  <w:num w:numId="72" w16cid:durableId="118644017">
    <w:abstractNumId w:val="44"/>
  </w:num>
  <w:num w:numId="73" w16cid:durableId="1682705920">
    <w:abstractNumId w:val="12"/>
  </w:num>
  <w:num w:numId="74" w16cid:durableId="797529244">
    <w:abstractNumId w:val="11"/>
  </w:num>
  <w:num w:numId="75" w16cid:durableId="756101436">
    <w:abstractNumId w:val="0"/>
  </w:num>
  <w:num w:numId="76" w16cid:durableId="275334378">
    <w:abstractNumId w:val="44"/>
  </w:num>
  <w:num w:numId="77" w16cid:durableId="1574504974">
    <w:abstractNumId w:val="44"/>
  </w:num>
  <w:num w:numId="78" w16cid:durableId="642855865">
    <w:abstractNumId w:val="33"/>
  </w:num>
  <w:num w:numId="79" w16cid:durableId="1797135601">
    <w:abstractNumId w:val="46"/>
  </w:num>
  <w:num w:numId="80" w16cid:durableId="279846775">
    <w:abstractNumId w:val="44"/>
  </w:num>
  <w:num w:numId="81" w16cid:durableId="231308570">
    <w:abstractNumId w:val="4"/>
  </w:num>
  <w:num w:numId="82" w16cid:durableId="797993640">
    <w:abstractNumId w:val="1"/>
  </w:num>
  <w:num w:numId="83" w16cid:durableId="1474828784">
    <w:abstractNumId w:val="16"/>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an Smith">
    <w15:presenceInfo w15:providerId="AD" w15:userId="S::julian.smith@flexera.com::e60c265e-b796-4053-9d07-d199b0261bfc"/>
  </w15:person>
  <w15:person w15:author="Yves Houtevels">
    <w15:presenceInfo w15:providerId="AD" w15:userId="S::yves.houtevels@materialise.be::b6f175ea-b7d6-43a8-aa25-6405f24cc041"/>
  </w15:person>
  <w15:person w15:author="Tetiana Yuzepolska">
    <w15:presenceInfo w15:providerId="AD" w15:userId="S::tetyana.yuzepolska@materialise.kiev.ua::49ccdc83-c8e6-4afc-b05c-8f830e4cb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attachedTemplate r:id="rId1"/>
  <w:trackRevisions/>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4D3"/>
    <w:rsid w:val="00001E4A"/>
    <w:rsid w:val="00003D90"/>
    <w:rsid w:val="00005D0D"/>
    <w:rsid w:val="00005F99"/>
    <w:rsid w:val="00007766"/>
    <w:rsid w:val="0001013A"/>
    <w:rsid w:val="0001208F"/>
    <w:rsid w:val="00013C45"/>
    <w:rsid w:val="00013CBC"/>
    <w:rsid w:val="00020278"/>
    <w:rsid w:val="000206D7"/>
    <w:rsid w:val="00020BE6"/>
    <w:rsid w:val="00022C1C"/>
    <w:rsid w:val="00024E23"/>
    <w:rsid w:val="00026672"/>
    <w:rsid w:val="00026C59"/>
    <w:rsid w:val="00027340"/>
    <w:rsid w:val="000274B3"/>
    <w:rsid w:val="000301D4"/>
    <w:rsid w:val="000307F6"/>
    <w:rsid w:val="000309EE"/>
    <w:rsid w:val="00031090"/>
    <w:rsid w:val="00031096"/>
    <w:rsid w:val="000332E2"/>
    <w:rsid w:val="00034923"/>
    <w:rsid w:val="00035855"/>
    <w:rsid w:val="00036412"/>
    <w:rsid w:val="00036F85"/>
    <w:rsid w:val="0003779D"/>
    <w:rsid w:val="00037A84"/>
    <w:rsid w:val="0004043A"/>
    <w:rsid w:val="00041787"/>
    <w:rsid w:val="0004195A"/>
    <w:rsid w:val="00043043"/>
    <w:rsid w:val="000435F8"/>
    <w:rsid w:val="000452C7"/>
    <w:rsid w:val="00051186"/>
    <w:rsid w:val="00051ADD"/>
    <w:rsid w:val="00054415"/>
    <w:rsid w:val="00054B35"/>
    <w:rsid w:val="00054C6B"/>
    <w:rsid w:val="000600EB"/>
    <w:rsid w:val="00061266"/>
    <w:rsid w:val="000627F1"/>
    <w:rsid w:val="00063F9A"/>
    <w:rsid w:val="00064215"/>
    <w:rsid w:val="0006452B"/>
    <w:rsid w:val="00064B19"/>
    <w:rsid w:val="00064E01"/>
    <w:rsid w:val="00064E22"/>
    <w:rsid w:val="000669E3"/>
    <w:rsid w:val="000677C2"/>
    <w:rsid w:val="000677FE"/>
    <w:rsid w:val="00067D26"/>
    <w:rsid w:val="00071FB0"/>
    <w:rsid w:val="000723A5"/>
    <w:rsid w:val="000734A6"/>
    <w:rsid w:val="000747C5"/>
    <w:rsid w:val="00075DC0"/>
    <w:rsid w:val="00075FEC"/>
    <w:rsid w:val="00076320"/>
    <w:rsid w:val="00076460"/>
    <w:rsid w:val="00076D18"/>
    <w:rsid w:val="000802E7"/>
    <w:rsid w:val="000805BD"/>
    <w:rsid w:val="000814D8"/>
    <w:rsid w:val="00081F36"/>
    <w:rsid w:val="00082303"/>
    <w:rsid w:val="00083067"/>
    <w:rsid w:val="0008475D"/>
    <w:rsid w:val="00084E2C"/>
    <w:rsid w:val="00093059"/>
    <w:rsid w:val="000935AD"/>
    <w:rsid w:val="00093890"/>
    <w:rsid w:val="0009392F"/>
    <w:rsid w:val="000947D1"/>
    <w:rsid w:val="00094C27"/>
    <w:rsid w:val="000952A0"/>
    <w:rsid w:val="000974AF"/>
    <w:rsid w:val="00097FB3"/>
    <w:rsid w:val="000A03B4"/>
    <w:rsid w:val="000A066A"/>
    <w:rsid w:val="000A0721"/>
    <w:rsid w:val="000A161C"/>
    <w:rsid w:val="000A1C66"/>
    <w:rsid w:val="000A3665"/>
    <w:rsid w:val="000A4781"/>
    <w:rsid w:val="000A5190"/>
    <w:rsid w:val="000A7505"/>
    <w:rsid w:val="000A7DFD"/>
    <w:rsid w:val="000B0A7A"/>
    <w:rsid w:val="000B14FB"/>
    <w:rsid w:val="000B168C"/>
    <w:rsid w:val="000B1E67"/>
    <w:rsid w:val="000B246C"/>
    <w:rsid w:val="000B31FE"/>
    <w:rsid w:val="000B414E"/>
    <w:rsid w:val="000B77A1"/>
    <w:rsid w:val="000C0DDD"/>
    <w:rsid w:val="000C6D43"/>
    <w:rsid w:val="000C6F90"/>
    <w:rsid w:val="000C7196"/>
    <w:rsid w:val="000D081F"/>
    <w:rsid w:val="000D1555"/>
    <w:rsid w:val="000D2929"/>
    <w:rsid w:val="000D7AF0"/>
    <w:rsid w:val="000E02BB"/>
    <w:rsid w:val="000E0622"/>
    <w:rsid w:val="000E0674"/>
    <w:rsid w:val="000E13E1"/>
    <w:rsid w:val="000E1B9D"/>
    <w:rsid w:val="000E4B9E"/>
    <w:rsid w:val="000E5BB4"/>
    <w:rsid w:val="000E5CE5"/>
    <w:rsid w:val="000E5DB7"/>
    <w:rsid w:val="000E6BD5"/>
    <w:rsid w:val="000E7B94"/>
    <w:rsid w:val="000F1B07"/>
    <w:rsid w:val="000F2D35"/>
    <w:rsid w:val="000F3B29"/>
    <w:rsid w:val="000F3C99"/>
    <w:rsid w:val="000F5253"/>
    <w:rsid w:val="000F5D89"/>
    <w:rsid w:val="000F7A06"/>
    <w:rsid w:val="000F7C2E"/>
    <w:rsid w:val="0010199B"/>
    <w:rsid w:val="00102B12"/>
    <w:rsid w:val="00104A02"/>
    <w:rsid w:val="00104EF9"/>
    <w:rsid w:val="0010503B"/>
    <w:rsid w:val="001058CA"/>
    <w:rsid w:val="00110084"/>
    <w:rsid w:val="0011071E"/>
    <w:rsid w:val="00112F43"/>
    <w:rsid w:val="00112FFB"/>
    <w:rsid w:val="001135B5"/>
    <w:rsid w:val="00113F6C"/>
    <w:rsid w:val="001142C2"/>
    <w:rsid w:val="00115D5F"/>
    <w:rsid w:val="00116D62"/>
    <w:rsid w:val="00117EDB"/>
    <w:rsid w:val="00121717"/>
    <w:rsid w:val="001232BC"/>
    <w:rsid w:val="0012351F"/>
    <w:rsid w:val="00124621"/>
    <w:rsid w:val="00126059"/>
    <w:rsid w:val="0012627D"/>
    <w:rsid w:val="001265AE"/>
    <w:rsid w:val="001324CA"/>
    <w:rsid w:val="0013296D"/>
    <w:rsid w:val="001331EB"/>
    <w:rsid w:val="00133A36"/>
    <w:rsid w:val="001344BA"/>
    <w:rsid w:val="00134671"/>
    <w:rsid w:val="00134996"/>
    <w:rsid w:val="00134FEF"/>
    <w:rsid w:val="00135517"/>
    <w:rsid w:val="0013563A"/>
    <w:rsid w:val="00135FC8"/>
    <w:rsid w:val="001401EC"/>
    <w:rsid w:val="0014277A"/>
    <w:rsid w:val="0014330F"/>
    <w:rsid w:val="00144236"/>
    <w:rsid w:val="00146511"/>
    <w:rsid w:val="0015097E"/>
    <w:rsid w:val="00150CB7"/>
    <w:rsid w:val="00151B4A"/>
    <w:rsid w:val="001523AC"/>
    <w:rsid w:val="00153152"/>
    <w:rsid w:val="0015344E"/>
    <w:rsid w:val="00153C3B"/>
    <w:rsid w:val="00155F52"/>
    <w:rsid w:val="00156381"/>
    <w:rsid w:val="001622E5"/>
    <w:rsid w:val="00162676"/>
    <w:rsid w:val="00164531"/>
    <w:rsid w:val="0016468C"/>
    <w:rsid w:val="001646F5"/>
    <w:rsid w:val="001669F7"/>
    <w:rsid w:val="00166E55"/>
    <w:rsid w:val="00167F4A"/>
    <w:rsid w:val="0017019E"/>
    <w:rsid w:val="00170C3A"/>
    <w:rsid w:val="00171A61"/>
    <w:rsid w:val="001727E6"/>
    <w:rsid w:val="0017332A"/>
    <w:rsid w:val="00175085"/>
    <w:rsid w:val="001751BD"/>
    <w:rsid w:val="00176FF0"/>
    <w:rsid w:val="00180FC3"/>
    <w:rsid w:val="00181AE6"/>
    <w:rsid w:val="00182D24"/>
    <w:rsid w:val="00183700"/>
    <w:rsid w:val="001839AD"/>
    <w:rsid w:val="00184339"/>
    <w:rsid w:val="001846AD"/>
    <w:rsid w:val="00184C61"/>
    <w:rsid w:val="00184D00"/>
    <w:rsid w:val="00185562"/>
    <w:rsid w:val="00186291"/>
    <w:rsid w:val="001864B4"/>
    <w:rsid w:val="00186DA2"/>
    <w:rsid w:val="00186EA0"/>
    <w:rsid w:val="0018732D"/>
    <w:rsid w:val="00187A2D"/>
    <w:rsid w:val="00187D84"/>
    <w:rsid w:val="00190C12"/>
    <w:rsid w:val="0019106F"/>
    <w:rsid w:val="0019223D"/>
    <w:rsid w:val="0019302C"/>
    <w:rsid w:val="00193B73"/>
    <w:rsid w:val="001949B4"/>
    <w:rsid w:val="00194C60"/>
    <w:rsid w:val="00195FCE"/>
    <w:rsid w:val="00196C7C"/>
    <w:rsid w:val="001971C4"/>
    <w:rsid w:val="00197F4A"/>
    <w:rsid w:val="001A1C58"/>
    <w:rsid w:val="001A206D"/>
    <w:rsid w:val="001A31F1"/>
    <w:rsid w:val="001A4E35"/>
    <w:rsid w:val="001A58F4"/>
    <w:rsid w:val="001A61A7"/>
    <w:rsid w:val="001A6F5B"/>
    <w:rsid w:val="001A7AFE"/>
    <w:rsid w:val="001B00FB"/>
    <w:rsid w:val="001B0758"/>
    <w:rsid w:val="001B15FA"/>
    <w:rsid w:val="001B286E"/>
    <w:rsid w:val="001B2F00"/>
    <w:rsid w:val="001B33BE"/>
    <w:rsid w:val="001B3638"/>
    <w:rsid w:val="001B3945"/>
    <w:rsid w:val="001B5465"/>
    <w:rsid w:val="001B58B0"/>
    <w:rsid w:val="001C0B6C"/>
    <w:rsid w:val="001C0B77"/>
    <w:rsid w:val="001C1BE8"/>
    <w:rsid w:val="001C2F38"/>
    <w:rsid w:val="001C32B5"/>
    <w:rsid w:val="001C3C95"/>
    <w:rsid w:val="001C4E96"/>
    <w:rsid w:val="001C5FCD"/>
    <w:rsid w:val="001C6AE6"/>
    <w:rsid w:val="001D0DBF"/>
    <w:rsid w:val="001D0EF0"/>
    <w:rsid w:val="001D39A1"/>
    <w:rsid w:val="001D48DD"/>
    <w:rsid w:val="001D542D"/>
    <w:rsid w:val="001E0697"/>
    <w:rsid w:val="001E08C1"/>
    <w:rsid w:val="001E251B"/>
    <w:rsid w:val="001E32F2"/>
    <w:rsid w:val="001E38F3"/>
    <w:rsid w:val="001E4B13"/>
    <w:rsid w:val="001E4BCB"/>
    <w:rsid w:val="001E508C"/>
    <w:rsid w:val="001E7622"/>
    <w:rsid w:val="001E7C63"/>
    <w:rsid w:val="001F1FA6"/>
    <w:rsid w:val="001F29BE"/>
    <w:rsid w:val="001F2ABA"/>
    <w:rsid w:val="001F2C1E"/>
    <w:rsid w:val="001F37F0"/>
    <w:rsid w:val="001F3953"/>
    <w:rsid w:val="001F7C0A"/>
    <w:rsid w:val="0020023A"/>
    <w:rsid w:val="002006D8"/>
    <w:rsid w:val="00203F78"/>
    <w:rsid w:val="00204466"/>
    <w:rsid w:val="00204E55"/>
    <w:rsid w:val="00205293"/>
    <w:rsid w:val="00207979"/>
    <w:rsid w:val="002143DA"/>
    <w:rsid w:val="002144F9"/>
    <w:rsid w:val="00215BAC"/>
    <w:rsid w:val="002174D8"/>
    <w:rsid w:val="002176D3"/>
    <w:rsid w:val="00221AD4"/>
    <w:rsid w:val="00221E4F"/>
    <w:rsid w:val="00222C31"/>
    <w:rsid w:val="0022319C"/>
    <w:rsid w:val="002236F3"/>
    <w:rsid w:val="00224993"/>
    <w:rsid w:val="002303D6"/>
    <w:rsid w:val="00230DC8"/>
    <w:rsid w:val="002323A7"/>
    <w:rsid w:val="00232896"/>
    <w:rsid w:val="00233024"/>
    <w:rsid w:val="0023537A"/>
    <w:rsid w:val="00237D72"/>
    <w:rsid w:val="002408FB"/>
    <w:rsid w:val="00240EBD"/>
    <w:rsid w:val="00241798"/>
    <w:rsid w:val="002425F2"/>
    <w:rsid w:val="002435A0"/>
    <w:rsid w:val="0024497E"/>
    <w:rsid w:val="002451C5"/>
    <w:rsid w:val="0024624D"/>
    <w:rsid w:val="002476B1"/>
    <w:rsid w:val="00250948"/>
    <w:rsid w:val="00251816"/>
    <w:rsid w:val="00251E37"/>
    <w:rsid w:val="00252C2F"/>
    <w:rsid w:val="00252D38"/>
    <w:rsid w:val="00253318"/>
    <w:rsid w:val="00255D9E"/>
    <w:rsid w:val="00255E29"/>
    <w:rsid w:val="002573F2"/>
    <w:rsid w:val="00260668"/>
    <w:rsid w:val="00260EC6"/>
    <w:rsid w:val="0026231F"/>
    <w:rsid w:val="00262559"/>
    <w:rsid w:val="00262AB7"/>
    <w:rsid w:val="002676AE"/>
    <w:rsid w:val="002701C2"/>
    <w:rsid w:val="002711E0"/>
    <w:rsid w:val="002720EC"/>
    <w:rsid w:val="00273FD4"/>
    <w:rsid w:val="002742E7"/>
    <w:rsid w:val="002745C6"/>
    <w:rsid w:val="002747D6"/>
    <w:rsid w:val="00274EE0"/>
    <w:rsid w:val="002800E0"/>
    <w:rsid w:val="00282DF9"/>
    <w:rsid w:val="00283685"/>
    <w:rsid w:val="00283E23"/>
    <w:rsid w:val="0028491B"/>
    <w:rsid w:val="00284FAC"/>
    <w:rsid w:val="00285A15"/>
    <w:rsid w:val="00286709"/>
    <w:rsid w:val="0029003C"/>
    <w:rsid w:val="00290A18"/>
    <w:rsid w:val="00290C9A"/>
    <w:rsid w:val="002941A4"/>
    <w:rsid w:val="00294292"/>
    <w:rsid w:val="00297411"/>
    <w:rsid w:val="002979B5"/>
    <w:rsid w:val="00297C16"/>
    <w:rsid w:val="002A011A"/>
    <w:rsid w:val="002A0A20"/>
    <w:rsid w:val="002A18AC"/>
    <w:rsid w:val="002A1CB0"/>
    <w:rsid w:val="002A216B"/>
    <w:rsid w:val="002A229B"/>
    <w:rsid w:val="002A2316"/>
    <w:rsid w:val="002A25D1"/>
    <w:rsid w:val="002A6003"/>
    <w:rsid w:val="002A6F14"/>
    <w:rsid w:val="002A71F8"/>
    <w:rsid w:val="002A7719"/>
    <w:rsid w:val="002A791C"/>
    <w:rsid w:val="002B066E"/>
    <w:rsid w:val="002B0DB8"/>
    <w:rsid w:val="002B1263"/>
    <w:rsid w:val="002B146A"/>
    <w:rsid w:val="002B1BB0"/>
    <w:rsid w:val="002B4DAC"/>
    <w:rsid w:val="002B5218"/>
    <w:rsid w:val="002B539A"/>
    <w:rsid w:val="002B6086"/>
    <w:rsid w:val="002B635F"/>
    <w:rsid w:val="002C22B4"/>
    <w:rsid w:val="002C25C7"/>
    <w:rsid w:val="002C2E91"/>
    <w:rsid w:val="002C3A22"/>
    <w:rsid w:val="002C7A50"/>
    <w:rsid w:val="002D254A"/>
    <w:rsid w:val="002D34A0"/>
    <w:rsid w:val="002D3ECD"/>
    <w:rsid w:val="002D3F45"/>
    <w:rsid w:val="002D5D9F"/>
    <w:rsid w:val="002E0BE6"/>
    <w:rsid w:val="002E0C7F"/>
    <w:rsid w:val="002E2A2A"/>
    <w:rsid w:val="002E38F0"/>
    <w:rsid w:val="002E4585"/>
    <w:rsid w:val="002E4CF0"/>
    <w:rsid w:val="002E70F6"/>
    <w:rsid w:val="002E784C"/>
    <w:rsid w:val="002E7DE5"/>
    <w:rsid w:val="002F133D"/>
    <w:rsid w:val="002F330A"/>
    <w:rsid w:val="002F3B5E"/>
    <w:rsid w:val="002F4171"/>
    <w:rsid w:val="002F41B9"/>
    <w:rsid w:val="002F4231"/>
    <w:rsid w:val="002F4F82"/>
    <w:rsid w:val="002F5B8A"/>
    <w:rsid w:val="002F5F16"/>
    <w:rsid w:val="002F7352"/>
    <w:rsid w:val="00300863"/>
    <w:rsid w:val="00300C8C"/>
    <w:rsid w:val="00304A98"/>
    <w:rsid w:val="00304CEE"/>
    <w:rsid w:val="00305BEE"/>
    <w:rsid w:val="00305CE0"/>
    <w:rsid w:val="003068E9"/>
    <w:rsid w:val="00307196"/>
    <w:rsid w:val="00307B00"/>
    <w:rsid w:val="00310243"/>
    <w:rsid w:val="0031094D"/>
    <w:rsid w:val="00311135"/>
    <w:rsid w:val="00311D8D"/>
    <w:rsid w:val="003131C3"/>
    <w:rsid w:val="0031396F"/>
    <w:rsid w:val="00314A54"/>
    <w:rsid w:val="003154AA"/>
    <w:rsid w:val="003154E3"/>
    <w:rsid w:val="00315621"/>
    <w:rsid w:val="00316464"/>
    <w:rsid w:val="00316A2C"/>
    <w:rsid w:val="0031757A"/>
    <w:rsid w:val="003176FF"/>
    <w:rsid w:val="00320F50"/>
    <w:rsid w:val="0032109B"/>
    <w:rsid w:val="00324139"/>
    <w:rsid w:val="00324A03"/>
    <w:rsid w:val="00324A5D"/>
    <w:rsid w:val="00325818"/>
    <w:rsid w:val="00325F7F"/>
    <w:rsid w:val="00326194"/>
    <w:rsid w:val="00327087"/>
    <w:rsid w:val="0032742D"/>
    <w:rsid w:val="00330E81"/>
    <w:rsid w:val="00333284"/>
    <w:rsid w:val="00334DD1"/>
    <w:rsid w:val="00336495"/>
    <w:rsid w:val="00340456"/>
    <w:rsid w:val="00342B30"/>
    <w:rsid w:val="003431A9"/>
    <w:rsid w:val="00345562"/>
    <w:rsid w:val="00345ACC"/>
    <w:rsid w:val="00345CBE"/>
    <w:rsid w:val="00353284"/>
    <w:rsid w:val="00353814"/>
    <w:rsid w:val="00353DEF"/>
    <w:rsid w:val="00355969"/>
    <w:rsid w:val="003617C3"/>
    <w:rsid w:val="00361BBA"/>
    <w:rsid w:val="00362974"/>
    <w:rsid w:val="00363438"/>
    <w:rsid w:val="003638D1"/>
    <w:rsid w:val="00364285"/>
    <w:rsid w:val="00365466"/>
    <w:rsid w:val="00365D10"/>
    <w:rsid w:val="003678FB"/>
    <w:rsid w:val="0037094B"/>
    <w:rsid w:val="003720BD"/>
    <w:rsid w:val="0037393B"/>
    <w:rsid w:val="003739B2"/>
    <w:rsid w:val="00374E7A"/>
    <w:rsid w:val="00374FBB"/>
    <w:rsid w:val="003769F3"/>
    <w:rsid w:val="003772DB"/>
    <w:rsid w:val="00377C08"/>
    <w:rsid w:val="003810D5"/>
    <w:rsid w:val="00383190"/>
    <w:rsid w:val="00383656"/>
    <w:rsid w:val="00383A78"/>
    <w:rsid w:val="00384337"/>
    <w:rsid w:val="00385251"/>
    <w:rsid w:val="00386215"/>
    <w:rsid w:val="00390194"/>
    <w:rsid w:val="003927A0"/>
    <w:rsid w:val="003937C4"/>
    <w:rsid w:val="0039400A"/>
    <w:rsid w:val="003943AF"/>
    <w:rsid w:val="003946EE"/>
    <w:rsid w:val="003956B6"/>
    <w:rsid w:val="003970F0"/>
    <w:rsid w:val="00397FA4"/>
    <w:rsid w:val="003A05B9"/>
    <w:rsid w:val="003A19A5"/>
    <w:rsid w:val="003A23B1"/>
    <w:rsid w:val="003A2705"/>
    <w:rsid w:val="003A2E2D"/>
    <w:rsid w:val="003A2EF8"/>
    <w:rsid w:val="003A40EF"/>
    <w:rsid w:val="003A56B1"/>
    <w:rsid w:val="003A6367"/>
    <w:rsid w:val="003A7591"/>
    <w:rsid w:val="003B1677"/>
    <w:rsid w:val="003B269A"/>
    <w:rsid w:val="003B2F3D"/>
    <w:rsid w:val="003B499B"/>
    <w:rsid w:val="003B53DA"/>
    <w:rsid w:val="003B5B35"/>
    <w:rsid w:val="003B5BBB"/>
    <w:rsid w:val="003B5E08"/>
    <w:rsid w:val="003B6D2A"/>
    <w:rsid w:val="003B71E2"/>
    <w:rsid w:val="003B7D63"/>
    <w:rsid w:val="003C00C0"/>
    <w:rsid w:val="003C0B83"/>
    <w:rsid w:val="003C12B6"/>
    <w:rsid w:val="003C1CBA"/>
    <w:rsid w:val="003C21F0"/>
    <w:rsid w:val="003C2424"/>
    <w:rsid w:val="003C3C4D"/>
    <w:rsid w:val="003C3D48"/>
    <w:rsid w:val="003C45AB"/>
    <w:rsid w:val="003C4934"/>
    <w:rsid w:val="003C6479"/>
    <w:rsid w:val="003D05CE"/>
    <w:rsid w:val="003D07D2"/>
    <w:rsid w:val="003D1176"/>
    <w:rsid w:val="003D33DA"/>
    <w:rsid w:val="003D361C"/>
    <w:rsid w:val="003D3DCA"/>
    <w:rsid w:val="003D426E"/>
    <w:rsid w:val="003D48C4"/>
    <w:rsid w:val="003D49BC"/>
    <w:rsid w:val="003D4EF5"/>
    <w:rsid w:val="003D5533"/>
    <w:rsid w:val="003D60AD"/>
    <w:rsid w:val="003D60F5"/>
    <w:rsid w:val="003D6AD3"/>
    <w:rsid w:val="003D740D"/>
    <w:rsid w:val="003E2371"/>
    <w:rsid w:val="003E39B7"/>
    <w:rsid w:val="003E41F6"/>
    <w:rsid w:val="003E4876"/>
    <w:rsid w:val="003E58FF"/>
    <w:rsid w:val="003E671D"/>
    <w:rsid w:val="003E6B16"/>
    <w:rsid w:val="003F1126"/>
    <w:rsid w:val="003F1A58"/>
    <w:rsid w:val="003F20AC"/>
    <w:rsid w:val="003F22BC"/>
    <w:rsid w:val="003F30B7"/>
    <w:rsid w:val="003F453B"/>
    <w:rsid w:val="003F762B"/>
    <w:rsid w:val="003F79FA"/>
    <w:rsid w:val="003F7B4E"/>
    <w:rsid w:val="00401261"/>
    <w:rsid w:val="00401E51"/>
    <w:rsid w:val="00401E84"/>
    <w:rsid w:val="00403100"/>
    <w:rsid w:val="004031DA"/>
    <w:rsid w:val="00403520"/>
    <w:rsid w:val="0040416B"/>
    <w:rsid w:val="0040451D"/>
    <w:rsid w:val="00405CC6"/>
    <w:rsid w:val="004114A5"/>
    <w:rsid w:val="0041150C"/>
    <w:rsid w:val="00412148"/>
    <w:rsid w:val="00415436"/>
    <w:rsid w:val="004171EA"/>
    <w:rsid w:val="00417CFE"/>
    <w:rsid w:val="00417DCA"/>
    <w:rsid w:val="00420165"/>
    <w:rsid w:val="00420C06"/>
    <w:rsid w:val="00420E2A"/>
    <w:rsid w:val="00421C92"/>
    <w:rsid w:val="00421F71"/>
    <w:rsid w:val="00422238"/>
    <w:rsid w:val="004228F4"/>
    <w:rsid w:val="00423ABE"/>
    <w:rsid w:val="00423D3F"/>
    <w:rsid w:val="00424837"/>
    <w:rsid w:val="00424889"/>
    <w:rsid w:val="00425766"/>
    <w:rsid w:val="00426552"/>
    <w:rsid w:val="00427584"/>
    <w:rsid w:val="00427A6B"/>
    <w:rsid w:val="00427BD6"/>
    <w:rsid w:val="004313E4"/>
    <w:rsid w:val="0043299D"/>
    <w:rsid w:val="0043313F"/>
    <w:rsid w:val="00433F56"/>
    <w:rsid w:val="0043662F"/>
    <w:rsid w:val="00437CC1"/>
    <w:rsid w:val="004407F1"/>
    <w:rsid w:val="00441057"/>
    <w:rsid w:val="00441463"/>
    <w:rsid w:val="004417FE"/>
    <w:rsid w:val="00442C66"/>
    <w:rsid w:val="00443218"/>
    <w:rsid w:val="00444EDD"/>
    <w:rsid w:val="004459FA"/>
    <w:rsid w:val="00450C11"/>
    <w:rsid w:val="004513C4"/>
    <w:rsid w:val="00452D2A"/>
    <w:rsid w:val="00452FFF"/>
    <w:rsid w:val="00453B18"/>
    <w:rsid w:val="004542E7"/>
    <w:rsid w:val="00456B13"/>
    <w:rsid w:val="00457D72"/>
    <w:rsid w:val="004607D1"/>
    <w:rsid w:val="004620D5"/>
    <w:rsid w:val="004621A9"/>
    <w:rsid w:val="00462359"/>
    <w:rsid w:val="004629EA"/>
    <w:rsid w:val="004632A8"/>
    <w:rsid w:val="004640F4"/>
    <w:rsid w:val="00466C94"/>
    <w:rsid w:val="00467BB9"/>
    <w:rsid w:val="00467F5D"/>
    <w:rsid w:val="00470D5A"/>
    <w:rsid w:val="00470D97"/>
    <w:rsid w:val="00471C81"/>
    <w:rsid w:val="00472960"/>
    <w:rsid w:val="00474932"/>
    <w:rsid w:val="00474C85"/>
    <w:rsid w:val="004778FF"/>
    <w:rsid w:val="00477C82"/>
    <w:rsid w:val="00480CDD"/>
    <w:rsid w:val="00481E3A"/>
    <w:rsid w:val="00483E23"/>
    <w:rsid w:val="0048475B"/>
    <w:rsid w:val="004849A6"/>
    <w:rsid w:val="00484FDC"/>
    <w:rsid w:val="0048535D"/>
    <w:rsid w:val="00485F19"/>
    <w:rsid w:val="004860F3"/>
    <w:rsid w:val="004862BC"/>
    <w:rsid w:val="00487205"/>
    <w:rsid w:val="0048728E"/>
    <w:rsid w:val="00493178"/>
    <w:rsid w:val="00493774"/>
    <w:rsid w:val="00493C94"/>
    <w:rsid w:val="00493E47"/>
    <w:rsid w:val="00494303"/>
    <w:rsid w:val="00494360"/>
    <w:rsid w:val="0049616C"/>
    <w:rsid w:val="00496B68"/>
    <w:rsid w:val="00496F69"/>
    <w:rsid w:val="00497331"/>
    <w:rsid w:val="00497A1C"/>
    <w:rsid w:val="00497A4A"/>
    <w:rsid w:val="004A0A86"/>
    <w:rsid w:val="004A1900"/>
    <w:rsid w:val="004A1ACB"/>
    <w:rsid w:val="004A3C84"/>
    <w:rsid w:val="004A3FE2"/>
    <w:rsid w:val="004A542D"/>
    <w:rsid w:val="004A5B42"/>
    <w:rsid w:val="004A5E3B"/>
    <w:rsid w:val="004A625C"/>
    <w:rsid w:val="004A63C4"/>
    <w:rsid w:val="004A7E81"/>
    <w:rsid w:val="004B0229"/>
    <w:rsid w:val="004B3638"/>
    <w:rsid w:val="004B39E8"/>
    <w:rsid w:val="004B4C9C"/>
    <w:rsid w:val="004B6321"/>
    <w:rsid w:val="004B774E"/>
    <w:rsid w:val="004C1871"/>
    <w:rsid w:val="004C2097"/>
    <w:rsid w:val="004C256B"/>
    <w:rsid w:val="004C25D2"/>
    <w:rsid w:val="004C36E9"/>
    <w:rsid w:val="004C3FA3"/>
    <w:rsid w:val="004C4242"/>
    <w:rsid w:val="004C4853"/>
    <w:rsid w:val="004C4E62"/>
    <w:rsid w:val="004C4EC7"/>
    <w:rsid w:val="004C564C"/>
    <w:rsid w:val="004C5C6E"/>
    <w:rsid w:val="004C5CF4"/>
    <w:rsid w:val="004C5F60"/>
    <w:rsid w:val="004C696F"/>
    <w:rsid w:val="004D0DC4"/>
    <w:rsid w:val="004D138D"/>
    <w:rsid w:val="004D1D3C"/>
    <w:rsid w:val="004D3C85"/>
    <w:rsid w:val="004E0583"/>
    <w:rsid w:val="004E0AC6"/>
    <w:rsid w:val="004E0C76"/>
    <w:rsid w:val="004E0FA6"/>
    <w:rsid w:val="004E2623"/>
    <w:rsid w:val="004E3129"/>
    <w:rsid w:val="004E314A"/>
    <w:rsid w:val="004E3F3D"/>
    <w:rsid w:val="004E4EB1"/>
    <w:rsid w:val="004E764F"/>
    <w:rsid w:val="004F046B"/>
    <w:rsid w:val="004F2623"/>
    <w:rsid w:val="004F4D8C"/>
    <w:rsid w:val="004F6234"/>
    <w:rsid w:val="004F65C9"/>
    <w:rsid w:val="004F6E3C"/>
    <w:rsid w:val="00502237"/>
    <w:rsid w:val="00502A8A"/>
    <w:rsid w:val="00503312"/>
    <w:rsid w:val="005040F9"/>
    <w:rsid w:val="0050479D"/>
    <w:rsid w:val="005047A0"/>
    <w:rsid w:val="00506580"/>
    <w:rsid w:val="00506BA1"/>
    <w:rsid w:val="005075A3"/>
    <w:rsid w:val="00507FAA"/>
    <w:rsid w:val="00510448"/>
    <w:rsid w:val="00510A5B"/>
    <w:rsid w:val="00510A72"/>
    <w:rsid w:val="005119A1"/>
    <w:rsid w:val="00512CD0"/>
    <w:rsid w:val="0051457E"/>
    <w:rsid w:val="00515AE2"/>
    <w:rsid w:val="005172A3"/>
    <w:rsid w:val="005209D3"/>
    <w:rsid w:val="00521296"/>
    <w:rsid w:val="00521301"/>
    <w:rsid w:val="0052173A"/>
    <w:rsid w:val="0052278A"/>
    <w:rsid w:val="00522B43"/>
    <w:rsid w:val="00523701"/>
    <w:rsid w:val="0052463F"/>
    <w:rsid w:val="00526489"/>
    <w:rsid w:val="00526519"/>
    <w:rsid w:val="0052691D"/>
    <w:rsid w:val="0052773B"/>
    <w:rsid w:val="00527A71"/>
    <w:rsid w:val="00527D6D"/>
    <w:rsid w:val="005307F4"/>
    <w:rsid w:val="00531CC2"/>
    <w:rsid w:val="00531D26"/>
    <w:rsid w:val="00532F77"/>
    <w:rsid w:val="00533E74"/>
    <w:rsid w:val="0053515B"/>
    <w:rsid w:val="0053548C"/>
    <w:rsid w:val="005354C2"/>
    <w:rsid w:val="005369F9"/>
    <w:rsid w:val="0053774A"/>
    <w:rsid w:val="005415E6"/>
    <w:rsid w:val="005432F6"/>
    <w:rsid w:val="0054351A"/>
    <w:rsid w:val="00544938"/>
    <w:rsid w:val="00546EBA"/>
    <w:rsid w:val="00547FA6"/>
    <w:rsid w:val="0055037D"/>
    <w:rsid w:val="005504E7"/>
    <w:rsid w:val="005505E6"/>
    <w:rsid w:val="00551692"/>
    <w:rsid w:val="00551740"/>
    <w:rsid w:val="00552F5A"/>
    <w:rsid w:val="00554AC7"/>
    <w:rsid w:val="00554B4A"/>
    <w:rsid w:val="00555105"/>
    <w:rsid w:val="005556B5"/>
    <w:rsid w:val="0055598B"/>
    <w:rsid w:val="00555A21"/>
    <w:rsid w:val="00556221"/>
    <w:rsid w:val="005577E5"/>
    <w:rsid w:val="005606D0"/>
    <w:rsid w:val="00562E69"/>
    <w:rsid w:val="005641B0"/>
    <w:rsid w:val="00564CAD"/>
    <w:rsid w:val="00565032"/>
    <w:rsid w:val="00565D04"/>
    <w:rsid w:val="005707E8"/>
    <w:rsid w:val="00571211"/>
    <w:rsid w:val="005713E0"/>
    <w:rsid w:val="00571400"/>
    <w:rsid w:val="00571691"/>
    <w:rsid w:val="005717A2"/>
    <w:rsid w:val="00571A7D"/>
    <w:rsid w:val="005720B7"/>
    <w:rsid w:val="00573B30"/>
    <w:rsid w:val="00575519"/>
    <w:rsid w:val="00576946"/>
    <w:rsid w:val="00576C4E"/>
    <w:rsid w:val="005778D0"/>
    <w:rsid w:val="005800C3"/>
    <w:rsid w:val="005804A3"/>
    <w:rsid w:val="00581B30"/>
    <w:rsid w:val="00581D7A"/>
    <w:rsid w:val="00582C5F"/>
    <w:rsid w:val="00582DFD"/>
    <w:rsid w:val="005835F6"/>
    <w:rsid w:val="005840DD"/>
    <w:rsid w:val="00584A45"/>
    <w:rsid w:val="00584F31"/>
    <w:rsid w:val="00584F61"/>
    <w:rsid w:val="00587D2E"/>
    <w:rsid w:val="00590886"/>
    <w:rsid w:val="005915C7"/>
    <w:rsid w:val="00592D8B"/>
    <w:rsid w:val="005940E5"/>
    <w:rsid w:val="00596200"/>
    <w:rsid w:val="00596986"/>
    <w:rsid w:val="00596B31"/>
    <w:rsid w:val="00597231"/>
    <w:rsid w:val="00597913"/>
    <w:rsid w:val="005A15DA"/>
    <w:rsid w:val="005A3AC8"/>
    <w:rsid w:val="005A4B69"/>
    <w:rsid w:val="005A4CF5"/>
    <w:rsid w:val="005A588B"/>
    <w:rsid w:val="005A6A0A"/>
    <w:rsid w:val="005A6E09"/>
    <w:rsid w:val="005A704D"/>
    <w:rsid w:val="005A7206"/>
    <w:rsid w:val="005A73A9"/>
    <w:rsid w:val="005A75BC"/>
    <w:rsid w:val="005B0B62"/>
    <w:rsid w:val="005B0E4C"/>
    <w:rsid w:val="005B39D2"/>
    <w:rsid w:val="005B39E0"/>
    <w:rsid w:val="005B3E2E"/>
    <w:rsid w:val="005C0BB4"/>
    <w:rsid w:val="005C1394"/>
    <w:rsid w:val="005C257D"/>
    <w:rsid w:val="005C2749"/>
    <w:rsid w:val="005C2E62"/>
    <w:rsid w:val="005C2F9D"/>
    <w:rsid w:val="005C6596"/>
    <w:rsid w:val="005C7FB5"/>
    <w:rsid w:val="005D16E5"/>
    <w:rsid w:val="005D2A44"/>
    <w:rsid w:val="005D2EE7"/>
    <w:rsid w:val="005D3712"/>
    <w:rsid w:val="005D5095"/>
    <w:rsid w:val="005D57AD"/>
    <w:rsid w:val="005D73CF"/>
    <w:rsid w:val="005D77B1"/>
    <w:rsid w:val="005E0F64"/>
    <w:rsid w:val="005E28A6"/>
    <w:rsid w:val="005E2C24"/>
    <w:rsid w:val="005E533A"/>
    <w:rsid w:val="005E5CFB"/>
    <w:rsid w:val="005E64CE"/>
    <w:rsid w:val="005E6699"/>
    <w:rsid w:val="005E66E0"/>
    <w:rsid w:val="005F04FA"/>
    <w:rsid w:val="005F0D53"/>
    <w:rsid w:val="005F2949"/>
    <w:rsid w:val="005F2B67"/>
    <w:rsid w:val="005F3499"/>
    <w:rsid w:val="005F3656"/>
    <w:rsid w:val="005F434E"/>
    <w:rsid w:val="005F732E"/>
    <w:rsid w:val="006012DD"/>
    <w:rsid w:val="006049B3"/>
    <w:rsid w:val="006052C3"/>
    <w:rsid w:val="00605754"/>
    <w:rsid w:val="00606E2E"/>
    <w:rsid w:val="006100D0"/>
    <w:rsid w:val="006112B6"/>
    <w:rsid w:val="0061277B"/>
    <w:rsid w:val="00612C31"/>
    <w:rsid w:val="006149A8"/>
    <w:rsid w:val="00614A24"/>
    <w:rsid w:val="006158B2"/>
    <w:rsid w:val="0061612E"/>
    <w:rsid w:val="00616211"/>
    <w:rsid w:val="00620546"/>
    <w:rsid w:val="0062137B"/>
    <w:rsid w:val="006215BA"/>
    <w:rsid w:val="0062265F"/>
    <w:rsid w:val="00622DB0"/>
    <w:rsid w:val="006234CC"/>
    <w:rsid w:val="00624CC2"/>
    <w:rsid w:val="006262BE"/>
    <w:rsid w:val="00626790"/>
    <w:rsid w:val="00630495"/>
    <w:rsid w:val="006307FE"/>
    <w:rsid w:val="00630821"/>
    <w:rsid w:val="006319E1"/>
    <w:rsid w:val="0063232A"/>
    <w:rsid w:val="0063343B"/>
    <w:rsid w:val="006339A5"/>
    <w:rsid w:val="0063511A"/>
    <w:rsid w:val="0063577C"/>
    <w:rsid w:val="006359E2"/>
    <w:rsid w:val="00635DF8"/>
    <w:rsid w:val="00637612"/>
    <w:rsid w:val="00637C13"/>
    <w:rsid w:val="0064002D"/>
    <w:rsid w:val="00640062"/>
    <w:rsid w:val="006404B0"/>
    <w:rsid w:val="006406BE"/>
    <w:rsid w:val="00641B91"/>
    <w:rsid w:val="00641D69"/>
    <w:rsid w:val="00641E22"/>
    <w:rsid w:val="00642CAC"/>
    <w:rsid w:val="00642CFF"/>
    <w:rsid w:val="0064445F"/>
    <w:rsid w:val="00644EF8"/>
    <w:rsid w:val="00647CBC"/>
    <w:rsid w:val="00650B29"/>
    <w:rsid w:val="006512B4"/>
    <w:rsid w:val="006540FC"/>
    <w:rsid w:val="00654690"/>
    <w:rsid w:val="00657880"/>
    <w:rsid w:val="00662F20"/>
    <w:rsid w:val="006635DB"/>
    <w:rsid w:val="006641E6"/>
    <w:rsid w:val="00664538"/>
    <w:rsid w:val="006650B0"/>
    <w:rsid w:val="00665C58"/>
    <w:rsid w:val="00665CB9"/>
    <w:rsid w:val="00665E12"/>
    <w:rsid w:val="0066778A"/>
    <w:rsid w:val="00671687"/>
    <w:rsid w:val="00671887"/>
    <w:rsid w:val="00671F14"/>
    <w:rsid w:val="00671FEB"/>
    <w:rsid w:val="00672C73"/>
    <w:rsid w:val="0067352D"/>
    <w:rsid w:val="00673BB0"/>
    <w:rsid w:val="00673BD7"/>
    <w:rsid w:val="00673C61"/>
    <w:rsid w:val="0067431D"/>
    <w:rsid w:val="00675D8A"/>
    <w:rsid w:val="00675DA6"/>
    <w:rsid w:val="0067627F"/>
    <w:rsid w:val="00682D10"/>
    <w:rsid w:val="006834E1"/>
    <w:rsid w:val="0068372D"/>
    <w:rsid w:val="0068415B"/>
    <w:rsid w:val="00685899"/>
    <w:rsid w:val="006868C9"/>
    <w:rsid w:val="00686A44"/>
    <w:rsid w:val="00686BB8"/>
    <w:rsid w:val="00690FBF"/>
    <w:rsid w:val="00692201"/>
    <w:rsid w:val="00694584"/>
    <w:rsid w:val="006A29C0"/>
    <w:rsid w:val="006A2E03"/>
    <w:rsid w:val="006A3A5B"/>
    <w:rsid w:val="006A4961"/>
    <w:rsid w:val="006A5576"/>
    <w:rsid w:val="006A6BE4"/>
    <w:rsid w:val="006A7915"/>
    <w:rsid w:val="006A7B05"/>
    <w:rsid w:val="006B23B8"/>
    <w:rsid w:val="006B4CD0"/>
    <w:rsid w:val="006B6738"/>
    <w:rsid w:val="006B7559"/>
    <w:rsid w:val="006C09B4"/>
    <w:rsid w:val="006C2E97"/>
    <w:rsid w:val="006C3C0B"/>
    <w:rsid w:val="006C57A7"/>
    <w:rsid w:val="006C7C44"/>
    <w:rsid w:val="006D0235"/>
    <w:rsid w:val="006D08A5"/>
    <w:rsid w:val="006D0FA4"/>
    <w:rsid w:val="006D1E13"/>
    <w:rsid w:val="006D3BDD"/>
    <w:rsid w:val="006D47FF"/>
    <w:rsid w:val="006D4CB7"/>
    <w:rsid w:val="006D53CD"/>
    <w:rsid w:val="006D57BC"/>
    <w:rsid w:val="006D6E2A"/>
    <w:rsid w:val="006D716A"/>
    <w:rsid w:val="006D7AAD"/>
    <w:rsid w:val="006E0058"/>
    <w:rsid w:val="006E1804"/>
    <w:rsid w:val="006E2328"/>
    <w:rsid w:val="006E290D"/>
    <w:rsid w:val="006E315E"/>
    <w:rsid w:val="006E38CB"/>
    <w:rsid w:val="006E39AD"/>
    <w:rsid w:val="006E5316"/>
    <w:rsid w:val="006E5DEF"/>
    <w:rsid w:val="006E63E5"/>
    <w:rsid w:val="006E73B5"/>
    <w:rsid w:val="006E7B1B"/>
    <w:rsid w:val="006F1516"/>
    <w:rsid w:val="006F1E06"/>
    <w:rsid w:val="006F2A47"/>
    <w:rsid w:val="006F2B49"/>
    <w:rsid w:val="006F334E"/>
    <w:rsid w:val="006F36D3"/>
    <w:rsid w:val="006F3F40"/>
    <w:rsid w:val="006F47FB"/>
    <w:rsid w:val="006F6C1B"/>
    <w:rsid w:val="0070031F"/>
    <w:rsid w:val="00700791"/>
    <w:rsid w:val="00700B7E"/>
    <w:rsid w:val="00701476"/>
    <w:rsid w:val="00701D23"/>
    <w:rsid w:val="007026BD"/>
    <w:rsid w:val="007033FC"/>
    <w:rsid w:val="0070445D"/>
    <w:rsid w:val="007046A9"/>
    <w:rsid w:val="00706817"/>
    <w:rsid w:val="00712165"/>
    <w:rsid w:val="007129E4"/>
    <w:rsid w:val="007132F0"/>
    <w:rsid w:val="0071420D"/>
    <w:rsid w:val="007157B9"/>
    <w:rsid w:val="0071701F"/>
    <w:rsid w:val="0071783D"/>
    <w:rsid w:val="007179C3"/>
    <w:rsid w:val="00721025"/>
    <w:rsid w:val="00721704"/>
    <w:rsid w:val="0072327D"/>
    <w:rsid w:val="0072584B"/>
    <w:rsid w:val="00726751"/>
    <w:rsid w:val="007277AE"/>
    <w:rsid w:val="00731F29"/>
    <w:rsid w:val="00732B9B"/>
    <w:rsid w:val="007332DF"/>
    <w:rsid w:val="00734347"/>
    <w:rsid w:val="00734D05"/>
    <w:rsid w:val="00734FF9"/>
    <w:rsid w:val="0073622C"/>
    <w:rsid w:val="00736B53"/>
    <w:rsid w:val="00740D29"/>
    <w:rsid w:val="00740D95"/>
    <w:rsid w:val="007450FB"/>
    <w:rsid w:val="00745248"/>
    <w:rsid w:val="00746A95"/>
    <w:rsid w:val="007479B4"/>
    <w:rsid w:val="00751B52"/>
    <w:rsid w:val="007546A5"/>
    <w:rsid w:val="00754E50"/>
    <w:rsid w:val="00754FC0"/>
    <w:rsid w:val="00755022"/>
    <w:rsid w:val="0075529D"/>
    <w:rsid w:val="007554F3"/>
    <w:rsid w:val="007563E8"/>
    <w:rsid w:val="0075654B"/>
    <w:rsid w:val="00756D04"/>
    <w:rsid w:val="0075749C"/>
    <w:rsid w:val="007578BD"/>
    <w:rsid w:val="007620E2"/>
    <w:rsid w:val="00762C4A"/>
    <w:rsid w:val="00763920"/>
    <w:rsid w:val="00763DA7"/>
    <w:rsid w:val="0076652B"/>
    <w:rsid w:val="0076668E"/>
    <w:rsid w:val="00766D85"/>
    <w:rsid w:val="00767072"/>
    <w:rsid w:val="00767252"/>
    <w:rsid w:val="0077022D"/>
    <w:rsid w:val="00770838"/>
    <w:rsid w:val="007708F5"/>
    <w:rsid w:val="0077155C"/>
    <w:rsid w:val="00772DE7"/>
    <w:rsid w:val="0077325B"/>
    <w:rsid w:val="00773F53"/>
    <w:rsid w:val="0077402C"/>
    <w:rsid w:val="00774973"/>
    <w:rsid w:val="0077499B"/>
    <w:rsid w:val="007766D2"/>
    <w:rsid w:val="007822FE"/>
    <w:rsid w:val="00782DE2"/>
    <w:rsid w:val="00784359"/>
    <w:rsid w:val="00785A4D"/>
    <w:rsid w:val="00785BE0"/>
    <w:rsid w:val="00785E9F"/>
    <w:rsid w:val="007875BA"/>
    <w:rsid w:val="0079058E"/>
    <w:rsid w:val="00790EC4"/>
    <w:rsid w:val="00791A48"/>
    <w:rsid w:val="007923E1"/>
    <w:rsid w:val="00792609"/>
    <w:rsid w:val="00793443"/>
    <w:rsid w:val="0079442B"/>
    <w:rsid w:val="00796D1A"/>
    <w:rsid w:val="00796F1E"/>
    <w:rsid w:val="00797930"/>
    <w:rsid w:val="00797FA0"/>
    <w:rsid w:val="007A0114"/>
    <w:rsid w:val="007A15F0"/>
    <w:rsid w:val="007A250C"/>
    <w:rsid w:val="007A3B4A"/>
    <w:rsid w:val="007A3D8F"/>
    <w:rsid w:val="007A3F92"/>
    <w:rsid w:val="007A415C"/>
    <w:rsid w:val="007A4271"/>
    <w:rsid w:val="007A5494"/>
    <w:rsid w:val="007A5DAF"/>
    <w:rsid w:val="007A5E98"/>
    <w:rsid w:val="007A6A7E"/>
    <w:rsid w:val="007A7037"/>
    <w:rsid w:val="007A7E68"/>
    <w:rsid w:val="007B1DBB"/>
    <w:rsid w:val="007B2317"/>
    <w:rsid w:val="007B248E"/>
    <w:rsid w:val="007B24C6"/>
    <w:rsid w:val="007B2B67"/>
    <w:rsid w:val="007B4EB6"/>
    <w:rsid w:val="007B6100"/>
    <w:rsid w:val="007B6F33"/>
    <w:rsid w:val="007B73E4"/>
    <w:rsid w:val="007C027D"/>
    <w:rsid w:val="007C0A33"/>
    <w:rsid w:val="007C0B33"/>
    <w:rsid w:val="007C0D19"/>
    <w:rsid w:val="007C1749"/>
    <w:rsid w:val="007C1BA9"/>
    <w:rsid w:val="007C244A"/>
    <w:rsid w:val="007C342F"/>
    <w:rsid w:val="007C408D"/>
    <w:rsid w:val="007C49B0"/>
    <w:rsid w:val="007C4D2F"/>
    <w:rsid w:val="007C4D58"/>
    <w:rsid w:val="007C5468"/>
    <w:rsid w:val="007C5CC2"/>
    <w:rsid w:val="007C68AB"/>
    <w:rsid w:val="007C6C0A"/>
    <w:rsid w:val="007C6F52"/>
    <w:rsid w:val="007D0FA6"/>
    <w:rsid w:val="007D1791"/>
    <w:rsid w:val="007D217B"/>
    <w:rsid w:val="007D2919"/>
    <w:rsid w:val="007D6390"/>
    <w:rsid w:val="007D681A"/>
    <w:rsid w:val="007D6D76"/>
    <w:rsid w:val="007E1CAF"/>
    <w:rsid w:val="007E39C7"/>
    <w:rsid w:val="007E4775"/>
    <w:rsid w:val="007E4AB6"/>
    <w:rsid w:val="007E4B57"/>
    <w:rsid w:val="007E5397"/>
    <w:rsid w:val="007E5A42"/>
    <w:rsid w:val="007E6365"/>
    <w:rsid w:val="007E7768"/>
    <w:rsid w:val="007F041D"/>
    <w:rsid w:val="007F22A2"/>
    <w:rsid w:val="007F36E1"/>
    <w:rsid w:val="007F3711"/>
    <w:rsid w:val="007F5D01"/>
    <w:rsid w:val="007F5DDD"/>
    <w:rsid w:val="007F6869"/>
    <w:rsid w:val="007F70D0"/>
    <w:rsid w:val="00800228"/>
    <w:rsid w:val="00800796"/>
    <w:rsid w:val="008011D0"/>
    <w:rsid w:val="00801C7B"/>
    <w:rsid w:val="00802AAB"/>
    <w:rsid w:val="0080326F"/>
    <w:rsid w:val="00804010"/>
    <w:rsid w:val="00804300"/>
    <w:rsid w:val="00804696"/>
    <w:rsid w:val="0080507A"/>
    <w:rsid w:val="0080520A"/>
    <w:rsid w:val="0080682A"/>
    <w:rsid w:val="00806AEA"/>
    <w:rsid w:val="0080736A"/>
    <w:rsid w:val="00810501"/>
    <w:rsid w:val="00810F39"/>
    <w:rsid w:val="008117F2"/>
    <w:rsid w:val="008132E1"/>
    <w:rsid w:val="00814A99"/>
    <w:rsid w:val="00815346"/>
    <w:rsid w:val="00815A5C"/>
    <w:rsid w:val="008175BE"/>
    <w:rsid w:val="0082125F"/>
    <w:rsid w:val="0082189E"/>
    <w:rsid w:val="00821F52"/>
    <w:rsid w:val="00822B58"/>
    <w:rsid w:val="0082356D"/>
    <w:rsid w:val="00824C92"/>
    <w:rsid w:val="00824F07"/>
    <w:rsid w:val="00825716"/>
    <w:rsid w:val="00826A94"/>
    <w:rsid w:val="00827590"/>
    <w:rsid w:val="0083042E"/>
    <w:rsid w:val="008314CC"/>
    <w:rsid w:val="008319CF"/>
    <w:rsid w:val="00832466"/>
    <w:rsid w:val="00833E83"/>
    <w:rsid w:val="00833F12"/>
    <w:rsid w:val="00834EA3"/>
    <w:rsid w:val="00837E8A"/>
    <w:rsid w:val="0084043E"/>
    <w:rsid w:val="00840D76"/>
    <w:rsid w:val="00841389"/>
    <w:rsid w:val="00841D03"/>
    <w:rsid w:val="0084287E"/>
    <w:rsid w:val="00843C9C"/>
    <w:rsid w:val="00844050"/>
    <w:rsid w:val="0084450A"/>
    <w:rsid w:val="008458A2"/>
    <w:rsid w:val="00845A31"/>
    <w:rsid w:val="00850212"/>
    <w:rsid w:val="00850240"/>
    <w:rsid w:val="0085364F"/>
    <w:rsid w:val="0085551D"/>
    <w:rsid w:val="00855C25"/>
    <w:rsid w:val="00855D07"/>
    <w:rsid w:val="00855F1D"/>
    <w:rsid w:val="00856CFC"/>
    <w:rsid w:val="00862EA2"/>
    <w:rsid w:val="00864123"/>
    <w:rsid w:val="00864F30"/>
    <w:rsid w:val="008654E5"/>
    <w:rsid w:val="00865592"/>
    <w:rsid w:val="008665BA"/>
    <w:rsid w:val="00866824"/>
    <w:rsid w:val="00867337"/>
    <w:rsid w:val="00867FDE"/>
    <w:rsid w:val="00870073"/>
    <w:rsid w:val="0087087E"/>
    <w:rsid w:val="008721AD"/>
    <w:rsid w:val="008725E4"/>
    <w:rsid w:val="0087261B"/>
    <w:rsid w:val="00872856"/>
    <w:rsid w:val="00872C57"/>
    <w:rsid w:val="00872EA4"/>
    <w:rsid w:val="008748AE"/>
    <w:rsid w:val="00874A34"/>
    <w:rsid w:val="008766CF"/>
    <w:rsid w:val="00877669"/>
    <w:rsid w:val="00877ACC"/>
    <w:rsid w:val="00880865"/>
    <w:rsid w:val="008809DD"/>
    <w:rsid w:val="00881588"/>
    <w:rsid w:val="00881646"/>
    <w:rsid w:val="00881759"/>
    <w:rsid w:val="008837EC"/>
    <w:rsid w:val="00883926"/>
    <w:rsid w:val="00884FFF"/>
    <w:rsid w:val="00886054"/>
    <w:rsid w:val="0088717F"/>
    <w:rsid w:val="0089096C"/>
    <w:rsid w:val="008935F5"/>
    <w:rsid w:val="00893CC5"/>
    <w:rsid w:val="008948D6"/>
    <w:rsid w:val="00895745"/>
    <w:rsid w:val="00895CA9"/>
    <w:rsid w:val="0089611C"/>
    <w:rsid w:val="008961E0"/>
    <w:rsid w:val="00896346"/>
    <w:rsid w:val="00896DB0"/>
    <w:rsid w:val="00897F0B"/>
    <w:rsid w:val="008A0220"/>
    <w:rsid w:val="008A07F1"/>
    <w:rsid w:val="008A0809"/>
    <w:rsid w:val="008A0BEF"/>
    <w:rsid w:val="008A0EE5"/>
    <w:rsid w:val="008A12D6"/>
    <w:rsid w:val="008A14C6"/>
    <w:rsid w:val="008A286F"/>
    <w:rsid w:val="008A357B"/>
    <w:rsid w:val="008A397E"/>
    <w:rsid w:val="008A4046"/>
    <w:rsid w:val="008A54B4"/>
    <w:rsid w:val="008A667F"/>
    <w:rsid w:val="008A7123"/>
    <w:rsid w:val="008A7731"/>
    <w:rsid w:val="008B0790"/>
    <w:rsid w:val="008B0DBF"/>
    <w:rsid w:val="008B4AC6"/>
    <w:rsid w:val="008B4BD7"/>
    <w:rsid w:val="008B68D4"/>
    <w:rsid w:val="008B7C7B"/>
    <w:rsid w:val="008B7D96"/>
    <w:rsid w:val="008C0033"/>
    <w:rsid w:val="008C0140"/>
    <w:rsid w:val="008C1426"/>
    <w:rsid w:val="008C2521"/>
    <w:rsid w:val="008C25A5"/>
    <w:rsid w:val="008C3C4B"/>
    <w:rsid w:val="008C5130"/>
    <w:rsid w:val="008C59FF"/>
    <w:rsid w:val="008C6350"/>
    <w:rsid w:val="008C6D87"/>
    <w:rsid w:val="008C7521"/>
    <w:rsid w:val="008C7833"/>
    <w:rsid w:val="008C7B9D"/>
    <w:rsid w:val="008C7FA9"/>
    <w:rsid w:val="008D117A"/>
    <w:rsid w:val="008D12D9"/>
    <w:rsid w:val="008D1709"/>
    <w:rsid w:val="008D17BF"/>
    <w:rsid w:val="008D2A04"/>
    <w:rsid w:val="008D64A0"/>
    <w:rsid w:val="008D7A01"/>
    <w:rsid w:val="008E1054"/>
    <w:rsid w:val="008E21C8"/>
    <w:rsid w:val="008E241D"/>
    <w:rsid w:val="008E2562"/>
    <w:rsid w:val="008E36EA"/>
    <w:rsid w:val="008E5998"/>
    <w:rsid w:val="008E6291"/>
    <w:rsid w:val="008E689A"/>
    <w:rsid w:val="008E79D8"/>
    <w:rsid w:val="008E7F23"/>
    <w:rsid w:val="008F10ED"/>
    <w:rsid w:val="008F1249"/>
    <w:rsid w:val="008F273F"/>
    <w:rsid w:val="008F28F7"/>
    <w:rsid w:val="008F304B"/>
    <w:rsid w:val="008F3D2D"/>
    <w:rsid w:val="008F4C9C"/>
    <w:rsid w:val="008F5F82"/>
    <w:rsid w:val="008F6FBC"/>
    <w:rsid w:val="00901CBE"/>
    <w:rsid w:val="00902AC2"/>
    <w:rsid w:val="00902CF7"/>
    <w:rsid w:val="00903065"/>
    <w:rsid w:val="00903DCC"/>
    <w:rsid w:val="00904FDE"/>
    <w:rsid w:val="009061A6"/>
    <w:rsid w:val="00906470"/>
    <w:rsid w:val="009067B9"/>
    <w:rsid w:val="00906C1E"/>
    <w:rsid w:val="00907F42"/>
    <w:rsid w:val="00911925"/>
    <w:rsid w:val="00911F97"/>
    <w:rsid w:val="009127DC"/>
    <w:rsid w:val="00915078"/>
    <w:rsid w:val="00915377"/>
    <w:rsid w:val="00916617"/>
    <w:rsid w:val="00917557"/>
    <w:rsid w:val="00921450"/>
    <w:rsid w:val="009216AD"/>
    <w:rsid w:val="009234A2"/>
    <w:rsid w:val="00924043"/>
    <w:rsid w:val="0092420E"/>
    <w:rsid w:val="009246E0"/>
    <w:rsid w:val="0092472B"/>
    <w:rsid w:val="00925124"/>
    <w:rsid w:val="00927481"/>
    <w:rsid w:val="00927C9A"/>
    <w:rsid w:val="009331B6"/>
    <w:rsid w:val="00933E98"/>
    <w:rsid w:val="00934A86"/>
    <w:rsid w:val="0093521D"/>
    <w:rsid w:val="009356C6"/>
    <w:rsid w:val="00940540"/>
    <w:rsid w:val="009405FA"/>
    <w:rsid w:val="0094138A"/>
    <w:rsid w:val="00941735"/>
    <w:rsid w:val="00943878"/>
    <w:rsid w:val="00944559"/>
    <w:rsid w:val="009449A1"/>
    <w:rsid w:val="00944C60"/>
    <w:rsid w:val="00945787"/>
    <w:rsid w:val="009479DE"/>
    <w:rsid w:val="00947E07"/>
    <w:rsid w:val="00950C97"/>
    <w:rsid w:val="00950E96"/>
    <w:rsid w:val="009516FF"/>
    <w:rsid w:val="009523F2"/>
    <w:rsid w:val="009528AF"/>
    <w:rsid w:val="00953E51"/>
    <w:rsid w:val="0095413C"/>
    <w:rsid w:val="00954366"/>
    <w:rsid w:val="00954DBA"/>
    <w:rsid w:val="00955AE5"/>
    <w:rsid w:val="00955CA7"/>
    <w:rsid w:val="00956048"/>
    <w:rsid w:val="0096130F"/>
    <w:rsid w:val="0096201E"/>
    <w:rsid w:val="00963B2A"/>
    <w:rsid w:val="00964510"/>
    <w:rsid w:val="00971969"/>
    <w:rsid w:val="00975B2A"/>
    <w:rsid w:val="0097635A"/>
    <w:rsid w:val="009769C8"/>
    <w:rsid w:val="00977152"/>
    <w:rsid w:val="00981DAC"/>
    <w:rsid w:val="0098249E"/>
    <w:rsid w:val="009834E3"/>
    <w:rsid w:val="00984137"/>
    <w:rsid w:val="00984723"/>
    <w:rsid w:val="009847BD"/>
    <w:rsid w:val="00984B14"/>
    <w:rsid w:val="00986468"/>
    <w:rsid w:val="00986F51"/>
    <w:rsid w:val="00987353"/>
    <w:rsid w:val="00987A0B"/>
    <w:rsid w:val="00990059"/>
    <w:rsid w:val="0099022C"/>
    <w:rsid w:val="00991C80"/>
    <w:rsid w:val="009921D7"/>
    <w:rsid w:val="0099316D"/>
    <w:rsid w:val="00994DDC"/>
    <w:rsid w:val="0099545C"/>
    <w:rsid w:val="00995F4D"/>
    <w:rsid w:val="009A0279"/>
    <w:rsid w:val="009A1369"/>
    <w:rsid w:val="009A15ED"/>
    <w:rsid w:val="009A1A45"/>
    <w:rsid w:val="009A2AA3"/>
    <w:rsid w:val="009A556E"/>
    <w:rsid w:val="009A5D10"/>
    <w:rsid w:val="009A67FD"/>
    <w:rsid w:val="009B104A"/>
    <w:rsid w:val="009B1DE0"/>
    <w:rsid w:val="009B1E40"/>
    <w:rsid w:val="009B1F33"/>
    <w:rsid w:val="009B2576"/>
    <w:rsid w:val="009B291C"/>
    <w:rsid w:val="009B2D69"/>
    <w:rsid w:val="009B3C04"/>
    <w:rsid w:val="009B5513"/>
    <w:rsid w:val="009B6120"/>
    <w:rsid w:val="009B7019"/>
    <w:rsid w:val="009B7F62"/>
    <w:rsid w:val="009C1743"/>
    <w:rsid w:val="009C70E0"/>
    <w:rsid w:val="009D08F6"/>
    <w:rsid w:val="009D1993"/>
    <w:rsid w:val="009D1BF6"/>
    <w:rsid w:val="009D1F3F"/>
    <w:rsid w:val="009D29C1"/>
    <w:rsid w:val="009D3C0C"/>
    <w:rsid w:val="009D3D1B"/>
    <w:rsid w:val="009D40B9"/>
    <w:rsid w:val="009D676F"/>
    <w:rsid w:val="009D6928"/>
    <w:rsid w:val="009D6C68"/>
    <w:rsid w:val="009D6E59"/>
    <w:rsid w:val="009D7BC2"/>
    <w:rsid w:val="009E0799"/>
    <w:rsid w:val="009E2893"/>
    <w:rsid w:val="009E329A"/>
    <w:rsid w:val="009E4A3D"/>
    <w:rsid w:val="009E5015"/>
    <w:rsid w:val="009E55EF"/>
    <w:rsid w:val="009E5C45"/>
    <w:rsid w:val="009E7BD0"/>
    <w:rsid w:val="009E7C63"/>
    <w:rsid w:val="009F2170"/>
    <w:rsid w:val="009F21C2"/>
    <w:rsid w:val="009F3772"/>
    <w:rsid w:val="009F547A"/>
    <w:rsid w:val="009F5740"/>
    <w:rsid w:val="009F6554"/>
    <w:rsid w:val="009F65B2"/>
    <w:rsid w:val="009F6A2A"/>
    <w:rsid w:val="00A00C27"/>
    <w:rsid w:val="00A01F6A"/>
    <w:rsid w:val="00A02356"/>
    <w:rsid w:val="00A044F9"/>
    <w:rsid w:val="00A04E7B"/>
    <w:rsid w:val="00A0540E"/>
    <w:rsid w:val="00A05560"/>
    <w:rsid w:val="00A064EE"/>
    <w:rsid w:val="00A074F4"/>
    <w:rsid w:val="00A10643"/>
    <w:rsid w:val="00A11AA4"/>
    <w:rsid w:val="00A13BA6"/>
    <w:rsid w:val="00A15A04"/>
    <w:rsid w:val="00A1652A"/>
    <w:rsid w:val="00A171A2"/>
    <w:rsid w:val="00A20AF6"/>
    <w:rsid w:val="00A233E3"/>
    <w:rsid w:val="00A237DF"/>
    <w:rsid w:val="00A23DCC"/>
    <w:rsid w:val="00A25831"/>
    <w:rsid w:val="00A312B0"/>
    <w:rsid w:val="00A31B99"/>
    <w:rsid w:val="00A32282"/>
    <w:rsid w:val="00A322B5"/>
    <w:rsid w:val="00A3253D"/>
    <w:rsid w:val="00A35A61"/>
    <w:rsid w:val="00A37DAD"/>
    <w:rsid w:val="00A37E56"/>
    <w:rsid w:val="00A41BA0"/>
    <w:rsid w:val="00A42E0F"/>
    <w:rsid w:val="00A433D3"/>
    <w:rsid w:val="00A43F24"/>
    <w:rsid w:val="00A44772"/>
    <w:rsid w:val="00A44980"/>
    <w:rsid w:val="00A47397"/>
    <w:rsid w:val="00A47F4A"/>
    <w:rsid w:val="00A508D8"/>
    <w:rsid w:val="00A51910"/>
    <w:rsid w:val="00A52DA8"/>
    <w:rsid w:val="00A5317D"/>
    <w:rsid w:val="00A5326D"/>
    <w:rsid w:val="00A5414D"/>
    <w:rsid w:val="00A547F4"/>
    <w:rsid w:val="00A54C8D"/>
    <w:rsid w:val="00A558CD"/>
    <w:rsid w:val="00A56C87"/>
    <w:rsid w:val="00A56DB2"/>
    <w:rsid w:val="00A60BF9"/>
    <w:rsid w:val="00A61426"/>
    <w:rsid w:val="00A62404"/>
    <w:rsid w:val="00A63D99"/>
    <w:rsid w:val="00A64EAF"/>
    <w:rsid w:val="00A65263"/>
    <w:rsid w:val="00A677C1"/>
    <w:rsid w:val="00A67CE7"/>
    <w:rsid w:val="00A7155D"/>
    <w:rsid w:val="00A71F17"/>
    <w:rsid w:val="00A7285D"/>
    <w:rsid w:val="00A72E65"/>
    <w:rsid w:val="00A7354D"/>
    <w:rsid w:val="00A77077"/>
    <w:rsid w:val="00A77621"/>
    <w:rsid w:val="00A807EE"/>
    <w:rsid w:val="00A82A76"/>
    <w:rsid w:val="00A86533"/>
    <w:rsid w:val="00A87630"/>
    <w:rsid w:val="00A91721"/>
    <w:rsid w:val="00A9250B"/>
    <w:rsid w:val="00A9267E"/>
    <w:rsid w:val="00A95F42"/>
    <w:rsid w:val="00A963C7"/>
    <w:rsid w:val="00A96946"/>
    <w:rsid w:val="00A97496"/>
    <w:rsid w:val="00A97E91"/>
    <w:rsid w:val="00AA07C4"/>
    <w:rsid w:val="00AA22AF"/>
    <w:rsid w:val="00AA2C0B"/>
    <w:rsid w:val="00AA31C7"/>
    <w:rsid w:val="00AA35DA"/>
    <w:rsid w:val="00AA448C"/>
    <w:rsid w:val="00AA44FF"/>
    <w:rsid w:val="00AA66C2"/>
    <w:rsid w:val="00AA710E"/>
    <w:rsid w:val="00AA74D3"/>
    <w:rsid w:val="00AA7AF5"/>
    <w:rsid w:val="00AA7E6B"/>
    <w:rsid w:val="00AA7FC8"/>
    <w:rsid w:val="00AB10C0"/>
    <w:rsid w:val="00AB248C"/>
    <w:rsid w:val="00AB5A0D"/>
    <w:rsid w:val="00AB5AC2"/>
    <w:rsid w:val="00AB78D4"/>
    <w:rsid w:val="00AB7C1C"/>
    <w:rsid w:val="00AC110F"/>
    <w:rsid w:val="00AC2A54"/>
    <w:rsid w:val="00AC5417"/>
    <w:rsid w:val="00AC5F1C"/>
    <w:rsid w:val="00AC65BC"/>
    <w:rsid w:val="00AD2EBF"/>
    <w:rsid w:val="00AD3068"/>
    <w:rsid w:val="00AD3897"/>
    <w:rsid w:val="00AD3A6F"/>
    <w:rsid w:val="00AD6112"/>
    <w:rsid w:val="00AE01C7"/>
    <w:rsid w:val="00AE060B"/>
    <w:rsid w:val="00AE06F4"/>
    <w:rsid w:val="00AE170F"/>
    <w:rsid w:val="00AE2080"/>
    <w:rsid w:val="00AE2A70"/>
    <w:rsid w:val="00AE4486"/>
    <w:rsid w:val="00AE5565"/>
    <w:rsid w:val="00AE7CBD"/>
    <w:rsid w:val="00AF1071"/>
    <w:rsid w:val="00AF2200"/>
    <w:rsid w:val="00AF27CD"/>
    <w:rsid w:val="00AF3960"/>
    <w:rsid w:val="00AF4CE6"/>
    <w:rsid w:val="00AF566E"/>
    <w:rsid w:val="00AF5A12"/>
    <w:rsid w:val="00AF6CE4"/>
    <w:rsid w:val="00B008A9"/>
    <w:rsid w:val="00B009C2"/>
    <w:rsid w:val="00B01E3F"/>
    <w:rsid w:val="00B02089"/>
    <w:rsid w:val="00B0258C"/>
    <w:rsid w:val="00B029A9"/>
    <w:rsid w:val="00B03483"/>
    <w:rsid w:val="00B0374E"/>
    <w:rsid w:val="00B03772"/>
    <w:rsid w:val="00B04E46"/>
    <w:rsid w:val="00B05588"/>
    <w:rsid w:val="00B059EF"/>
    <w:rsid w:val="00B05DB3"/>
    <w:rsid w:val="00B06363"/>
    <w:rsid w:val="00B11FAF"/>
    <w:rsid w:val="00B13B2F"/>
    <w:rsid w:val="00B14048"/>
    <w:rsid w:val="00B15168"/>
    <w:rsid w:val="00B152C9"/>
    <w:rsid w:val="00B1620C"/>
    <w:rsid w:val="00B1682E"/>
    <w:rsid w:val="00B2050A"/>
    <w:rsid w:val="00B205DE"/>
    <w:rsid w:val="00B208E8"/>
    <w:rsid w:val="00B21709"/>
    <w:rsid w:val="00B21C3A"/>
    <w:rsid w:val="00B25E65"/>
    <w:rsid w:val="00B269CB"/>
    <w:rsid w:val="00B2713E"/>
    <w:rsid w:val="00B271D4"/>
    <w:rsid w:val="00B27BFA"/>
    <w:rsid w:val="00B31263"/>
    <w:rsid w:val="00B325C4"/>
    <w:rsid w:val="00B3399C"/>
    <w:rsid w:val="00B33AF1"/>
    <w:rsid w:val="00B3492F"/>
    <w:rsid w:val="00B36217"/>
    <w:rsid w:val="00B37582"/>
    <w:rsid w:val="00B3772D"/>
    <w:rsid w:val="00B37F49"/>
    <w:rsid w:val="00B4032D"/>
    <w:rsid w:val="00B40CCB"/>
    <w:rsid w:val="00B422FD"/>
    <w:rsid w:val="00B439D3"/>
    <w:rsid w:val="00B462C1"/>
    <w:rsid w:val="00B47BB4"/>
    <w:rsid w:val="00B47CFE"/>
    <w:rsid w:val="00B47D36"/>
    <w:rsid w:val="00B5136A"/>
    <w:rsid w:val="00B521B4"/>
    <w:rsid w:val="00B521F9"/>
    <w:rsid w:val="00B5265F"/>
    <w:rsid w:val="00B52794"/>
    <w:rsid w:val="00B53C0D"/>
    <w:rsid w:val="00B61C53"/>
    <w:rsid w:val="00B62ED7"/>
    <w:rsid w:val="00B63CEC"/>
    <w:rsid w:val="00B63E88"/>
    <w:rsid w:val="00B63FE9"/>
    <w:rsid w:val="00B64051"/>
    <w:rsid w:val="00B6504D"/>
    <w:rsid w:val="00B651F3"/>
    <w:rsid w:val="00B65D07"/>
    <w:rsid w:val="00B67E37"/>
    <w:rsid w:val="00B67E45"/>
    <w:rsid w:val="00B703F1"/>
    <w:rsid w:val="00B728DF"/>
    <w:rsid w:val="00B73CEC"/>
    <w:rsid w:val="00B756FD"/>
    <w:rsid w:val="00B80100"/>
    <w:rsid w:val="00B80E62"/>
    <w:rsid w:val="00B817AF"/>
    <w:rsid w:val="00B845CD"/>
    <w:rsid w:val="00B8522B"/>
    <w:rsid w:val="00B866CE"/>
    <w:rsid w:val="00B87E7B"/>
    <w:rsid w:val="00B90630"/>
    <w:rsid w:val="00B91B9B"/>
    <w:rsid w:val="00B937BB"/>
    <w:rsid w:val="00B94A93"/>
    <w:rsid w:val="00B9507F"/>
    <w:rsid w:val="00B95508"/>
    <w:rsid w:val="00B95679"/>
    <w:rsid w:val="00B9601E"/>
    <w:rsid w:val="00B9648B"/>
    <w:rsid w:val="00B97387"/>
    <w:rsid w:val="00B97A33"/>
    <w:rsid w:val="00BA0615"/>
    <w:rsid w:val="00BA1B57"/>
    <w:rsid w:val="00BA6940"/>
    <w:rsid w:val="00BA7D4F"/>
    <w:rsid w:val="00BB0A06"/>
    <w:rsid w:val="00BB0E7E"/>
    <w:rsid w:val="00BB12F1"/>
    <w:rsid w:val="00BB16AA"/>
    <w:rsid w:val="00BB18D9"/>
    <w:rsid w:val="00BB235F"/>
    <w:rsid w:val="00BB297B"/>
    <w:rsid w:val="00BB2B14"/>
    <w:rsid w:val="00BB3794"/>
    <w:rsid w:val="00BB4599"/>
    <w:rsid w:val="00BB5304"/>
    <w:rsid w:val="00BC0448"/>
    <w:rsid w:val="00BC21EF"/>
    <w:rsid w:val="00BC24FE"/>
    <w:rsid w:val="00BC38A6"/>
    <w:rsid w:val="00BC41CB"/>
    <w:rsid w:val="00BC5BF4"/>
    <w:rsid w:val="00BC615E"/>
    <w:rsid w:val="00BC7558"/>
    <w:rsid w:val="00BC7D95"/>
    <w:rsid w:val="00BD0619"/>
    <w:rsid w:val="00BD13E0"/>
    <w:rsid w:val="00BD1B17"/>
    <w:rsid w:val="00BD23A6"/>
    <w:rsid w:val="00BD283D"/>
    <w:rsid w:val="00BD46A4"/>
    <w:rsid w:val="00BD4B75"/>
    <w:rsid w:val="00BD553F"/>
    <w:rsid w:val="00BD5EE8"/>
    <w:rsid w:val="00BD719A"/>
    <w:rsid w:val="00BE16AC"/>
    <w:rsid w:val="00BE1EA3"/>
    <w:rsid w:val="00BE21EF"/>
    <w:rsid w:val="00BE23EA"/>
    <w:rsid w:val="00BE44EE"/>
    <w:rsid w:val="00BE581B"/>
    <w:rsid w:val="00BE638A"/>
    <w:rsid w:val="00BE63D7"/>
    <w:rsid w:val="00BE67F6"/>
    <w:rsid w:val="00BE6CFC"/>
    <w:rsid w:val="00BE709C"/>
    <w:rsid w:val="00BE761B"/>
    <w:rsid w:val="00BE78B0"/>
    <w:rsid w:val="00BE7E5F"/>
    <w:rsid w:val="00BF2899"/>
    <w:rsid w:val="00BF3293"/>
    <w:rsid w:val="00BF4E61"/>
    <w:rsid w:val="00BF5CF9"/>
    <w:rsid w:val="00BF640A"/>
    <w:rsid w:val="00BF72E6"/>
    <w:rsid w:val="00BF7E95"/>
    <w:rsid w:val="00C009D4"/>
    <w:rsid w:val="00C01270"/>
    <w:rsid w:val="00C0313B"/>
    <w:rsid w:val="00C03733"/>
    <w:rsid w:val="00C03AEF"/>
    <w:rsid w:val="00C04191"/>
    <w:rsid w:val="00C05DAE"/>
    <w:rsid w:val="00C0683D"/>
    <w:rsid w:val="00C07468"/>
    <w:rsid w:val="00C07CAF"/>
    <w:rsid w:val="00C10F63"/>
    <w:rsid w:val="00C10FA8"/>
    <w:rsid w:val="00C1110A"/>
    <w:rsid w:val="00C128A5"/>
    <w:rsid w:val="00C134BD"/>
    <w:rsid w:val="00C13911"/>
    <w:rsid w:val="00C13E1F"/>
    <w:rsid w:val="00C14F91"/>
    <w:rsid w:val="00C166FD"/>
    <w:rsid w:val="00C16A4F"/>
    <w:rsid w:val="00C1718D"/>
    <w:rsid w:val="00C171CC"/>
    <w:rsid w:val="00C20DB6"/>
    <w:rsid w:val="00C2136B"/>
    <w:rsid w:val="00C2365A"/>
    <w:rsid w:val="00C23D6F"/>
    <w:rsid w:val="00C240F4"/>
    <w:rsid w:val="00C26D3C"/>
    <w:rsid w:val="00C273C5"/>
    <w:rsid w:val="00C273DC"/>
    <w:rsid w:val="00C30924"/>
    <w:rsid w:val="00C32809"/>
    <w:rsid w:val="00C32886"/>
    <w:rsid w:val="00C32F30"/>
    <w:rsid w:val="00C33F46"/>
    <w:rsid w:val="00C343D3"/>
    <w:rsid w:val="00C34B26"/>
    <w:rsid w:val="00C35386"/>
    <w:rsid w:val="00C35469"/>
    <w:rsid w:val="00C3626C"/>
    <w:rsid w:val="00C3642C"/>
    <w:rsid w:val="00C40D37"/>
    <w:rsid w:val="00C41409"/>
    <w:rsid w:val="00C41525"/>
    <w:rsid w:val="00C42CBC"/>
    <w:rsid w:val="00C42DFF"/>
    <w:rsid w:val="00C43052"/>
    <w:rsid w:val="00C43691"/>
    <w:rsid w:val="00C436C1"/>
    <w:rsid w:val="00C43E3A"/>
    <w:rsid w:val="00C4481D"/>
    <w:rsid w:val="00C44CA3"/>
    <w:rsid w:val="00C471DE"/>
    <w:rsid w:val="00C50333"/>
    <w:rsid w:val="00C50BAA"/>
    <w:rsid w:val="00C5108D"/>
    <w:rsid w:val="00C52DD8"/>
    <w:rsid w:val="00C53453"/>
    <w:rsid w:val="00C54FEA"/>
    <w:rsid w:val="00C55859"/>
    <w:rsid w:val="00C56047"/>
    <w:rsid w:val="00C5762E"/>
    <w:rsid w:val="00C57C24"/>
    <w:rsid w:val="00C57E31"/>
    <w:rsid w:val="00C600C4"/>
    <w:rsid w:val="00C60146"/>
    <w:rsid w:val="00C6085E"/>
    <w:rsid w:val="00C60ED2"/>
    <w:rsid w:val="00C61AB8"/>
    <w:rsid w:val="00C64181"/>
    <w:rsid w:val="00C64F4C"/>
    <w:rsid w:val="00C6709D"/>
    <w:rsid w:val="00C67692"/>
    <w:rsid w:val="00C676BC"/>
    <w:rsid w:val="00C67A2E"/>
    <w:rsid w:val="00C67D3B"/>
    <w:rsid w:val="00C722D4"/>
    <w:rsid w:val="00C754E4"/>
    <w:rsid w:val="00C756A0"/>
    <w:rsid w:val="00C76DEC"/>
    <w:rsid w:val="00C7726B"/>
    <w:rsid w:val="00C7799C"/>
    <w:rsid w:val="00C80A23"/>
    <w:rsid w:val="00C81411"/>
    <w:rsid w:val="00C842C4"/>
    <w:rsid w:val="00C8481D"/>
    <w:rsid w:val="00C84962"/>
    <w:rsid w:val="00C86469"/>
    <w:rsid w:val="00C91492"/>
    <w:rsid w:val="00C91A1E"/>
    <w:rsid w:val="00C9318C"/>
    <w:rsid w:val="00C933FE"/>
    <w:rsid w:val="00C93697"/>
    <w:rsid w:val="00C94F53"/>
    <w:rsid w:val="00C954C7"/>
    <w:rsid w:val="00CA1B0A"/>
    <w:rsid w:val="00CA2B72"/>
    <w:rsid w:val="00CA3239"/>
    <w:rsid w:val="00CA331C"/>
    <w:rsid w:val="00CA347C"/>
    <w:rsid w:val="00CA37E8"/>
    <w:rsid w:val="00CA3A4D"/>
    <w:rsid w:val="00CA4AB3"/>
    <w:rsid w:val="00CA4BC9"/>
    <w:rsid w:val="00CA4D01"/>
    <w:rsid w:val="00CA7629"/>
    <w:rsid w:val="00CB04A7"/>
    <w:rsid w:val="00CB0DE7"/>
    <w:rsid w:val="00CB0F23"/>
    <w:rsid w:val="00CB1062"/>
    <w:rsid w:val="00CB2A25"/>
    <w:rsid w:val="00CB4C06"/>
    <w:rsid w:val="00CB7125"/>
    <w:rsid w:val="00CB76F1"/>
    <w:rsid w:val="00CC0526"/>
    <w:rsid w:val="00CC082D"/>
    <w:rsid w:val="00CC108E"/>
    <w:rsid w:val="00CC1220"/>
    <w:rsid w:val="00CC2A69"/>
    <w:rsid w:val="00CC306A"/>
    <w:rsid w:val="00CC3783"/>
    <w:rsid w:val="00CC3987"/>
    <w:rsid w:val="00CC3FDC"/>
    <w:rsid w:val="00CC474B"/>
    <w:rsid w:val="00CC6ACE"/>
    <w:rsid w:val="00CC6F44"/>
    <w:rsid w:val="00CC6F96"/>
    <w:rsid w:val="00CC72C9"/>
    <w:rsid w:val="00CD0213"/>
    <w:rsid w:val="00CD044A"/>
    <w:rsid w:val="00CD10BF"/>
    <w:rsid w:val="00CD16F2"/>
    <w:rsid w:val="00CD38D3"/>
    <w:rsid w:val="00CD4551"/>
    <w:rsid w:val="00CD4E55"/>
    <w:rsid w:val="00CD526B"/>
    <w:rsid w:val="00CD5F4D"/>
    <w:rsid w:val="00CE065B"/>
    <w:rsid w:val="00CE2C98"/>
    <w:rsid w:val="00CE3955"/>
    <w:rsid w:val="00CE3EA8"/>
    <w:rsid w:val="00CE7218"/>
    <w:rsid w:val="00CF0258"/>
    <w:rsid w:val="00CF09C1"/>
    <w:rsid w:val="00CF0B9B"/>
    <w:rsid w:val="00CF2569"/>
    <w:rsid w:val="00CF47CC"/>
    <w:rsid w:val="00CF504D"/>
    <w:rsid w:val="00CF6BA8"/>
    <w:rsid w:val="00CF70A6"/>
    <w:rsid w:val="00CF7D02"/>
    <w:rsid w:val="00D01183"/>
    <w:rsid w:val="00D0209B"/>
    <w:rsid w:val="00D0256F"/>
    <w:rsid w:val="00D02FDA"/>
    <w:rsid w:val="00D03ED0"/>
    <w:rsid w:val="00D03F5F"/>
    <w:rsid w:val="00D04278"/>
    <w:rsid w:val="00D04E03"/>
    <w:rsid w:val="00D05205"/>
    <w:rsid w:val="00D063EF"/>
    <w:rsid w:val="00D06F29"/>
    <w:rsid w:val="00D0705E"/>
    <w:rsid w:val="00D07418"/>
    <w:rsid w:val="00D1273C"/>
    <w:rsid w:val="00D14C02"/>
    <w:rsid w:val="00D155DE"/>
    <w:rsid w:val="00D15E42"/>
    <w:rsid w:val="00D1752D"/>
    <w:rsid w:val="00D20F9F"/>
    <w:rsid w:val="00D236FD"/>
    <w:rsid w:val="00D2461C"/>
    <w:rsid w:val="00D253A1"/>
    <w:rsid w:val="00D26975"/>
    <w:rsid w:val="00D26A06"/>
    <w:rsid w:val="00D27993"/>
    <w:rsid w:val="00D30EE4"/>
    <w:rsid w:val="00D3211E"/>
    <w:rsid w:val="00D33095"/>
    <w:rsid w:val="00D339C6"/>
    <w:rsid w:val="00D34466"/>
    <w:rsid w:val="00D34E6E"/>
    <w:rsid w:val="00D3604E"/>
    <w:rsid w:val="00D371A2"/>
    <w:rsid w:val="00D3753B"/>
    <w:rsid w:val="00D4102D"/>
    <w:rsid w:val="00D4195B"/>
    <w:rsid w:val="00D420D0"/>
    <w:rsid w:val="00D4262A"/>
    <w:rsid w:val="00D42C6E"/>
    <w:rsid w:val="00D42F63"/>
    <w:rsid w:val="00D43493"/>
    <w:rsid w:val="00D44339"/>
    <w:rsid w:val="00D45745"/>
    <w:rsid w:val="00D46874"/>
    <w:rsid w:val="00D47D03"/>
    <w:rsid w:val="00D523AB"/>
    <w:rsid w:val="00D53079"/>
    <w:rsid w:val="00D531F4"/>
    <w:rsid w:val="00D54499"/>
    <w:rsid w:val="00D54E9E"/>
    <w:rsid w:val="00D55DF1"/>
    <w:rsid w:val="00D56DC5"/>
    <w:rsid w:val="00D570B6"/>
    <w:rsid w:val="00D57248"/>
    <w:rsid w:val="00D60E86"/>
    <w:rsid w:val="00D60EEB"/>
    <w:rsid w:val="00D619F8"/>
    <w:rsid w:val="00D6254A"/>
    <w:rsid w:val="00D63295"/>
    <w:rsid w:val="00D63BCE"/>
    <w:rsid w:val="00D64F62"/>
    <w:rsid w:val="00D65531"/>
    <w:rsid w:val="00D66891"/>
    <w:rsid w:val="00D67DCD"/>
    <w:rsid w:val="00D70198"/>
    <w:rsid w:val="00D7305C"/>
    <w:rsid w:val="00D7375E"/>
    <w:rsid w:val="00D74508"/>
    <w:rsid w:val="00D75144"/>
    <w:rsid w:val="00D7538D"/>
    <w:rsid w:val="00D75BBB"/>
    <w:rsid w:val="00D76546"/>
    <w:rsid w:val="00D7742D"/>
    <w:rsid w:val="00D801A4"/>
    <w:rsid w:val="00D80538"/>
    <w:rsid w:val="00D8133E"/>
    <w:rsid w:val="00D8214B"/>
    <w:rsid w:val="00D84807"/>
    <w:rsid w:val="00D85D94"/>
    <w:rsid w:val="00D85E82"/>
    <w:rsid w:val="00D8614F"/>
    <w:rsid w:val="00D864DE"/>
    <w:rsid w:val="00D87A44"/>
    <w:rsid w:val="00D90252"/>
    <w:rsid w:val="00D91E15"/>
    <w:rsid w:val="00D91E84"/>
    <w:rsid w:val="00D9289F"/>
    <w:rsid w:val="00D93A0C"/>
    <w:rsid w:val="00D970A7"/>
    <w:rsid w:val="00D976D2"/>
    <w:rsid w:val="00DA07DA"/>
    <w:rsid w:val="00DA18CF"/>
    <w:rsid w:val="00DA272A"/>
    <w:rsid w:val="00DA2B55"/>
    <w:rsid w:val="00DA340A"/>
    <w:rsid w:val="00DA4920"/>
    <w:rsid w:val="00DA4DB7"/>
    <w:rsid w:val="00DA51F6"/>
    <w:rsid w:val="00DA59C2"/>
    <w:rsid w:val="00DA6361"/>
    <w:rsid w:val="00DA70CF"/>
    <w:rsid w:val="00DA7395"/>
    <w:rsid w:val="00DB060C"/>
    <w:rsid w:val="00DB1330"/>
    <w:rsid w:val="00DB225C"/>
    <w:rsid w:val="00DB325B"/>
    <w:rsid w:val="00DB36B1"/>
    <w:rsid w:val="00DB39D9"/>
    <w:rsid w:val="00DB4D3A"/>
    <w:rsid w:val="00DB56CF"/>
    <w:rsid w:val="00DB5A04"/>
    <w:rsid w:val="00DB5A28"/>
    <w:rsid w:val="00DB5F97"/>
    <w:rsid w:val="00DB6F3D"/>
    <w:rsid w:val="00DB783E"/>
    <w:rsid w:val="00DC08E2"/>
    <w:rsid w:val="00DC098C"/>
    <w:rsid w:val="00DC15A3"/>
    <w:rsid w:val="00DC21F8"/>
    <w:rsid w:val="00DC29B6"/>
    <w:rsid w:val="00DC36AA"/>
    <w:rsid w:val="00DC3FE1"/>
    <w:rsid w:val="00DC5F0E"/>
    <w:rsid w:val="00DC6DA4"/>
    <w:rsid w:val="00DD02EC"/>
    <w:rsid w:val="00DD04F4"/>
    <w:rsid w:val="00DD0665"/>
    <w:rsid w:val="00DD0D1C"/>
    <w:rsid w:val="00DD23C6"/>
    <w:rsid w:val="00DD2F69"/>
    <w:rsid w:val="00DD3666"/>
    <w:rsid w:val="00DD59C1"/>
    <w:rsid w:val="00DD5AA8"/>
    <w:rsid w:val="00DD5E11"/>
    <w:rsid w:val="00DD6571"/>
    <w:rsid w:val="00DD7349"/>
    <w:rsid w:val="00DE04AE"/>
    <w:rsid w:val="00DE0883"/>
    <w:rsid w:val="00DE0F2D"/>
    <w:rsid w:val="00DE2828"/>
    <w:rsid w:val="00DE41EA"/>
    <w:rsid w:val="00DE4294"/>
    <w:rsid w:val="00DE6557"/>
    <w:rsid w:val="00DE6BF1"/>
    <w:rsid w:val="00DE6D1D"/>
    <w:rsid w:val="00DF0BBE"/>
    <w:rsid w:val="00DF0CAC"/>
    <w:rsid w:val="00DF13C3"/>
    <w:rsid w:val="00DF16D3"/>
    <w:rsid w:val="00DF17A2"/>
    <w:rsid w:val="00DF180E"/>
    <w:rsid w:val="00DF3F6A"/>
    <w:rsid w:val="00DF4B04"/>
    <w:rsid w:val="00DF6665"/>
    <w:rsid w:val="00DF6E58"/>
    <w:rsid w:val="00DF7062"/>
    <w:rsid w:val="00DF7086"/>
    <w:rsid w:val="00DF7F69"/>
    <w:rsid w:val="00E006D8"/>
    <w:rsid w:val="00E02302"/>
    <w:rsid w:val="00E02FA2"/>
    <w:rsid w:val="00E0359F"/>
    <w:rsid w:val="00E044E2"/>
    <w:rsid w:val="00E04A29"/>
    <w:rsid w:val="00E06389"/>
    <w:rsid w:val="00E06B71"/>
    <w:rsid w:val="00E07D32"/>
    <w:rsid w:val="00E07F95"/>
    <w:rsid w:val="00E11620"/>
    <w:rsid w:val="00E11654"/>
    <w:rsid w:val="00E1370A"/>
    <w:rsid w:val="00E14539"/>
    <w:rsid w:val="00E14E7F"/>
    <w:rsid w:val="00E176D5"/>
    <w:rsid w:val="00E17776"/>
    <w:rsid w:val="00E17CAF"/>
    <w:rsid w:val="00E202DA"/>
    <w:rsid w:val="00E20C0B"/>
    <w:rsid w:val="00E21F9B"/>
    <w:rsid w:val="00E2272D"/>
    <w:rsid w:val="00E22F7F"/>
    <w:rsid w:val="00E2498E"/>
    <w:rsid w:val="00E25BC6"/>
    <w:rsid w:val="00E25CFA"/>
    <w:rsid w:val="00E27595"/>
    <w:rsid w:val="00E27C77"/>
    <w:rsid w:val="00E31874"/>
    <w:rsid w:val="00E32827"/>
    <w:rsid w:val="00E32DB4"/>
    <w:rsid w:val="00E33600"/>
    <w:rsid w:val="00E33C39"/>
    <w:rsid w:val="00E344F2"/>
    <w:rsid w:val="00E35010"/>
    <w:rsid w:val="00E36833"/>
    <w:rsid w:val="00E36F2D"/>
    <w:rsid w:val="00E37AF8"/>
    <w:rsid w:val="00E40049"/>
    <w:rsid w:val="00E40F9D"/>
    <w:rsid w:val="00E4163F"/>
    <w:rsid w:val="00E41773"/>
    <w:rsid w:val="00E4195E"/>
    <w:rsid w:val="00E42BF6"/>
    <w:rsid w:val="00E42D58"/>
    <w:rsid w:val="00E42D70"/>
    <w:rsid w:val="00E43D89"/>
    <w:rsid w:val="00E43F15"/>
    <w:rsid w:val="00E45DC1"/>
    <w:rsid w:val="00E46FDB"/>
    <w:rsid w:val="00E47F35"/>
    <w:rsid w:val="00E518F1"/>
    <w:rsid w:val="00E52734"/>
    <w:rsid w:val="00E53509"/>
    <w:rsid w:val="00E54304"/>
    <w:rsid w:val="00E54A9B"/>
    <w:rsid w:val="00E55281"/>
    <w:rsid w:val="00E56EB5"/>
    <w:rsid w:val="00E56F6B"/>
    <w:rsid w:val="00E5746A"/>
    <w:rsid w:val="00E60DB7"/>
    <w:rsid w:val="00E62FFB"/>
    <w:rsid w:val="00E63BD2"/>
    <w:rsid w:val="00E63F5D"/>
    <w:rsid w:val="00E664D4"/>
    <w:rsid w:val="00E66524"/>
    <w:rsid w:val="00E66A12"/>
    <w:rsid w:val="00E67F87"/>
    <w:rsid w:val="00E7031F"/>
    <w:rsid w:val="00E70774"/>
    <w:rsid w:val="00E70A37"/>
    <w:rsid w:val="00E71131"/>
    <w:rsid w:val="00E71379"/>
    <w:rsid w:val="00E71980"/>
    <w:rsid w:val="00E72273"/>
    <w:rsid w:val="00E734C9"/>
    <w:rsid w:val="00E7436E"/>
    <w:rsid w:val="00E7547D"/>
    <w:rsid w:val="00E76224"/>
    <w:rsid w:val="00E76279"/>
    <w:rsid w:val="00E76AD5"/>
    <w:rsid w:val="00E76E4D"/>
    <w:rsid w:val="00E77033"/>
    <w:rsid w:val="00E826B2"/>
    <w:rsid w:val="00E82ED2"/>
    <w:rsid w:val="00E841D1"/>
    <w:rsid w:val="00E84B10"/>
    <w:rsid w:val="00E8655A"/>
    <w:rsid w:val="00E869ED"/>
    <w:rsid w:val="00E87ACD"/>
    <w:rsid w:val="00E87DF2"/>
    <w:rsid w:val="00E9199E"/>
    <w:rsid w:val="00E92429"/>
    <w:rsid w:val="00E9362C"/>
    <w:rsid w:val="00E93A9C"/>
    <w:rsid w:val="00E94DC5"/>
    <w:rsid w:val="00E94EBE"/>
    <w:rsid w:val="00E9588E"/>
    <w:rsid w:val="00E95C63"/>
    <w:rsid w:val="00E95D51"/>
    <w:rsid w:val="00E95DAA"/>
    <w:rsid w:val="00E97312"/>
    <w:rsid w:val="00E97CBC"/>
    <w:rsid w:val="00E97EB4"/>
    <w:rsid w:val="00EA05AF"/>
    <w:rsid w:val="00EA1990"/>
    <w:rsid w:val="00EA23CF"/>
    <w:rsid w:val="00EA4B08"/>
    <w:rsid w:val="00EA54D1"/>
    <w:rsid w:val="00EA61CB"/>
    <w:rsid w:val="00EA77C3"/>
    <w:rsid w:val="00EA7CC3"/>
    <w:rsid w:val="00EB027C"/>
    <w:rsid w:val="00EB049C"/>
    <w:rsid w:val="00EB18E7"/>
    <w:rsid w:val="00EB18ED"/>
    <w:rsid w:val="00EB1E9B"/>
    <w:rsid w:val="00EB26BE"/>
    <w:rsid w:val="00EB2849"/>
    <w:rsid w:val="00EB2B0E"/>
    <w:rsid w:val="00EB3AAD"/>
    <w:rsid w:val="00EB4C1F"/>
    <w:rsid w:val="00EB53E5"/>
    <w:rsid w:val="00EB5BC0"/>
    <w:rsid w:val="00EC08F3"/>
    <w:rsid w:val="00EC1A03"/>
    <w:rsid w:val="00EC241C"/>
    <w:rsid w:val="00EC2694"/>
    <w:rsid w:val="00EC3DD7"/>
    <w:rsid w:val="00EC4C33"/>
    <w:rsid w:val="00ED0799"/>
    <w:rsid w:val="00ED0B9E"/>
    <w:rsid w:val="00ED2887"/>
    <w:rsid w:val="00ED29D0"/>
    <w:rsid w:val="00ED3AFA"/>
    <w:rsid w:val="00ED3D9A"/>
    <w:rsid w:val="00ED56AF"/>
    <w:rsid w:val="00ED6A2F"/>
    <w:rsid w:val="00ED7B7A"/>
    <w:rsid w:val="00EE06C3"/>
    <w:rsid w:val="00EE0F14"/>
    <w:rsid w:val="00EE13BC"/>
    <w:rsid w:val="00EE28B2"/>
    <w:rsid w:val="00EE451B"/>
    <w:rsid w:val="00EE476C"/>
    <w:rsid w:val="00EE528F"/>
    <w:rsid w:val="00EE582D"/>
    <w:rsid w:val="00EE708C"/>
    <w:rsid w:val="00EE7092"/>
    <w:rsid w:val="00EF18EC"/>
    <w:rsid w:val="00EF1BD3"/>
    <w:rsid w:val="00EF2B2A"/>
    <w:rsid w:val="00EF64AE"/>
    <w:rsid w:val="00F00620"/>
    <w:rsid w:val="00F00661"/>
    <w:rsid w:val="00F00C94"/>
    <w:rsid w:val="00F01DCD"/>
    <w:rsid w:val="00F02F51"/>
    <w:rsid w:val="00F04996"/>
    <w:rsid w:val="00F0511E"/>
    <w:rsid w:val="00F06483"/>
    <w:rsid w:val="00F06758"/>
    <w:rsid w:val="00F06B4A"/>
    <w:rsid w:val="00F07C27"/>
    <w:rsid w:val="00F1178C"/>
    <w:rsid w:val="00F11DA8"/>
    <w:rsid w:val="00F12348"/>
    <w:rsid w:val="00F1239F"/>
    <w:rsid w:val="00F12BF7"/>
    <w:rsid w:val="00F13B22"/>
    <w:rsid w:val="00F13B90"/>
    <w:rsid w:val="00F14124"/>
    <w:rsid w:val="00F14A41"/>
    <w:rsid w:val="00F14CC1"/>
    <w:rsid w:val="00F14E63"/>
    <w:rsid w:val="00F15B13"/>
    <w:rsid w:val="00F15BB2"/>
    <w:rsid w:val="00F15F5A"/>
    <w:rsid w:val="00F1613E"/>
    <w:rsid w:val="00F176C2"/>
    <w:rsid w:val="00F17760"/>
    <w:rsid w:val="00F1787F"/>
    <w:rsid w:val="00F179F5"/>
    <w:rsid w:val="00F21114"/>
    <w:rsid w:val="00F21C47"/>
    <w:rsid w:val="00F21C8A"/>
    <w:rsid w:val="00F21FB2"/>
    <w:rsid w:val="00F22397"/>
    <w:rsid w:val="00F226F2"/>
    <w:rsid w:val="00F227D3"/>
    <w:rsid w:val="00F23686"/>
    <w:rsid w:val="00F23B8E"/>
    <w:rsid w:val="00F24155"/>
    <w:rsid w:val="00F24CDC"/>
    <w:rsid w:val="00F25DE4"/>
    <w:rsid w:val="00F25E75"/>
    <w:rsid w:val="00F274AA"/>
    <w:rsid w:val="00F279AD"/>
    <w:rsid w:val="00F307DE"/>
    <w:rsid w:val="00F3092C"/>
    <w:rsid w:val="00F30C53"/>
    <w:rsid w:val="00F30F6D"/>
    <w:rsid w:val="00F31077"/>
    <w:rsid w:val="00F31C76"/>
    <w:rsid w:val="00F32846"/>
    <w:rsid w:val="00F334BC"/>
    <w:rsid w:val="00F33F0C"/>
    <w:rsid w:val="00F33F27"/>
    <w:rsid w:val="00F3453F"/>
    <w:rsid w:val="00F359E6"/>
    <w:rsid w:val="00F360D1"/>
    <w:rsid w:val="00F363BC"/>
    <w:rsid w:val="00F404FE"/>
    <w:rsid w:val="00F40B19"/>
    <w:rsid w:val="00F40F5F"/>
    <w:rsid w:val="00F4456D"/>
    <w:rsid w:val="00F46305"/>
    <w:rsid w:val="00F46942"/>
    <w:rsid w:val="00F46D9D"/>
    <w:rsid w:val="00F46EDC"/>
    <w:rsid w:val="00F50469"/>
    <w:rsid w:val="00F51F68"/>
    <w:rsid w:val="00F5323A"/>
    <w:rsid w:val="00F5427E"/>
    <w:rsid w:val="00F5428D"/>
    <w:rsid w:val="00F54BCE"/>
    <w:rsid w:val="00F60349"/>
    <w:rsid w:val="00F61BFD"/>
    <w:rsid w:val="00F641AD"/>
    <w:rsid w:val="00F65E38"/>
    <w:rsid w:val="00F676D3"/>
    <w:rsid w:val="00F7165F"/>
    <w:rsid w:val="00F72C2C"/>
    <w:rsid w:val="00F72FFB"/>
    <w:rsid w:val="00F73FFA"/>
    <w:rsid w:val="00F74169"/>
    <w:rsid w:val="00F74EB0"/>
    <w:rsid w:val="00F75B70"/>
    <w:rsid w:val="00F800B1"/>
    <w:rsid w:val="00F8074F"/>
    <w:rsid w:val="00F807AC"/>
    <w:rsid w:val="00F8302B"/>
    <w:rsid w:val="00F83C94"/>
    <w:rsid w:val="00F844FB"/>
    <w:rsid w:val="00F855F4"/>
    <w:rsid w:val="00F85CC5"/>
    <w:rsid w:val="00F870C2"/>
    <w:rsid w:val="00F875B7"/>
    <w:rsid w:val="00F932AA"/>
    <w:rsid w:val="00F93B7D"/>
    <w:rsid w:val="00F9411A"/>
    <w:rsid w:val="00F9422D"/>
    <w:rsid w:val="00F94880"/>
    <w:rsid w:val="00F95268"/>
    <w:rsid w:val="00F953AE"/>
    <w:rsid w:val="00FA26D1"/>
    <w:rsid w:val="00FA45F6"/>
    <w:rsid w:val="00FA5E0A"/>
    <w:rsid w:val="00FA7909"/>
    <w:rsid w:val="00FA7D2F"/>
    <w:rsid w:val="00FB1599"/>
    <w:rsid w:val="00FB270B"/>
    <w:rsid w:val="00FB3AB9"/>
    <w:rsid w:val="00FB3C63"/>
    <w:rsid w:val="00FB5540"/>
    <w:rsid w:val="00FB7E01"/>
    <w:rsid w:val="00FC0E37"/>
    <w:rsid w:val="00FC197D"/>
    <w:rsid w:val="00FC24E9"/>
    <w:rsid w:val="00FC3A75"/>
    <w:rsid w:val="00FC4871"/>
    <w:rsid w:val="00FC569E"/>
    <w:rsid w:val="00FC60AC"/>
    <w:rsid w:val="00FC71A6"/>
    <w:rsid w:val="00FC7253"/>
    <w:rsid w:val="00FD16B3"/>
    <w:rsid w:val="00FD297A"/>
    <w:rsid w:val="00FD2F1D"/>
    <w:rsid w:val="00FD3810"/>
    <w:rsid w:val="00FD4BFD"/>
    <w:rsid w:val="00FD54E7"/>
    <w:rsid w:val="00FD5B99"/>
    <w:rsid w:val="00FD6197"/>
    <w:rsid w:val="00FD6764"/>
    <w:rsid w:val="00FD73FC"/>
    <w:rsid w:val="00FD7CD6"/>
    <w:rsid w:val="00FE0C3F"/>
    <w:rsid w:val="00FE2215"/>
    <w:rsid w:val="00FE3848"/>
    <w:rsid w:val="00FE451A"/>
    <w:rsid w:val="00FE59F4"/>
    <w:rsid w:val="00FE6322"/>
    <w:rsid w:val="00FE7108"/>
    <w:rsid w:val="00FE71D4"/>
    <w:rsid w:val="00FE7FBD"/>
    <w:rsid w:val="00FF0318"/>
    <w:rsid w:val="00FF0665"/>
    <w:rsid w:val="00FF088E"/>
    <w:rsid w:val="00FF08FA"/>
    <w:rsid w:val="00FF1584"/>
    <w:rsid w:val="00FF4CA5"/>
    <w:rsid w:val="00FF74DB"/>
    <w:rsid w:val="00FF78B7"/>
    <w:rsid w:val="0149637D"/>
    <w:rsid w:val="01B5D4C8"/>
    <w:rsid w:val="01CF97E1"/>
    <w:rsid w:val="01F9EF4E"/>
    <w:rsid w:val="0227745D"/>
    <w:rsid w:val="032345FC"/>
    <w:rsid w:val="033590ED"/>
    <w:rsid w:val="03B5B6B8"/>
    <w:rsid w:val="03B668D3"/>
    <w:rsid w:val="03D21DCC"/>
    <w:rsid w:val="03EDCF1A"/>
    <w:rsid w:val="04D850F0"/>
    <w:rsid w:val="05141405"/>
    <w:rsid w:val="052C01B7"/>
    <w:rsid w:val="05B70579"/>
    <w:rsid w:val="061B24E3"/>
    <w:rsid w:val="0641549E"/>
    <w:rsid w:val="0644BD09"/>
    <w:rsid w:val="0671B045"/>
    <w:rsid w:val="06B40DD4"/>
    <w:rsid w:val="06C03F43"/>
    <w:rsid w:val="070592E5"/>
    <w:rsid w:val="086696B0"/>
    <w:rsid w:val="08D9172E"/>
    <w:rsid w:val="090E39CC"/>
    <w:rsid w:val="0916076D"/>
    <w:rsid w:val="0941BCCC"/>
    <w:rsid w:val="09815192"/>
    <w:rsid w:val="09885B48"/>
    <w:rsid w:val="0AB600B1"/>
    <w:rsid w:val="0ABD482B"/>
    <w:rsid w:val="0B04D82F"/>
    <w:rsid w:val="0B0D7706"/>
    <w:rsid w:val="0B4E6FF5"/>
    <w:rsid w:val="0B6A7A17"/>
    <w:rsid w:val="0B837036"/>
    <w:rsid w:val="0B86D361"/>
    <w:rsid w:val="0B8B7B18"/>
    <w:rsid w:val="0BD5534B"/>
    <w:rsid w:val="0C33EF0C"/>
    <w:rsid w:val="0CA0E732"/>
    <w:rsid w:val="0D31A5F5"/>
    <w:rsid w:val="0D886CEE"/>
    <w:rsid w:val="0DACAF4D"/>
    <w:rsid w:val="0DFD771E"/>
    <w:rsid w:val="0E0F6B3C"/>
    <w:rsid w:val="0E10C5F5"/>
    <w:rsid w:val="0E8EB3FE"/>
    <w:rsid w:val="0EDFDDC0"/>
    <w:rsid w:val="0EF15B87"/>
    <w:rsid w:val="0F167C0C"/>
    <w:rsid w:val="0F48AFF3"/>
    <w:rsid w:val="1004ED35"/>
    <w:rsid w:val="101CB3C1"/>
    <w:rsid w:val="10A5A041"/>
    <w:rsid w:val="10DF8AC8"/>
    <w:rsid w:val="10EA675E"/>
    <w:rsid w:val="11113B9C"/>
    <w:rsid w:val="111C2615"/>
    <w:rsid w:val="113D2547"/>
    <w:rsid w:val="11C18631"/>
    <w:rsid w:val="11CE1047"/>
    <w:rsid w:val="12952AC5"/>
    <w:rsid w:val="12E3F41F"/>
    <w:rsid w:val="13BE9BE4"/>
    <w:rsid w:val="1408C802"/>
    <w:rsid w:val="14451AD9"/>
    <w:rsid w:val="149984B8"/>
    <w:rsid w:val="14CE9CA0"/>
    <w:rsid w:val="14D26960"/>
    <w:rsid w:val="14DBC5EC"/>
    <w:rsid w:val="15ABEB99"/>
    <w:rsid w:val="15C64FD3"/>
    <w:rsid w:val="16071C0A"/>
    <w:rsid w:val="1630080B"/>
    <w:rsid w:val="165544A2"/>
    <w:rsid w:val="1693BBDF"/>
    <w:rsid w:val="16BBF52C"/>
    <w:rsid w:val="16F7DA3E"/>
    <w:rsid w:val="176A2F9F"/>
    <w:rsid w:val="1888D8E7"/>
    <w:rsid w:val="188A6FC7"/>
    <w:rsid w:val="18E3A48B"/>
    <w:rsid w:val="19DD6475"/>
    <w:rsid w:val="1A55A41A"/>
    <w:rsid w:val="1B012AAE"/>
    <w:rsid w:val="1B15A89A"/>
    <w:rsid w:val="1B607EFD"/>
    <w:rsid w:val="1BDC1B13"/>
    <w:rsid w:val="1C5B895B"/>
    <w:rsid w:val="1D2A9FD0"/>
    <w:rsid w:val="1D973109"/>
    <w:rsid w:val="1DDA5946"/>
    <w:rsid w:val="1E743307"/>
    <w:rsid w:val="1E757E73"/>
    <w:rsid w:val="1E7E3DFE"/>
    <w:rsid w:val="1EC92402"/>
    <w:rsid w:val="1F03DF3C"/>
    <w:rsid w:val="1F31EB02"/>
    <w:rsid w:val="1FD23DA7"/>
    <w:rsid w:val="1FF1BD1E"/>
    <w:rsid w:val="201B0DA8"/>
    <w:rsid w:val="202D09BD"/>
    <w:rsid w:val="20A0B938"/>
    <w:rsid w:val="20CF2A87"/>
    <w:rsid w:val="211795CC"/>
    <w:rsid w:val="212A1EFC"/>
    <w:rsid w:val="21BF8346"/>
    <w:rsid w:val="21CDD069"/>
    <w:rsid w:val="21F8FC49"/>
    <w:rsid w:val="221B54E7"/>
    <w:rsid w:val="2233E67F"/>
    <w:rsid w:val="226D76EA"/>
    <w:rsid w:val="2293BB18"/>
    <w:rsid w:val="22E3E25A"/>
    <w:rsid w:val="2314CFFD"/>
    <w:rsid w:val="23528F69"/>
    <w:rsid w:val="235E5F61"/>
    <w:rsid w:val="23715698"/>
    <w:rsid w:val="23820E25"/>
    <w:rsid w:val="240C4AFB"/>
    <w:rsid w:val="24266FAA"/>
    <w:rsid w:val="2442863A"/>
    <w:rsid w:val="2444088F"/>
    <w:rsid w:val="244754E0"/>
    <w:rsid w:val="2483E557"/>
    <w:rsid w:val="25705100"/>
    <w:rsid w:val="26713265"/>
    <w:rsid w:val="26A037C1"/>
    <w:rsid w:val="26C8FE13"/>
    <w:rsid w:val="2708FE50"/>
    <w:rsid w:val="271637AF"/>
    <w:rsid w:val="2725C8E0"/>
    <w:rsid w:val="27715D6D"/>
    <w:rsid w:val="279EBB04"/>
    <w:rsid w:val="28852B9E"/>
    <w:rsid w:val="28EB1C39"/>
    <w:rsid w:val="296134DF"/>
    <w:rsid w:val="29A5FBE3"/>
    <w:rsid w:val="2A13E8E1"/>
    <w:rsid w:val="2A5974BF"/>
    <w:rsid w:val="2A5CF6BE"/>
    <w:rsid w:val="2B0A5104"/>
    <w:rsid w:val="2B1D20CB"/>
    <w:rsid w:val="2B49F5CE"/>
    <w:rsid w:val="2B9FB41E"/>
    <w:rsid w:val="2BB6D7C0"/>
    <w:rsid w:val="2BE65E67"/>
    <w:rsid w:val="2C4D0CD4"/>
    <w:rsid w:val="2C7DDE5E"/>
    <w:rsid w:val="2CB00752"/>
    <w:rsid w:val="2CE50B10"/>
    <w:rsid w:val="2CF57645"/>
    <w:rsid w:val="2D067046"/>
    <w:rsid w:val="2D0F4A08"/>
    <w:rsid w:val="2D1C3CA2"/>
    <w:rsid w:val="2D93524E"/>
    <w:rsid w:val="2D9AB430"/>
    <w:rsid w:val="2E64DA3A"/>
    <w:rsid w:val="2E6A9317"/>
    <w:rsid w:val="2E731614"/>
    <w:rsid w:val="2EF700A2"/>
    <w:rsid w:val="2FD93D90"/>
    <w:rsid w:val="2FDF03DA"/>
    <w:rsid w:val="2FE8D9C2"/>
    <w:rsid w:val="2FF085B3"/>
    <w:rsid w:val="2FFE931C"/>
    <w:rsid w:val="30574A78"/>
    <w:rsid w:val="307F36E9"/>
    <w:rsid w:val="308615E6"/>
    <w:rsid w:val="30AE6F02"/>
    <w:rsid w:val="321D283F"/>
    <w:rsid w:val="3297DABD"/>
    <w:rsid w:val="32A34998"/>
    <w:rsid w:val="33501C78"/>
    <w:rsid w:val="33FE8D45"/>
    <w:rsid w:val="3456E39C"/>
    <w:rsid w:val="345AE750"/>
    <w:rsid w:val="3484AAC5"/>
    <w:rsid w:val="34E64ECC"/>
    <w:rsid w:val="3584D292"/>
    <w:rsid w:val="35899891"/>
    <w:rsid w:val="368903B8"/>
    <w:rsid w:val="36EB8203"/>
    <w:rsid w:val="375C94DB"/>
    <w:rsid w:val="37BAB5EC"/>
    <w:rsid w:val="37CB110F"/>
    <w:rsid w:val="37FDB92C"/>
    <w:rsid w:val="382170D2"/>
    <w:rsid w:val="384EE5E2"/>
    <w:rsid w:val="38B77DF4"/>
    <w:rsid w:val="390AE81D"/>
    <w:rsid w:val="396592FC"/>
    <w:rsid w:val="397BFD6F"/>
    <w:rsid w:val="39A5AABE"/>
    <w:rsid w:val="3A0521A2"/>
    <w:rsid w:val="3A3B5CB2"/>
    <w:rsid w:val="3A67564B"/>
    <w:rsid w:val="3A831628"/>
    <w:rsid w:val="3A8D83AE"/>
    <w:rsid w:val="3AE6F65A"/>
    <w:rsid w:val="3BD97FBB"/>
    <w:rsid w:val="3C2827AC"/>
    <w:rsid w:val="3C3CEF9A"/>
    <w:rsid w:val="3C67DDFF"/>
    <w:rsid w:val="3C848417"/>
    <w:rsid w:val="3C868B90"/>
    <w:rsid w:val="3D2AA2E9"/>
    <w:rsid w:val="3D47FE97"/>
    <w:rsid w:val="3D4CCD1E"/>
    <w:rsid w:val="3D6CC4CF"/>
    <w:rsid w:val="3DCE1811"/>
    <w:rsid w:val="3E25FF6F"/>
    <w:rsid w:val="3E30C5CC"/>
    <w:rsid w:val="3E6BCA01"/>
    <w:rsid w:val="3E94B20D"/>
    <w:rsid w:val="3EE4AFF0"/>
    <w:rsid w:val="3EF1673C"/>
    <w:rsid w:val="3F358D4C"/>
    <w:rsid w:val="40133427"/>
    <w:rsid w:val="41E3FE20"/>
    <w:rsid w:val="421C5409"/>
    <w:rsid w:val="429A93AF"/>
    <w:rsid w:val="42A7CC34"/>
    <w:rsid w:val="42B2A483"/>
    <w:rsid w:val="42FA3EB0"/>
    <w:rsid w:val="43194F9F"/>
    <w:rsid w:val="434EDD3A"/>
    <w:rsid w:val="436A05B9"/>
    <w:rsid w:val="43723C63"/>
    <w:rsid w:val="438C7843"/>
    <w:rsid w:val="43DE273E"/>
    <w:rsid w:val="4429D6B5"/>
    <w:rsid w:val="44E35182"/>
    <w:rsid w:val="4516307D"/>
    <w:rsid w:val="453965DC"/>
    <w:rsid w:val="45656068"/>
    <w:rsid w:val="45D019CE"/>
    <w:rsid w:val="462E8A24"/>
    <w:rsid w:val="4642FD60"/>
    <w:rsid w:val="464F4397"/>
    <w:rsid w:val="4651334D"/>
    <w:rsid w:val="4686AD1E"/>
    <w:rsid w:val="46B4FC4D"/>
    <w:rsid w:val="4731FE2E"/>
    <w:rsid w:val="47612693"/>
    <w:rsid w:val="477692AD"/>
    <w:rsid w:val="47CC2BC5"/>
    <w:rsid w:val="47CE7C0E"/>
    <w:rsid w:val="47DD9C5F"/>
    <w:rsid w:val="480E62F4"/>
    <w:rsid w:val="485D4464"/>
    <w:rsid w:val="4866EC4A"/>
    <w:rsid w:val="49651AA0"/>
    <w:rsid w:val="49B671E5"/>
    <w:rsid w:val="4A345590"/>
    <w:rsid w:val="4B6BF498"/>
    <w:rsid w:val="4BD928D4"/>
    <w:rsid w:val="4BF272AF"/>
    <w:rsid w:val="4C14BBDE"/>
    <w:rsid w:val="4C769AA6"/>
    <w:rsid w:val="4CD6C0A0"/>
    <w:rsid w:val="4CEF6FD3"/>
    <w:rsid w:val="4D0C30D4"/>
    <w:rsid w:val="4D767A82"/>
    <w:rsid w:val="4DBBC7A8"/>
    <w:rsid w:val="4DF91D71"/>
    <w:rsid w:val="4E47E893"/>
    <w:rsid w:val="4E622938"/>
    <w:rsid w:val="4F1E64CE"/>
    <w:rsid w:val="4F372BC0"/>
    <w:rsid w:val="4F4C7CD3"/>
    <w:rsid w:val="4F51432C"/>
    <w:rsid w:val="4F767FF0"/>
    <w:rsid w:val="4FBA1035"/>
    <w:rsid w:val="5016EE19"/>
    <w:rsid w:val="504406EF"/>
    <w:rsid w:val="50C5532C"/>
    <w:rsid w:val="50E5C915"/>
    <w:rsid w:val="50E95ECC"/>
    <w:rsid w:val="50E9B836"/>
    <w:rsid w:val="510F002F"/>
    <w:rsid w:val="510F1E8A"/>
    <w:rsid w:val="5157C0B6"/>
    <w:rsid w:val="5158CDC3"/>
    <w:rsid w:val="520F2D9A"/>
    <w:rsid w:val="523642E7"/>
    <w:rsid w:val="5295F867"/>
    <w:rsid w:val="52D36C61"/>
    <w:rsid w:val="533AF231"/>
    <w:rsid w:val="5358D9F9"/>
    <w:rsid w:val="54156352"/>
    <w:rsid w:val="542F336C"/>
    <w:rsid w:val="54E94177"/>
    <w:rsid w:val="5555A0BB"/>
    <w:rsid w:val="556F33B4"/>
    <w:rsid w:val="5589AF82"/>
    <w:rsid w:val="56256D45"/>
    <w:rsid w:val="567E3B59"/>
    <w:rsid w:val="5681FABE"/>
    <w:rsid w:val="56EC1F43"/>
    <w:rsid w:val="5726A43E"/>
    <w:rsid w:val="57FF4678"/>
    <w:rsid w:val="586416C7"/>
    <w:rsid w:val="593B6A87"/>
    <w:rsid w:val="595254AC"/>
    <w:rsid w:val="59E8838B"/>
    <w:rsid w:val="5A4C3BC3"/>
    <w:rsid w:val="5AA0D9A5"/>
    <w:rsid w:val="5AA35E2B"/>
    <w:rsid w:val="5AD67EDE"/>
    <w:rsid w:val="5B13540D"/>
    <w:rsid w:val="5B3C9149"/>
    <w:rsid w:val="5B64D15F"/>
    <w:rsid w:val="5BBB5B00"/>
    <w:rsid w:val="5BBD22E7"/>
    <w:rsid w:val="5BDC5804"/>
    <w:rsid w:val="5C4E121A"/>
    <w:rsid w:val="5C5D333D"/>
    <w:rsid w:val="5C8264F7"/>
    <w:rsid w:val="5CA9615D"/>
    <w:rsid w:val="5CCA0E37"/>
    <w:rsid w:val="5CDC2D2A"/>
    <w:rsid w:val="5D305627"/>
    <w:rsid w:val="5D83C7BE"/>
    <w:rsid w:val="5E5598CD"/>
    <w:rsid w:val="5E68ABBE"/>
    <w:rsid w:val="5EBBF4AE"/>
    <w:rsid w:val="5F0D8DBE"/>
    <w:rsid w:val="5F40A5F4"/>
    <w:rsid w:val="5F545DC1"/>
    <w:rsid w:val="5F755DF9"/>
    <w:rsid w:val="5F83D0F3"/>
    <w:rsid w:val="5FDE9DCC"/>
    <w:rsid w:val="601D6260"/>
    <w:rsid w:val="6067820A"/>
    <w:rsid w:val="607A2266"/>
    <w:rsid w:val="608DE156"/>
    <w:rsid w:val="612893AD"/>
    <w:rsid w:val="6202EAC4"/>
    <w:rsid w:val="622C1F7D"/>
    <w:rsid w:val="625A8535"/>
    <w:rsid w:val="6272C29D"/>
    <w:rsid w:val="632880ED"/>
    <w:rsid w:val="634533B2"/>
    <w:rsid w:val="634BAC99"/>
    <w:rsid w:val="639D51CC"/>
    <w:rsid w:val="63C17F98"/>
    <w:rsid w:val="64B808A0"/>
    <w:rsid w:val="64C5F9E6"/>
    <w:rsid w:val="64C8A3A1"/>
    <w:rsid w:val="65315EA2"/>
    <w:rsid w:val="669C3DA9"/>
    <w:rsid w:val="66DB20A3"/>
    <w:rsid w:val="66E797ED"/>
    <w:rsid w:val="67768080"/>
    <w:rsid w:val="679D44F8"/>
    <w:rsid w:val="6832B7DC"/>
    <w:rsid w:val="685504B6"/>
    <w:rsid w:val="689C175B"/>
    <w:rsid w:val="68C4E5C6"/>
    <w:rsid w:val="68DB6699"/>
    <w:rsid w:val="69364989"/>
    <w:rsid w:val="698CB7F4"/>
    <w:rsid w:val="69ED411B"/>
    <w:rsid w:val="6AB691FC"/>
    <w:rsid w:val="6BC8CB30"/>
    <w:rsid w:val="6C0996AD"/>
    <w:rsid w:val="6C0EAAAA"/>
    <w:rsid w:val="6C6B0CCF"/>
    <w:rsid w:val="6C81AFD7"/>
    <w:rsid w:val="6C844AFA"/>
    <w:rsid w:val="6CEC2249"/>
    <w:rsid w:val="6D1CAF99"/>
    <w:rsid w:val="6D44779A"/>
    <w:rsid w:val="6D5502CC"/>
    <w:rsid w:val="6D77DECF"/>
    <w:rsid w:val="6DC102F0"/>
    <w:rsid w:val="6DFCF932"/>
    <w:rsid w:val="6E16E7F6"/>
    <w:rsid w:val="6E2D894F"/>
    <w:rsid w:val="6E68B18E"/>
    <w:rsid w:val="6EA565F4"/>
    <w:rsid w:val="6EBA9C42"/>
    <w:rsid w:val="6EBC6653"/>
    <w:rsid w:val="6F57D4C1"/>
    <w:rsid w:val="6F9130B9"/>
    <w:rsid w:val="6FE75BD2"/>
    <w:rsid w:val="6FF4F308"/>
    <w:rsid w:val="6FFE0EBB"/>
    <w:rsid w:val="70098354"/>
    <w:rsid w:val="700EE747"/>
    <w:rsid w:val="70586E99"/>
    <w:rsid w:val="705AC28F"/>
    <w:rsid w:val="705C69D8"/>
    <w:rsid w:val="706029BA"/>
    <w:rsid w:val="707E021D"/>
    <w:rsid w:val="71029427"/>
    <w:rsid w:val="715D3813"/>
    <w:rsid w:val="718FE117"/>
    <w:rsid w:val="7193A02C"/>
    <w:rsid w:val="71D6DB1A"/>
    <w:rsid w:val="71D8ADCD"/>
    <w:rsid w:val="71DACEDD"/>
    <w:rsid w:val="71E21C3A"/>
    <w:rsid w:val="71F27C0E"/>
    <w:rsid w:val="723A1C9F"/>
    <w:rsid w:val="729F4B7A"/>
    <w:rsid w:val="72C6A43A"/>
    <w:rsid w:val="733A9453"/>
    <w:rsid w:val="7343960C"/>
    <w:rsid w:val="73730167"/>
    <w:rsid w:val="7380DC0F"/>
    <w:rsid w:val="738D1B10"/>
    <w:rsid w:val="73975891"/>
    <w:rsid w:val="73F0336A"/>
    <w:rsid w:val="740E9EA0"/>
    <w:rsid w:val="74A46A01"/>
    <w:rsid w:val="74F8B854"/>
    <w:rsid w:val="752F1072"/>
    <w:rsid w:val="753E2FA7"/>
    <w:rsid w:val="754B1EC9"/>
    <w:rsid w:val="75E05802"/>
    <w:rsid w:val="75E05AD6"/>
    <w:rsid w:val="76F279F7"/>
    <w:rsid w:val="77176457"/>
    <w:rsid w:val="77361535"/>
    <w:rsid w:val="778202AB"/>
    <w:rsid w:val="779FF9A9"/>
    <w:rsid w:val="78D68AC3"/>
    <w:rsid w:val="78FA749A"/>
    <w:rsid w:val="792B0D09"/>
    <w:rsid w:val="797D6356"/>
    <w:rsid w:val="79BA3DC3"/>
    <w:rsid w:val="7A8E164B"/>
    <w:rsid w:val="7B3F75B5"/>
    <w:rsid w:val="7B9B7C5C"/>
    <w:rsid w:val="7BF7A1C9"/>
    <w:rsid w:val="7C797265"/>
    <w:rsid w:val="7CD2886E"/>
    <w:rsid w:val="7D13FCCE"/>
    <w:rsid w:val="7D5CE053"/>
    <w:rsid w:val="7DAE208B"/>
    <w:rsid w:val="7DC03068"/>
    <w:rsid w:val="7DE21F90"/>
    <w:rsid w:val="7E0C3382"/>
    <w:rsid w:val="7E1EA6CA"/>
    <w:rsid w:val="7E3D88A3"/>
    <w:rsid w:val="7E506B1B"/>
    <w:rsid w:val="7EF19FF2"/>
    <w:rsid w:val="7EFABAC9"/>
    <w:rsid w:val="7F261B65"/>
    <w:rsid w:val="7FDB8A57"/>
    <w:rsid w:val="7FEB658F"/>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F280073"/>
  <w15:docId w15:val="{7E0DBBDB-E824-4CAD-979F-406369AE1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AC6"/>
    <w:pPr>
      <w:spacing w:after="120" w:line="240" w:lineRule="auto"/>
      <w:jc w:val="both"/>
      <w:textAlignment w:val="baseline"/>
    </w:pPr>
    <w:rPr>
      <w:rFonts w:ascii="Aptos Narrow" w:eastAsia="Times New Roman" w:hAnsi="Aptos Narrow" w:cs="Segoe UI"/>
      <w:lang w:val="en-GB" w:eastAsia="en-GB"/>
    </w:rPr>
  </w:style>
  <w:style w:type="paragraph" w:styleId="Heading1">
    <w:name w:val="heading 1"/>
    <w:basedOn w:val="Normal"/>
    <w:next w:val="Normal"/>
    <w:link w:val="Heading1Char"/>
    <w:autoRedefine/>
    <w:uiPriority w:val="9"/>
    <w:qFormat/>
    <w:rsid w:val="00B37582"/>
    <w:pPr>
      <w:keepNext/>
      <w:keepLines/>
      <w:numPr>
        <w:numId w:val="3"/>
      </w:numPr>
      <w:spacing w:before="160"/>
      <w:outlineLvl w:val="0"/>
    </w:pPr>
    <w:rPr>
      <w:rFonts w:eastAsiaTheme="majorEastAsia" w:cstheme="majorBidi"/>
      <w:color w:val="00417B" w:themeColor="text2" w:themeShade="BF"/>
      <w:sz w:val="32"/>
      <w:szCs w:val="32"/>
      <w:lang w:eastAsia="ko-KR"/>
    </w:rPr>
  </w:style>
  <w:style w:type="paragraph" w:styleId="Heading2">
    <w:name w:val="heading 2"/>
    <w:basedOn w:val="Normal"/>
    <w:next w:val="Normal"/>
    <w:link w:val="Heading2Char"/>
    <w:autoRedefine/>
    <w:qFormat/>
    <w:rsid w:val="008458A2"/>
    <w:pPr>
      <w:keepNext/>
      <w:numPr>
        <w:ilvl w:val="1"/>
        <w:numId w:val="3"/>
      </w:numPr>
      <w:spacing w:before="240" w:after="0"/>
      <w:outlineLvl w:val="1"/>
    </w:pPr>
    <w:rPr>
      <w:rFonts w:eastAsia="Batang" w:cs="Arial"/>
      <w:bCs/>
      <w:iCs/>
      <w:color w:val="00417B" w:themeColor="text2" w:themeShade="BF"/>
      <w:sz w:val="28"/>
      <w:szCs w:val="28"/>
      <w:lang w:eastAsia="ko-KR"/>
    </w:rPr>
  </w:style>
  <w:style w:type="paragraph" w:styleId="Heading3">
    <w:name w:val="heading 3"/>
    <w:basedOn w:val="Normal"/>
    <w:next w:val="Normal"/>
    <w:link w:val="Heading3Char"/>
    <w:autoRedefine/>
    <w:qFormat/>
    <w:rsid w:val="007923E1"/>
    <w:pPr>
      <w:keepNext/>
      <w:numPr>
        <w:ilvl w:val="2"/>
        <w:numId w:val="3"/>
      </w:numPr>
      <w:spacing w:before="120" w:after="0"/>
      <w:outlineLvl w:val="2"/>
    </w:pPr>
    <w:rPr>
      <w:rFonts w:eastAsiaTheme="minorHAnsi"/>
      <w:color w:val="00417B" w:themeColor="text2" w:themeShade="BF"/>
      <w:sz w:val="24"/>
      <w:szCs w:val="24"/>
      <w:lang w:eastAsia="ko-KR"/>
    </w:rPr>
  </w:style>
  <w:style w:type="paragraph" w:styleId="Heading4">
    <w:name w:val="heading 4"/>
    <w:basedOn w:val="Normal"/>
    <w:next w:val="Normal"/>
    <w:link w:val="Heading4Char"/>
    <w:uiPriority w:val="9"/>
    <w:unhideWhenUsed/>
    <w:rsid w:val="008458A2"/>
    <w:pPr>
      <w:keepNext/>
      <w:keepLines/>
      <w:numPr>
        <w:ilvl w:val="3"/>
        <w:numId w:val="3"/>
      </w:numPr>
      <w:spacing w:before="120" w:after="0"/>
      <w:outlineLvl w:val="3"/>
    </w:pPr>
    <w:rPr>
      <w:rFonts w:eastAsiaTheme="majorEastAsia" w:cstheme="majorBidi"/>
      <w:color w:val="002C52" w:themeColor="text2" w:themeShade="80"/>
    </w:rPr>
  </w:style>
  <w:style w:type="paragraph" w:styleId="Heading5">
    <w:name w:val="heading 5"/>
    <w:basedOn w:val="Normal"/>
    <w:next w:val="Normal"/>
    <w:link w:val="Heading5Char"/>
    <w:uiPriority w:val="9"/>
    <w:unhideWhenUsed/>
    <w:qFormat/>
    <w:rsid w:val="0080736A"/>
    <w:pPr>
      <w:keepNext/>
      <w:keepLines/>
      <w:numPr>
        <w:ilvl w:val="4"/>
        <w:numId w:val="3"/>
      </w:numPr>
      <w:spacing w:before="40" w:after="0"/>
      <w:outlineLvl w:val="4"/>
    </w:pPr>
    <w:rPr>
      <w:rFonts w:asciiTheme="majorHAnsi" w:eastAsiaTheme="majorEastAsia" w:hAnsiTheme="majorHAnsi" w:cstheme="majorBidi"/>
      <w:color w:val="C08A0D" w:themeColor="accent1" w:themeShade="BF"/>
    </w:rPr>
  </w:style>
  <w:style w:type="paragraph" w:styleId="Heading6">
    <w:name w:val="heading 6"/>
    <w:basedOn w:val="Normal"/>
    <w:next w:val="Normal"/>
    <w:link w:val="Heading6Char"/>
    <w:uiPriority w:val="9"/>
    <w:unhideWhenUsed/>
    <w:qFormat/>
    <w:rsid w:val="0080736A"/>
    <w:pPr>
      <w:keepNext/>
      <w:keepLines/>
      <w:numPr>
        <w:ilvl w:val="5"/>
        <w:numId w:val="3"/>
      </w:numPr>
      <w:spacing w:before="40" w:after="0"/>
      <w:outlineLvl w:val="5"/>
    </w:pPr>
    <w:rPr>
      <w:rFonts w:asciiTheme="majorHAnsi" w:eastAsiaTheme="majorEastAsia" w:hAnsiTheme="majorHAnsi" w:cstheme="majorBidi"/>
      <w:color w:val="7F5C08" w:themeColor="accent1" w:themeShade="7F"/>
    </w:rPr>
  </w:style>
  <w:style w:type="paragraph" w:styleId="Heading7">
    <w:name w:val="heading 7"/>
    <w:basedOn w:val="Normal"/>
    <w:next w:val="Normal"/>
    <w:link w:val="Heading7Char"/>
    <w:uiPriority w:val="9"/>
    <w:semiHidden/>
    <w:unhideWhenUsed/>
    <w:qFormat/>
    <w:rsid w:val="0080736A"/>
    <w:pPr>
      <w:keepNext/>
      <w:keepLines/>
      <w:numPr>
        <w:ilvl w:val="6"/>
        <w:numId w:val="3"/>
      </w:numPr>
      <w:spacing w:before="40" w:after="0"/>
      <w:outlineLvl w:val="6"/>
    </w:pPr>
    <w:rPr>
      <w:rFonts w:asciiTheme="majorHAnsi" w:eastAsiaTheme="majorEastAsia" w:hAnsiTheme="majorHAnsi" w:cstheme="majorBidi"/>
      <w:i/>
      <w:iCs/>
      <w:color w:val="7F5C08" w:themeColor="accent1" w:themeShade="7F"/>
    </w:rPr>
  </w:style>
  <w:style w:type="paragraph" w:styleId="Heading8">
    <w:name w:val="heading 8"/>
    <w:basedOn w:val="Normal"/>
    <w:next w:val="Normal"/>
    <w:link w:val="Heading8Char"/>
    <w:uiPriority w:val="9"/>
    <w:semiHidden/>
    <w:unhideWhenUsed/>
    <w:qFormat/>
    <w:rsid w:val="0080736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36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unhideWhenUsed/>
    <w:rsid w:val="005835F6"/>
    <w:pPr>
      <w:tabs>
        <w:tab w:val="right" w:pos="9070"/>
      </w:tabs>
      <w:spacing w:after="0"/>
      <w:ind w:left="426"/>
    </w:pPr>
    <w:rPr>
      <w:color w:val="525252" w:themeColor="accent3" w:themeShade="80"/>
      <w:sz w:val="18"/>
    </w:rPr>
  </w:style>
  <w:style w:type="character" w:customStyle="1" w:styleId="HeaderChar">
    <w:name w:val="Header Char"/>
    <w:basedOn w:val="DefaultParagraphFont"/>
    <w:link w:val="Header"/>
    <w:uiPriority w:val="99"/>
    <w:rsid w:val="005835F6"/>
    <w:rPr>
      <w:rFonts w:ascii="Arial" w:hAnsi="Arial"/>
      <w:color w:val="525252" w:themeColor="accent3" w:themeShade="80"/>
      <w:sz w:val="18"/>
    </w:rPr>
  </w:style>
  <w:style w:type="paragraph" w:styleId="Footer">
    <w:name w:val="footer"/>
    <w:basedOn w:val="Normal"/>
    <w:link w:val="FooterChar"/>
    <w:uiPriority w:val="99"/>
    <w:unhideWhenUsed/>
    <w:rsid w:val="00180FC3"/>
    <w:pPr>
      <w:tabs>
        <w:tab w:val="center" w:pos="4536"/>
        <w:tab w:val="right" w:pos="9072"/>
      </w:tabs>
      <w:spacing w:after="0"/>
    </w:pPr>
    <w:rPr>
      <w:sz w:val="18"/>
    </w:rPr>
  </w:style>
  <w:style w:type="character" w:customStyle="1" w:styleId="FooterChar">
    <w:name w:val="Footer Char"/>
    <w:basedOn w:val="DefaultParagraphFont"/>
    <w:link w:val="Footer"/>
    <w:uiPriority w:val="99"/>
    <w:rsid w:val="00180FC3"/>
    <w:rPr>
      <w:rFonts w:ascii="Arial" w:hAnsi="Arial"/>
      <w:sz w:val="18"/>
    </w:rPr>
  </w:style>
  <w:style w:type="paragraph" w:customStyle="1" w:styleId="BasicParagraph">
    <w:name w:val="[Basic Paragraph]"/>
    <w:basedOn w:val="Normal"/>
    <w:uiPriority w:val="99"/>
    <w:rsid w:val="009769C8"/>
    <w:pPr>
      <w:autoSpaceDE w:val="0"/>
      <w:autoSpaceDN w:val="0"/>
      <w:adjustRightInd w:val="0"/>
      <w:spacing w:after="0" w:line="288" w:lineRule="auto"/>
      <w:textAlignment w:val="center"/>
    </w:pPr>
    <w:rPr>
      <w:rFonts w:ascii="Times New Roman" w:hAnsi="Times New Roman" w:cs="Times New Roman"/>
      <w:color w:val="000000"/>
      <w:sz w:val="24"/>
      <w:szCs w:val="24"/>
    </w:rPr>
  </w:style>
  <w:style w:type="character" w:customStyle="1" w:styleId="Heading2Char">
    <w:name w:val="Heading 2 Char"/>
    <w:basedOn w:val="DefaultParagraphFont"/>
    <w:link w:val="Heading2"/>
    <w:rsid w:val="008458A2"/>
    <w:rPr>
      <w:rFonts w:ascii="Aptos Narrow" w:eastAsia="Batang" w:hAnsi="Aptos Narrow" w:cs="Arial"/>
      <w:bCs/>
      <w:iCs/>
      <w:color w:val="00417B" w:themeColor="text2" w:themeShade="BF"/>
      <w:sz w:val="28"/>
      <w:szCs w:val="28"/>
      <w:lang w:val="en-US" w:eastAsia="ko-KR"/>
    </w:rPr>
  </w:style>
  <w:style w:type="character" w:customStyle="1" w:styleId="Heading3Char">
    <w:name w:val="Heading 3 Char"/>
    <w:basedOn w:val="DefaultParagraphFont"/>
    <w:link w:val="Heading3"/>
    <w:rsid w:val="007923E1"/>
    <w:rPr>
      <w:rFonts w:ascii="Aptos Narrow" w:hAnsi="Aptos Narrow" w:cs="Segoe UI"/>
      <w:color w:val="00417B" w:themeColor="text2" w:themeShade="BF"/>
      <w:sz w:val="24"/>
      <w:szCs w:val="24"/>
      <w:lang w:val="en-US" w:eastAsia="ko-KR"/>
    </w:rPr>
  </w:style>
  <w:style w:type="paragraph" w:styleId="ListBullet">
    <w:name w:val="List Bullet"/>
    <w:basedOn w:val="Normal"/>
    <w:autoRedefine/>
    <w:qFormat/>
    <w:rsid w:val="00AC5417"/>
    <w:pPr>
      <w:numPr>
        <w:numId w:val="2"/>
      </w:numPr>
      <w:spacing w:after="0"/>
    </w:pPr>
    <w:rPr>
      <w:rFonts w:eastAsia="Batang" w:cs="Times New Roman"/>
      <w:sz w:val="20"/>
      <w:szCs w:val="24"/>
      <w:lang w:eastAsia="ko-KR"/>
    </w:rPr>
  </w:style>
  <w:style w:type="character" w:styleId="PageNumber">
    <w:name w:val="page number"/>
    <w:basedOn w:val="DefaultParagraphFont"/>
    <w:rsid w:val="00AC5417"/>
    <w:rPr>
      <w:rFonts w:ascii="Arial" w:hAnsi="Arial"/>
      <w:color w:val="000000" w:themeColor="text1"/>
      <w:sz w:val="20"/>
    </w:rPr>
  </w:style>
  <w:style w:type="character" w:styleId="Hyperlink">
    <w:name w:val="Hyperlink"/>
    <w:basedOn w:val="DefaultParagraphFont"/>
    <w:uiPriority w:val="99"/>
    <w:unhideWhenUsed/>
    <w:rsid w:val="00180FC3"/>
    <w:rPr>
      <w:rFonts w:ascii="Arial" w:hAnsi="Arial"/>
      <w:color w:val="0058A5" w:themeColor="hyperlink"/>
      <w:sz w:val="20"/>
      <w:u w:val="single"/>
    </w:rPr>
  </w:style>
  <w:style w:type="paragraph" w:styleId="Title">
    <w:name w:val="Title"/>
    <w:basedOn w:val="Normal"/>
    <w:next w:val="Normal"/>
    <w:link w:val="TitleChar"/>
    <w:autoRedefine/>
    <w:uiPriority w:val="10"/>
    <w:qFormat/>
    <w:rsid w:val="009E5015"/>
    <w:pPr>
      <w:spacing w:before="240" w:after="240"/>
      <w:contextualSpacing/>
    </w:pPr>
    <w:rPr>
      <w:rFonts w:eastAsiaTheme="majorEastAsia" w:cstheme="majorBidi"/>
      <w:color w:val="0058A5" w:themeColor="text2"/>
      <w:spacing w:val="-10"/>
      <w:kern w:val="28"/>
      <w:sz w:val="56"/>
      <w:szCs w:val="56"/>
    </w:rPr>
  </w:style>
  <w:style w:type="character" w:customStyle="1" w:styleId="TitleChar">
    <w:name w:val="Title Char"/>
    <w:basedOn w:val="DefaultParagraphFont"/>
    <w:link w:val="Title"/>
    <w:uiPriority w:val="10"/>
    <w:rsid w:val="009E5015"/>
    <w:rPr>
      <w:rFonts w:ascii="Arial" w:eastAsiaTheme="majorEastAsia" w:hAnsi="Arial" w:cstheme="majorBidi"/>
      <w:color w:val="0058A5" w:themeColor="text2"/>
      <w:spacing w:val="-10"/>
      <w:kern w:val="28"/>
      <w:sz w:val="56"/>
      <w:szCs w:val="56"/>
    </w:rPr>
  </w:style>
  <w:style w:type="paragraph" w:styleId="Subtitle">
    <w:name w:val="Subtitle"/>
    <w:basedOn w:val="Normal"/>
    <w:next w:val="Normal"/>
    <w:link w:val="SubtitleChar"/>
    <w:autoRedefine/>
    <w:uiPriority w:val="11"/>
    <w:qFormat/>
    <w:rsid w:val="004C4242"/>
    <w:pPr>
      <w:numPr>
        <w:ilvl w:val="1"/>
      </w:numPr>
      <w:spacing w:before="160"/>
    </w:pPr>
    <w:rPr>
      <w:rFonts w:eastAsiaTheme="minorEastAsia"/>
      <w:color w:val="000000" w:themeColor="text1"/>
      <w:sz w:val="36"/>
    </w:rPr>
  </w:style>
  <w:style w:type="character" w:customStyle="1" w:styleId="SubtitleChar">
    <w:name w:val="Subtitle Char"/>
    <w:basedOn w:val="DefaultParagraphFont"/>
    <w:link w:val="Subtitle"/>
    <w:uiPriority w:val="11"/>
    <w:rsid w:val="004C4242"/>
    <w:rPr>
      <w:rFonts w:ascii="Arial" w:eastAsiaTheme="minorEastAsia" w:hAnsi="Arial"/>
      <w:color w:val="000000" w:themeColor="text1"/>
      <w:sz w:val="36"/>
    </w:rPr>
  </w:style>
  <w:style w:type="character" w:styleId="SubtleEmphasis">
    <w:name w:val="Subtle Emphasis"/>
    <w:aliases w:val="Author"/>
    <w:basedOn w:val="DefaultParagraphFont"/>
    <w:uiPriority w:val="19"/>
    <w:qFormat/>
    <w:rsid w:val="004C4242"/>
    <w:rPr>
      <w:rFonts w:ascii="Arial" w:hAnsi="Arial"/>
      <w:i w:val="0"/>
      <w:iCs/>
      <w:color w:val="595959" w:themeColor="text1" w:themeTint="A6"/>
      <w:sz w:val="24"/>
    </w:rPr>
  </w:style>
  <w:style w:type="character" w:customStyle="1" w:styleId="Heading1Char">
    <w:name w:val="Heading 1 Char"/>
    <w:basedOn w:val="DefaultParagraphFont"/>
    <w:link w:val="Heading1"/>
    <w:uiPriority w:val="9"/>
    <w:rsid w:val="00B37582"/>
    <w:rPr>
      <w:rFonts w:ascii="Aptos Narrow" w:eastAsiaTheme="majorEastAsia" w:hAnsi="Aptos Narrow" w:cstheme="majorBidi"/>
      <w:color w:val="00417B" w:themeColor="text2" w:themeShade="BF"/>
      <w:sz w:val="32"/>
      <w:szCs w:val="32"/>
      <w:lang w:val="en-US" w:eastAsia="ko-KR"/>
    </w:rPr>
  </w:style>
  <w:style w:type="paragraph" w:styleId="NormalWeb">
    <w:name w:val="Normal (Web)"/>
    <w:basedOn w:val="Normal"/>
    <w:uiPriority w:val="99"/>
    <w:unhideWhenUsed/>
    <w:rsid w:val="0048475B"/>
    <w:pPr>
      <w:spacing w:before="100" w:beforeAutospacing="1" w:after="100" w:afterAutospacing="1"/>
    </w:pPr>
    <w:rPr>
      <w:rFonts w:ascii="Times New Roman" w:hAnsi="Times New Roman" w:cs="Times New Roman"/>
      <w:sz w:val="24"/>
      <w:szCs w:val="24"/>
      <w:lang w:eastAsia="nl-BE"/>
    </w:rPr>
  </w:style>
  <w:style w:type="character" w:styleId="Emphasis">
    <w:name w:val="Emphasis"/>
    <w:basedOn w:val="DefaultParagraphFont"/>
    <w:uiPriority w:val="20"/>
    <w:qFormat/>
    <w:rsid w:val="0048475B"/>
    <w:rPr>
      <w:rFonts w:ascii="Arial" w:hAnsi="Arial"/>
      <w:i w:val="0"/>
      <w:iCs/>
      <w:color w:val="F0B323" w:themeColor="accent1"/>
      <w:sz w:val="20"/>
    </w:rPr>
  </w:style>
  <w:style w:type="character" w:styleId="Strong">
    <w:name w:val="Strong"/>
    <w:basedOn w:val="DefaultParagraphFont"/>
    <w:uiPriority w:val="22"/>
    <w:rsid w:val="0048475B"/>
    <w:rPr>
      <w:b/>
      <w:bCs/>
    </w:rPr>
  </w:style>
  <w:style w:type="character" w:styleId="IntenseEmphasis">
    <w:name w:val="Intense Emphasis"/>
    <w:basedOn w:val="DefaultParagraphFont"/>
    <w:uiPriority w:val="21"/>
    <w:rsid w:val="0048475B"/>
    <w:rPr>
      <w:i/>
      <w:iCs/>
      <w:color w:val="F0B323" w:themeColor="accent1"/>
    </w:rPr>
  </w:style>
  <w:style w:type="paragraph" w:styleId="Quote">
    <w:name w:val="Quote"/>
    <w:basedOn w:val="Normal"/>
    <w:next w:val="Normal"/>
    <w:link w:val="QuoteChar"/>
    <w:uiPriority w:val="29"/>
    <w:rsid w:val="0048475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475B"/>
    <w:rPr>
      <w:rFonts w:ascii="Arial" w:hAnsi="Arial"/>
      <w:i/>
      <w:iCs/>
      <w:color w:val="404040" w:themeColor="text1" w:themeTint="BF"/>
    </w:rPr>
  </w:style>
  <w:style w:type="character" w:styleId="IntenseReference">
    <w:name w:val="Intense Reference"/>
    <w:basedOn w:val="DefaultParagraphFont"/>
    <w:uiPriority w:val="32"/>
    <w:rsid w:val="0048475B"/>
    <w:rPr>
      <w:b/>
      <w:bCs/>
      <w:smallCaps/>
      <w:color w:val="F0B323" w:themeColor="accent1"/>
      <w:spacing w:val="5"/>
    </w:rPr>
  </w:style>
  <w:style w:type="numbering" w:customStyle="1" w:styleId="Bulletlist">
    <w:name w:val="Bullet list"/>
    <w:basedOn w:val="NoList"/>
    <w:uiPriority w:val="99"/>
    <w:rsid w:val="0048475B"/>
    <w:pPr>
      <w:numPr>
        <w:numId w:val="1"/>
      </w:numPr>
    </w:pPr>
  </w:style>
  <w:style w:type="character" w:styleId="PlaceholderText">
    <w:name w:val="Placeholder Text"/>
    <w:basedOn w:val="DefaultParagraphFont"/>
    <w:uiPriority w:val="99"/>
    <w:semiHidden/>
    <w:rsid w:val="00685899"/>
    <w:rPr>
      <w:color w:val="808080"/>
    </w:rPr>
  </w:style>
  <w:style w:type="paragraph" w:styleId="NoSpacing">
    <w:name w:val="No Spacing"/>
    <w:uiPriority w:val="1"/>
    <w:rsid w:val="0043313F"/>
    <w:pPr>
      <w:spacing w:after="0" w:line="240" w:lineRule="auto"/>
    </w:pPr>
    <w:rPr>
      <w:rFonts w:ascii="Arial" w:hAnsi="Arial"/>
    </w:rPr>
  </w:style>
  <w:style w:type="character" w:customStyle="1" w:styleId="Heading4Char">
    <w:name w:val="Heading 4 Char"/>
    <w:basedOn w:val="DefaultParagraphFont"/>
    <w:link w:val="Heading4"/>
    <w:uiPriority w:val="9"/>
    <w:rsid w:val="008458A2"/>
    <w:rPr>
      <w:rFonts w:ascii="Aptos Narrow" w:eastAsiaTheme="majorEastAsia" w:hAnsi="Aptos Narrow" w:cstheme="majorBidi"/>
      <w:color w:val="002C52" w:themeColor="text2" w:themeShade="80"/>
      <w:lang w:val="en-US" w:eastAsia="en-GB"/>
    </w:rPr>
  </w:style>
  <w:style w:type="character" w:customStyle="1" w:styleId="Heading5Char">
    <w:name w:val="Heading 5 Char"/>
    <w:basedOn w:val="DefaultParagraphFont"/>
    <w:link w:val="Heading5"/>
    <w:uiPriority w:val="9"/>
    <w:rsid w:val="0080736A"/>
    <w:rPr>
      <w:rFonts w:asciiTheme="majorHAnsi" w:eastAsiaTheme="majorEastAsia" w:hAnsiTheme="majorHAnsi" w:cstheme="majorBidi"/>
      <w:color w:val="C08A0D" w:themeColor="accent1" w:themeShade="BF"/>
      <w:lang w:val="en-US" w:eastAsia="en-GB"/>
    </w:rPr>
  </w:style>
  <w:style w:type="character" w:customStyle="1" w:styleId="Heading6Char">
    <w:name w:val="Heading 6 Char"/>
    <w:basedOn w:val="DefaultParagraphFont"/>
    <w:link w:val="Heading6"/>
    <w:uiPriority w:val="9"/>
    <w:semiHidden/>
    <w:rsid w:val="0080736A"/>
    <w:rPr>
      <w:rFonts w:asciiTheme="majorHAnsi" w:eastAsiaTheme="majorEastAsia" w:hAnsiTheme="majorHAnsi" w:cstheme="majorBidi"/>
      <w:color w:val="7F5C08" w:themeColor="accent1" w:themeShade="7F"/>
      <w:lang w:val="en-US" w:eastAsia="en-GB"/>
    </w:rPr>
  </w:style>
  <w:style w:type="character" w:customStyle="1" w:styleId="Heading7Char">
    <w:name w:val="Heading 7 Char"/>
    <w:basedOn w:val="DefaultParagraphFont"/>
    <w:link w:val="Heading7"/>
    <w:uiPriority w:val="9"/>
    <w:semiHidden/>
    <w:rsid w:val="0080736A"/>
    <w:rPr>
      <w:rFonts w:asciiTheme="majorHAnsi" w:eastAsiaTheme="majorEastAsia" w:hAnsiTheme="majorHAnsi" w:cstheme="majorBidi"/>
      <w:i/>
      <w:iCs/>
      <w:color w:val="7F5C08" w:themeColor="accent1" w:themeShade="7F"/>
      <w:lang w:val="en-US" w:eastAsia="en-GB"/>
    </w:rPr>
  </w:style>
  <w:style w:type="character" w:customStyle="1" w:styleId="Heading8Char">
    <w:name w:val="Heading 8 Char"/>
    <w:basedOn w:val="DefaultParagraphFont"/>
    <w:link w:val="Heading8"/>
    <w:uiPriority w:val="9"/>
    <w:semiHidden/>
    <w:rsid w:val="0080736A"/>
    <w:rPr>
      <w:rFonts w:asciiTheme="majorHAnsi" w:eastAsiaTheme="majorEastAsia" w:hAnsiTheme="majorHAnsi" w:cstheme="majorBidi"/>
      <w:color w:val="272727" w:themeColor="text1" w:themeTint="D8"/>
      <w:sz w:val="21"/>
      <w:szCs w:val="21"/>
      <w:lang w:val="en-US" w:eastAsia="en-GB"/>
    </w:rPr>
  </w:style>
  <w:style w:type="character" w:customStyle="1" w:styleId="Heading9Char">
    <w:name w:val="Heading 9 Char"/>
    <w:basedOn w:val="DefaultParagraphFont"/>
    <w:link w:val="Heading9"/>
    <w:uiPriority w:val="9"/>
    <w:semiHidden/>
    <w:rsid w:val="0080736A"/>
    <w:rPr>
      <w:rFonts w:asciiTheme="majorHAnsi" w:eastAsiaTheme="majorEastAsia" w:hAnsiTheme="majorHAnsi" w:cstheme="majorBidi"/>
      <w:i/>
      <w:iCs/>
      <w:color w:val="272727" w:themeColor="text1" w:themeTint="D8"/>
      <w:sz w:val="21"/>
      <w:szCs w:val="21"/>
      <w:lang w:val="en-US" w:eastAsia="en-GB"/>
    </w:rPr>
  </w:style>
  <w:style w:type="paragraph" w:styleId="ListParagraph">
    <w:name w:val="List Paragraph"/>
    <w:basedOn w:val="Normal"/>
    <w:uiPriority w:val="34"/>
    <w:qFormat/>
    <w:rsid w:val="00986468"/>
    <w:pPr>
      <w:ind w:left="720"/>
      <w:contextualSpacing/>
    </w:pPr>
  </w:style>
  <w:style w:type="paragraph" w:styleId="FootnoteText">
    <w:name w:val="footnote text"/>
    <w:basedOn w:val="Normal"/>
    <w:link w:val="FootnoteTextChar"/>
    <w:uiPriority w:val="99"/>
    <w:unhideWhenUsed/>
    <w:rsid w:val="00986468"/>
    <w:pPr>
      <w:spacing w:after="0"/>
    </w:pPr>
    <w:rPr>
      <w:sz w:val="20"/>
      <w:szCs w:val="20"/>
    </w:rPr>
  </w:style>
  <w:style w:type="character" w:customStyle="1" w:styleId="FootnoteTextChar">
    <w:name w:val="Footnote Text Char"/>
    <w:basedOn w:val="DefaultParagraphFont"/>
    <w:link w:val="FootnoteText"/>
    <w:uiPriority w:val="99"/>
    <w:rsid w:val="00986468"/>
    <w:rPr>
      <w:rFonts w:ascii="Arial" w:hAnsi="Arial"/>
      <w:sz w:val="20"/>
      <w:szCs w:val="20"/>
      <w:lang w:val="en-US"/>
    </w:rPr>
  </w:style>
  <w:style w:type="character" w:styleId="FootnoteReference">
    <w:name w:val="footnote reference"/>
    <w:basedOn w:val="DefaultParagraphFont"/>
    <w:uiPriority w:val="99"/>
    <w:semiHidden/>
    <w:unhideWhenUsed/>
    <w:rsid w:val="00986468"/>
    <w:rPr>
      <w:vertAlign w:val="superscript"/>
    </w:rPr>
  </w:style>
  <w:style w:type="paragraph" w:styleId="TOCHeading">
    <w:name w:val="TOC Heading"/>
    <w:basedOn w:val="Heading1"/>
    <w:next w:val="Normal"/>
    <w:uiPriority w:val="39"/>
    <w:unhideWhenUsed/>
    <w:qFormat/>
    <w:rsid w:val="00986468"/>
    <w:pPr>
      <w:numPr>
        <w:numId w:val="0"/>
      </w:numPr>
      <w:spacing w:before="240" w:after="0" w:line="259" w:lineRule="auto"/>
      <w:outlineLvl w:val="9"/>
    </w:pPr>
    <w:rPr>
      <w:rFonts w:asciiTheme="majorHAnsi" w:hAnsiTheme="majorHAnsi"/>
      <w:color w:val="C08A0D" w:themeColor="accent1" w:themeShade="BF"/>
      <w:lang w:eastAsia="en-US"/>
    </w:rPr>
  </w:style>
  <w:style w:type="paragraph" w:styleId="TOC1">
    <w:name w:val="toc 1"/>
    <w:basedOn w:val="Normal"/>
    <w:next w:val="Normal"/>
    <w:autoRedefine/>
    <w:uiPriority w:val="39"/>
    <w:unhideWhenUsed/>
    <w:rsid w:val="00986468"/>
    <w:pPr>
      <w:tabs>
        <w:tab w:val="left" w:pos="440"/>
        <w:tab w:val="right" w:leader="dot" w:pos="9060"/>
      </w:tabs>
      <w:spacing w:after="100"/>
    </w:pPr>
  </w:style>
  <w:style w:type="paragraph" w:styleId="TOC2">
    <w:name w:val="toc 2"/>
    <w:basedOn w:val="Normal"/>
    <w:next w:val="Normal"/>
    <w:autoRedefine/>
    <w:uiPriority w:val="39"/>
    <w:unhideWhenUsed/>
    <w:rsid w:val="00986468"/>
    <w:pPr>
      <w:spacing w:after="100"/>
      <w:ind w:left="220"/>
    </w:pPr>
  </w:style>
  <w:style w:type="paragraph" w:styleId="TOC3">
    <w:name w:val="toc 3"/>
    <w:basedOn w:val="Normal"/>
    <w:next w:val="Normal"/>
    <w:autoRedefine/>
    <w:uiPriority w:val="39"/>
    <w:unhideWhenUsed/>
    <w:rsid w:val="00986468"/>
    <w:pPr>
      <w:spacing w:after="100"/>
      <w:ind w:left="440"/>
    </w:pPr>
  </w:style>
  <w:style w:type="paragraph" w:styleId="BalloonText">
    <w:name w:val="Balloon Text"/>
    <w:basedOn w:val="Normal"/>
    <w:link w:val="BalloonTextChar"/>
    <w:uiPriority w:val="99"/>
    <w:semiHidden/>
    <w:unhideWhenUsed/>
    <w:rsid w:val="00986468"/>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6468"/>
    <w:rPr>
      <w:rFonts w:ascii="Times New Roman" w:hAnsi="Times New Roman" w:cs="Times New Roman"/>
      <w:sz w:val="18"/>
      <w:szCs w:val="18"/>
      <w:lang w:val="en-US"/>
    </w:rPr>
  </w:style>
  <w:style w:type="paragraph" w:styleId="Caption">
    <w:name w:val="caption"/>
    <w:basedOn w:val="Normal"/>
    <w:next w:val="Normal"/>
    <w:uiPriority w:val="35"/>
    <w:unhideWhenUsed/>
    <w:qFormat/>
    <w:rsid w:val="00986468"/>
    <w:pPr>
      <w:spacing w:after="200"/>
    </w:pPr>
    <w:rPr>
      <w:i/>
      <w:iCs/>
      <w:color w:val="0058A5" w:themeColor="text2"/>
      <w:sz w:val="18"/>
      <w:szCs w:val="18"/>
    </w:rPr>
  </w:style>
  <w:style w:type="table" w:styleId="TableGrid">
    <w:name w:val="Table Grid"/>
    <w:basedOn w:val="TableNormal"/>
    <w:uiPriority w:val="39"/>
    <w:rsid w:val="00986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6468"/>
    <w:rPr>
      <w:sz w:val="16"/>
      <w:szCs w:val="16"/>
    </w:rPr>
  </w:style>
  <w:style w:type="paragraph" w:styleId="CommentText">
    <w:name w:val="annotation text"/>
    <w:basedOn w:val="Normal"/>
    <w:link w:val="CommentTextChar"/>
    <w:uiPriority w:val="99"/>
    <w:unhideWhenUsed/>
    <w:rsid w:val="00986468"/>
    <w:rPr>
      <w:sz w:val="20"/>
      <w:szCs w:val="20"/>
    </w:rPr>
  </w:style>
  <w:style w:type="character" w:customStyle="1" w:styleId="CommentTextChar">
    <w:name w:val="Comment Text Char"/>
    <w:basedOn w:val="DefaultParagraphFont"/>
    <w:link w:val="CommentText"/>
    <w:uiPriority w:val="99"/>
    <w:rsid w:val="00986468"/>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986468"/>
    <w:rPr>
      <w:b/>
      <w:bCs/>
    </w:rPr>
  </w:style>
  <w:style w:type="character" w:customStyle="1" w:styleId="CommentSubjectChar">
    <w:name w:val="Comment Subject Char"/>
    <w:basedOn w:val="CommentTextChar"/>
    <w:link w:val="CommentSubject"/>
    <w:uiPriority w:val="99"/>
    <w:semiHidden/>
    <w:rsid w:val="00986468"/>
    <w:rPr>
      <w:rFonts w:ascii="Arial" w:hAnsi="Arial"/>
      <w:b/>
      <w:bCs/>
      <w:sz w:val="20"/>
      <w:szCs w:val="20"/>
      <w:lang w:val="en-US"/>
    </w:rPr>
  </w:style>
  <w:style w:type="paragraph" w:styleId="TOC4">
    <w:name w:val="toc 4"/>
    <w:basedOn w:val="Normal"/>
    <w:next w:val="Normal"/>
    <w:autoRedefine/>
    <w:uiPriority w:val="39"/>
    <w:unhideWhenUsed/>
    <w:rsid w:val="00986468"/>
    <w:pPr>
      <w:spacing w:after="100"/>
      <w:ind w:left="720"/>
    </w:pPr>
    <w:rPr>
      <w:rFonts w:asciiTheme="minorHAnsi" w:eastAsiaTheme="minorEastAsia" w:hAnsiTheme="minorHAnsi"/>
      <w:sz w:val="24"/>
      <w:szCs w:val="24"/>
    </w:rPr>
  </w:style>
  <w:style w:type="paragraph" w:styleId="TOC5">
    <w:name w:val="toc 5"/>
    <w:basedOn w:val="Normal"/>
    <w:next w:val="Normal"/>
    <w:autoRedefine/>
    <w:uiPriority w:val="39"/>
    <w:unhideWhenUsed/>
    <w:rsid w:val="00986468"/>
    <w:pPr>
      <w:spacing w:after="100"/>
      <w:ind w:left="960"/>
    </w:pPr>
    <w:rPr>
      <w:rFonts w:asciiTheme="minorHAnsi" w:eastAsiaTheme="minorEastAsia" w:hAnsiTheme="minorHAnsi"/>
      <w:sz w:val="24"/>
      <w:szCs w:val="24"/>
    </w:rPr>
  </w:style>
  <w:style w:type="paragraph" w:styleId="TOC6">
    <w:name w:val="toc 6"/>
    <w:basedOn w:val="Normal"/>
    <w:next w:val="Normal"/>
    <w:autoRedefine/>
    <w:uiPriority w:val="39"/>
    <w:unhideWhenUsed/>
    <w:rsid w:val="00986468"/>
    <w:pPr>
      <w:spacing w:after="100"/>
      <w:ind w:left="1200"/>
    </w:pPr>
    <w:rPr>
      <w:rFonts w:asciiTheme="minorHAnsi" w:eastAsiaTheme="minorEastAsia" w:hAnsiTheme="minorHAnsi"/>
      <w:sz w:val="24"/>
      <w:szCs w:val="24"/>
    </w:rPr>
  </w:style>
  <w:style w:type="paragraph" w:styleId="TOC7">
    <w:name w:val="toc 7"/>
    <w:basedOn w:val="Normal"/>
    <w:next w:val="Normal"/>
    <w:autoRedefine/>
    <w:uiPriority w:val="39"/>
    <w:unhideWhenUsed/>
    <w:rsid w:val="00986468"/>
    <w:pPr>
      <w:spacing w:after="100"/>
      <w:ind w:left="1440"/>
    </w:pPr>
    <w:rPr>
      <w:rFonts w:asciiTheme="minorHAnsi" w:eastAsiaTheme="minorEastAsia" w:hAnsiTheme="minorHAnsi"/>
      <w:sz w:val="24"/>
      <w:szCs w:val="24"/>
    </w:rPr>
  </w:style>
  <w:style w:type="paragraph" w:styleId="TOC8">
    <w:name w:val="toc 8"/>
    <w:basedOn w:val="Normal"/>
    <w:next w:val="Normal"/>
    <w:autoRedefine/>
    <w:uiPriority w:val="39"/>
    <w:unhideWhenUsed/>
    <w:rsid w:val="00986468"/>
    <w:pPr>
      <w:spacing w:after="100"/>
      <w:ind w:left="1680"/>
    </w:pPr>
    <w:rPr>
      <w:rFonts w:asciiTheme="minorHAnsi" w:eastAsiaTheme="minorEastAsia" w:hAnsiTheme="minorHAnsi"/>
      <w:sz w:val="24"/>
      <w:szCs w:val="24"/>
    </w:rPr>
  </w:style>
  <w:style w:type="paragraph" w:styleId="TOC9">
    <w:name w:val="toc 9"/>
    <w:basedOn w:val="Normal"/>
    <w:next w:val="Normal"/>
    <w:autoRedefine/>
    <w:uiPriority w:val="39"/>
    <w:unhideWhenUsed/>
    <w:rsid w:val="00986468"/>
    <w:pPr>
      <w:spacing w:after="100"/>
      <w:ind w:left="1920"/>
    </w:pPr>
    <w:rPr>
      <w:rFonts w:asciiTheme="minorHAnsi" w:eastAsiaTheme="minorEastAsia" w:hAnsiTheme="minorHAnsi"/>
      <w:sz w:val="24"/>
      <w:szCs w:val="24"/>
    </w:rPr>
  </w:style>
  <w:style w:type="table" w:styleId="GridTable3-Accent3">
    <w:name w:val="Grid Table 3 Accent 3"/>
    <w:basedOn w:val="TableNormal"/>
    <w:uiPriority w:val="48"/>
    <w:rsid w:val="009864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986468"/>
    <w:pPr>
      <w:spacing w:after="0" w:line="240" w:lineRule="auto"/>
    </w:pPr>
    <w:rPr>
      <w:rFonts w:ascii="Arial" w:hAnsi="Arial"/>
      <w:lang w:val="en-US"/>
    </w:rPr>
  </w:style>
  <w:style w:type="table" w:styleId="GridTable2-Accent3">
    <w:name w:val="Grid Table 2 Accent 3"/>
    <w:basedOn w:val="TableNormal"/>
    <w:uiPriority w:val="47"/>
    <w:rsid w:val="0098646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1">
    <w:name w:val="Unresolved Mention1"/>
    <w:basedOn w:val="DefaultParagraphFont"/>
    <w:uiPriority w:val="99"/>
    <w:semiHidden/>
    <w:unhideWhenUsed/>
    <w:rsid w:val="00986468"/>
    <w:rPr>
      <w:color w:val="605E5C"/>
      <w:shd w:val="clear" w:color="auto" w:fill="E1DFDD"/>
    </w:rPr>
  </w:style>
  <w:style w:type="character" w:customStyle="1" w:styleId="UnresolvedMention2">
    <w:name w:val="Unresolved Mention2"/>
    <w:basedOn w:val="DefaultParagraphFont"/>
    <w:uiPriority w:val="99"/>
    <w:semiHidden/>
    <w:unhideWhenUsed/>
    <w:rsid w:val="00986468"/>
    <w:rPr>
      <w:color w:val="605E5C"/>
      <w:shd w:val="clear" w:color="auto" w:fill="E1DFDD"/>
    </w:rPr>
  </w:style>
  <w:style w:type="paragraph" w:styleId="EndnoteText">
    <w:name w:val="endnote text"/>
    <w:basedOn w:val="Normal"/>
    <w:link w:val="EndnoteTextChar"/>
    <w:uiPriority w:val="99"/>
    <w:semiHidden/>
    <w:unhideWhenUsed/>
    <w:rsid w:val="00986468"/>
    <w:pPr>
      <w:spacing w:after="0"/>
    </w:pPr>
    <w:rPr>
      <w:sz w:val="20"/>
      <w:szCs w:val="20"/>
    </w:rPr>
  </w:style>
  <w:style w:type="character" w:customStyle="1" w:styleId="EndnoteTextChar">
    <w:name w:val="Endnote Text Char"/>
    <w:basedOn w:val="DefaultParagraphFont"/>
    <w:link w:val="EndnoteText"/>
    <w:uiPriority w:val="99"/>
    <w:semiHidden/>
    <w:rsid w:val="00986468"/>
    <w:rPr>
      <w:rFonts w:ascii="Arial" w:hAnsi="Arial"/>
      <w:sz w:val="20"/>
      <w:szCs w:val="20"/>
      <w:lang w:val="en-US"/>
    </w:rPr>
  </w:style>
  <w:style w:type="character" w:styleId="EndnoteReference">
    <w:name w:val="endnote reference"/>
    <w:basedOn w:val="DefaultParagraphFont"/>
    <w:uiPriority w:val="99"/>
    <w:semiHidden/>
    <w:unhideWhenUsed/>
    <w:rsid w:val="00986468"/>
    <w:rPr>
      <w:vertAlign w:val="superscript"/>
    </w:rPr>
  </w:style>
  <w:style w:type="character" w:customStyle="1" w:styleId="UnresolvedMention20">
    <w:name w:val="Unresolved Mention20"/>
    <w:basedOn w:val="DefaultParagraphFont"/>
    <w:uiPriority w:val="99"/>
    <w:semiHidden/>
    <w:unhideWhenUsed/>
    <w:rsid w:val="00986468"/>
    <w:rPr>
      <w:color w:val="605E5C"/>
      <w:shd w:val="clear" w:color="auto" w:fill="E1DFDD"/>
    </w:rPr>
  </w:style>
  <w:style w:type="character" w:styleId="FollowedHyperlink">
    <w:name w:val="FollowedHyperlink"/>
    <w:basedOn w:val="DefaultParagraphFont"/>
    <w:uiPriority w:val="99"/>
    <w:semiHidden/>
    <w:unhideWhenUsed/>
    <w:rsid w:val="00986468"/>
    <w:rPr>
      <w:color w:val="954F72" w:themeColor="followedHyperlink"/>
      <w:u w:val="single"/>
    </w:rPr>
  </w:style>
  <w:style w:type="character" w:customStyle="1" w:styleId="UnresolvedMention200">
    <w:name w:val="Unresolved Mention200"/>
    <w:basedOn w:val="DefaultParagraphFont"/>
    <w:uiPriority w:val="99"/>
    <w:semiHidden/>
    <w:unhideWhenUsed/>
    <w:rsid w:val="00986468"/>
    <w:rPr>
      <w:color w:val="605E5C"/>
      <w:shd w:val="clear" w:color="auto" w:fill="E1DFDD"/>
    </w:rPr>
  </w:style>
  <w:style w:type="character" w:customStyle="1" w:styleId="UnresolvedMention2000">
    <w:name w:val="Unresolved Mention2000"/>
    <w:basedOn w:val="DefaultParagraphFont"/>
    <w:uiPriority w:val="99"/>
    <w:semiHidden/>
    <w:unhideWhenUsed/>
    <w:rsid w:val="00986468"/>
    <w:rPr>
      <w:color w:val="605E5C"/>
      <w:shd w:val="clear" w:color="auto" w:fill="E1DFDD"/>
    </w:rPr>
  </w:style>
  <w:style w:type="character" w:customStyle="1" w:styleId="UnresolvedMention20000">
    <w:name w:val="Unresolved Mention20000"/>
    <w:basedOn w:val="DefaultParagraphFont"/>
    <w:uiPriority w:val="99"/>
    <w:semiHidden/>
    <w:unhideWhenUsed/>
    <w:rsid w:val="00986468"/>
    <w:rPr>
      <w:color w:val="605E5C"/>
      <w:shd w:val="clear" w:color="auto" w:fill="E1DFDD"/>
    </w:rPr>
  </w:style>
  <w:style w:type="paragraph" w:customStyle="1" w:styleId="paragraph">
    <w:name w:val="paragraph"/>
    <w:basedOn w:val="Normal"/>
    <w:rsid w:val="00986468"/>
    <w:pPr>
      <w:spacing w:before="100" w:beforeAutospacing="1" w:after="100" w:afterAutospacing="1"/>
    </w:pPr>
    <w:rPr>
      <w:rFonts w:ascii="Times New Roman" w:hAnsi="Times New Roman" w:cs="Times New Roman"/>
      <w:sz w:val="24"/>
      <w:szCs w:val="24"/>
    </w:rPr>
  </w:style>
  <w:style w:type="character" w:customStyle="1" w:styleId="eop">
    <w:name w:val="eop"/>
    <w:basedOn w:val="DefaultParagraphFont"/>
    <w:rsid w:val="00986468"/>
  </w:style>
  <w:style w:type="character" w:customStyle="1" w:styleId="UnresolvedMention200000">
    <w:name w:val="Unresolved Mention200000"/>
    <w:basedOn w:val="DefaultParagraphFont"/>
    <w:uiPriority w:val="99"/>
    <w:semiHidden/>
    <w:unhideWhenUsed/>
    <w:rsid w:val="00986468"/>
    <w:rPr>
      <w:color w:val="605E5C"/>
      <w:shd w:val="clear" w:color="auto" w:fill="E1DFDD"/>
    </w:rPr>
  </w:style>
  <w:style w:type="character" w:customStyle="1" w:styleId="UnresolvedMention2000000">
    <w:name w:val="Unresolved Mention2000000"/>
    <w:basedOn w:val="DefaultParagraphFont"/>
    <w:uiPriority w:val="99"/>
    <w:semiHidden/>
    <w:unhideWhenUsed/>
    <w:rsid w:val="00986468"/>
    <w:rPr>
      <w:color w:val="605E5C"/>
      <w:shd w:val="clear" w:color="auto" w:fill="E1DFDD"/>
    </w:rPr>
  </w:style>
  <w:style w:type="character" w:customStyle="1" w:styleId="UnresolvedMention20000000">
    <w:name w:val="Unresolved Mention20000000"/>
    <w:basedOn w:val="DefaultParagraphFont"/>
    <w:uiPriority w:val="99"/>
    <w:semiHidden/>
    <w:unhideWhenUsed/>
    <w:rsid w:val="00986468"/>
    <w:rPr>
      <w:color w:val="605E5C"/>
      <w:shd w:val="clear" w:color="auto" w:fill="E1DFDD"/>
    </w:rPr>
  </w:style>
  <w:style w:type="character" w:customStyle="1" w:styleId="UnresolvedMention200000000">
    <w:name w:val="Unresolved Mention200000000"/>
    <w:basedOn w:val="DefaultParagraphFont"/>
    <w:uiPriority w:val="99"/>
    <w:semiHidden/>
    <w:unhideWhenUsed/>
    <w:rsid w:val="00986468"/>
    <w:rPr>
      <w:color w:val="605E5C"/>
      <w:shd w:val="clear" w:color="auto" w:fill="E1DFDD"/>
    </w:rPr>
  </w:style>
  <w:style w:type="character" w:customStyle="1" w:styleId="UnresolvedMention3">
    <w:name w:val="Unresolved Mention3"/>
    <w:basedOn w:val="DefaultParagraphFont"/>
    <w:uiPriority w:val="99"/>
    <w:semiHidden/>
    <w:unhideWhenUsed/>
    <w:rsid w:val="00986468"/>
    <w:rPr>
      <w:color w:val="605E5C"/>
      <w:shd w:val="clear" w:color="auto" w:fill="E1DFDD"/>
    </w:rPr>
  </w:style>
  <w:style w:type="character" w:customStyle="1" w:styleId="UnresolvedMention4">
    <w:name w:val="Unresolved Mention4"/>
    <w:basedOn w:val="DefaultParagraphFont"/>
    <w:uiPriority w:val="99"/>
    <w:semiHidden/>
    <w:unhideWhenUsed/>
    <w:rsid w:val="00117EDB"/>
    <w:rPr>
      <w:color w:val="605E5C"/>
      <w:shd w:val="clear" w:color="auto" w:fill="E1DFDD"/>
    </w:rPr>
  </w:style>
  <w:style w:type="character" w:styleId="UnresolvedMention">
    <w:name w:val="Unresolved Mention"/>
    <w:basedOn w:val="DefaultParagraphFont"/>
    <w:uiPriority w:val="99"/>
    <w:semiHidden/>
    <w:unhideWhenUsed/>
    <w:rsid w:val="001A6F5B"/>
    <w:rPr>
      <w:color w:val="605E5C"/>
      <w:shd w:val="clear" w:color="auto" w:fill="E1DFDD"/>
    </w:rPr>
  </w:style>
  <w:style w:type="character" w:styleId="Mention">
    <w:name w:val="Mention"/>
    <w:basedOn w:val="DefaultParagraphFont"/>
    <w:uiPriority w:val="99"/>
    <w:unhideWhenUsed/>
    <w:rsid w:val="0082189E"/>
    <w:rPr>
      <w:color w:val="2B579A"/>
      <w:shd w:val="clear" w:color="auto" w:fill="E6E6E6"/>
    </w:rPr>
  </w:style>
  <w:style w:type="table" w:styleId="ListTable3-Accent2">
    <w:name w:val="List Table 3 Accent 2"/>
    <w:basedOn w:val="TableNormal"/>
    <w:uiPriority w:val="48"/>
    <w:rsid w:val="00D3753B"/>
    <w:pPr>
      <w:spacing w:after="0" w:line="240" w:lineRule="auto"/>
    </w:pPr>
    <w:tblPr>
      <w:tblStyleRowBandSize w:val="1"/>
      <w:tblStyleColBandSize w:val="1"/>
      <w:tblBorders>
        <w:top w:val="single" w:sz="4" w:space="0" w:color="0084C8" w:themeColor="accent2"/>
        <w:left w:val="single" w:sz="4" w:space="0" w:color="0084C8" w:themeColor="accent2"/>
        <w:bottom w:val="single" w:sz="4" w:space="0" w:color="0084C8" w:themeColor="accent2"/>
        <w:right w:val="single" w:sz="4" w:space="0" w:color="0084C8" w:themeColor="accent2"/>
      </w:tblBorders>
    </w:tblPr>
    <w:tblStylePr w:type="firstRow">
      <w:rPr>
        <w:b/>
        <w:bCs/>
        <w:color w:val="FFFFFF" w:themeColor="background1"/>
      </w:rPr>
      <w:tblPr/>
      <w:tcPr>
        <w:shd w:val="clear" w:color="auto" w:fill="0084C8" w:themeFill="accent2"/>
      </w:tcPr>
    </w:tblStylePr>
    <w:tblStylePr w:type="lastRow">
      <w:rPr>
        <w:b/>
        <w:bCs/>
      </w:rPr>
      <w:tblPr/>
      <w:tcPr>
        <w:tcBorders>
          <w:top w:val="double" w:sz="4" w:space="0" w:color="0084C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84C8" w:themeColor="accent2"/>
          <w:right w:val="single" w:sz="4" w:space="0" w:color="0084C8" w:themeColor="accent2"/>
        </w:tcBorders>
      </w:tcPr>
    </w:tblStylePr>
    <w:tblStylePr w:type="band1Horz">
      <w:tblPr/>
      <w:tcPr>
        <w:tcBorders>
          <w:top w:val="single" w:sz="4" w:space="0" w:color="0084C8" w:themeColor="accent2"/>
          <w:bottom w:val="single" w:sz="4" w:space="0" w:color="0084C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84C8" w:themeColor="accent2"/>
          <w:left w:val="nil"/>
        </w:tcBorders>
      </w:tcPr>
    </w:tblStylePr>
    <w:tblStylePr w:type="swCell">
      <w:tblPr/>
      <w:tcPr>
        <w:tcBorders>
          <w:top w:val="double" w:sz="4" w:space="0" w:color="0084C8" w:themeColor="accent2"/>
          <w:right w:val="nil"/>
        </w:tcBorders>
      </w:tcPr>
    </w:tblStylePr>
  </w:style>
  <w:style w:type="table" w:styleId="ListTable4-Accent2">
    <w:name w:val="List Table 4 Accent 2"/>
    <w:basedOn w:val="TableNormal"/>
    <w:uiPriority w:val="49"/>
    <w:rsid w:val="00D3753B"/>
    <w:pPr>
      <w:spacing w:after="0" w:line="240" w:lineRule="auto"/>
    </w:pPr>
    <w:tblPr>
      <w:tblStyleRowBandSize w:val="1"/>
      <w:tblStyleColBandSize w:val="1"/>
      <w:tblBorders>
        <w:top w:val="single" w:sz="4" w:space="0" w:color="45BFFF" w:themeColor="accent2" w:themeTint="99"/>
        <w:left w:val="single" w:sz="4" w:space="0" w:color="45BFFF" w:themeColor="accent2" w:themeTint="99"/>
        <w:bottom w:val="single" w:sz="4" w:space="0" w:color="45BFFF" w:themeColor="accent2" w:themeTint="99"/>
        <w:right w:val="single" w:sz="4" w:space="0" w:color="45BFFF" w:themeColor="accent2" w:themeTint="99"/>
        <w:insideH w:val="single" w:sz="4" w:space="0" w:color="45BFFF" w:themeColor="accent2" w:themeTint="99"/>
      </w:tblBorders>
    </w:tblPr>
    <w:tblStylePr w:type="firstRow">
      <w:rPr>
        <w:b/>
        <w:bCs/>
        <w:color w:val="FFFFFF" w:themeColor="background1"/>
      </w:rPr>
      <w:tblPr/>
      <w:tcPr>
        <w:tcBorders>
          <w:top w:val="single" w:sz="4" w:space="0" w:color="0084C8" w:themeColor="accent2"/>
          <w:left w:val="single" w:sz="4" w:space="0" w:color="0084C8" w:themeColor="accent2"/>
          <w:bottom w:val="single" w:sz="4" w:space="0" w:color="0084C8" w:themeColor="accent2"/>
          <w:right w:val="single" w:sz="4" w:space="0" w:color="0084C8" w:themeColor="accent2"/>
          <w:insideH w:val="nil"/>
        </w:tcBorders>
        <w:shd w:val="clear" w:color="auto" w:fill="0084C8" w:themeFill="accent2"/>
      </w:tcPr>
    </w:tblStylePr>
    <w:tblStylePr w:type="lastRow">
      <w:rPr>
        <w:b/>
        <w:bCs/>
      </w:rPr>
      <w:tblPr/>
      <w:tcPr>
        <w:tcBorders>
          <w:top w:val="double" w:sz="4" w:space="0" w:color="45BFFF" w:themeColor="accent2" w:themeTint="99"/>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character" w:customStyle="1" w:styleId="normaltextrun">
    <w:name w:val="normaltextrun"/>
    <w:basedOn w:val="DefaultParagraphFont"/>
    <w:rsid w:val="009F65B2"/>
  </w:style>
  <w:style w:type="table" w:styleId="GridTable4-Accent5">
    <w:name w:val="Grid Table 4 Accent 5"/>
    <w:basedOn w:val="TableNormal"/>
    <w:uiPriority w:val="49"/>
    <w:rsid w:val="00D47D03"/>
    <w:pPr>
      <w:spacing w:after="0" w:line="240" w:lineRule="auto"/>
    </w:pPr>
    <w:rPr>
      <w:lang w:val="en-US"/>
    </w:rPr>
    <w:tblPr>
      <w:tblStyleRowBandSize w:val="1"/>
      <w:tblStyleColBandSize w:val="1"/>
      <w:tblBorders>
        <w:top w:val="single" w:sz="4" w:space="0" w:color="DEDEDE" w:themeColor="accent5" w:themeTint="99"/>
        <w:left w:val="single" w:sz="4" w:space="0" w:color="DEDEDE" w:themeColor="accent5" w:themeTint="99"/>
        <w:bottom w:val="single" w:sz="4" w:space="0" w:color="DEDEDE" w:themeColor="accent5" w:themeTint="99"/>
        <w:right w:val="single" w:sz="4" w:space="0" w:color="DEDEDE" w:themeColor="accent5" w:themeTint="99"/>
        <w:insideH w:val="single" w:sz="4" w:space="0" w:color="DEDEDE" w:themeColor="accent5" w:themeTint="99"/>
        <w:insideV w:val="single" w:sz="4" w:space="0" w:color="DEDEDE" w:themeColor="accent5" w:themeTint="99"/>
      </w:tblBorders>
    </w:tblPr>
    <w:tblStylePr w:type="firstRow">
      <w:rPr>
        <w:b/>
        <w:bCs/>
        <w:color w:val="FFFFFF" w:themeColor="background1"/>
      </w:rPr>
      <w:tblPr/>
      <w:tcPr>
        <w:tcBorders>
          <w:top w:val="single" w:sz="4" w:space="0" w:color="C9C9C9" w:themeColor="accent5"/>
          <w:left w:val="single" w:sz="4" w:space="0" w:color="C9C9C9" w:themeColor="accent5"/>
          <w:bottom w:val="single" w:sz="4" w:space="0" w:color="C9C9C9" w:themeColor="accent5"/>
          <w:right w:val="single" w:sz="4" w:space="0" w:color="C9C9C9" w:themeColor="accent5"/>
          <w:insideH w:val="nil"/>
          <w:insideV w:val="nil"/>
        </w:tcBorders>
        <w:shd w:val="clear" w:color="auto" w:fill="C9C9C9" w:themeFill="accent5"/>
      </w:tcPr>
    </w:tblStylePr>
    <w:tblStylePr w:type="lastRow">
      <w:rPr>
        <w:b/>
        <w:bCs/>
      </w:rPr>
      <w:tblPr/>
      <w:tcPr>
        <w:tcBorders>
          <w:top w:val="double" w:sz="4" w:space="0" w:color="C9C9C9" w:themeColor="accent5"/>
        </w:tcBorders>
      </w:tcPr>
    </w:tblStylePr>
    <w:tblStylePr w:type="firstCol">
      <w:rPr>
        <w:b/>
        <w:bCs/>
      </w:rPr>
    </w:tblStylePr>
    <w:tblStylePr w:type="lastCol">
      <w:rPr>
        <w:b/>
        <w:bCs/>
      </w:rPr>
    </w:tblStylePr>
    <w:tblStylePr w:type="band1Vert">
      <w:tblPr/>
      <w:tcPr>
        <w:shd w:val="clear" w:color="auto" w:fill="F4F4F4" w:themeFill="accent5" w:themeFillTint="33"/>
      </w:tcPr>
    </w:tblStylePr>
    <w:tblStylePr w:type="band1Horz">
      <w:tblPr/>
      <w:tcPr>
        <w:shd w:val="clear" w:color="auto" w:fill="F4F4F4"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8668">
      <w:bodyDiv w:val="1"/>
      <w:marLeft w:val="0"/>
      <w:marRight w:val="0"/>
      <w:marTop w:val="0"/>
      <w:marBottom w:val="0"/>
      <w:divBdr>
        <w:top w:val="none" w:sz="0" w:space="0" w:color="auto"/>
        <w:left w:val="none" w:sz="0" w:space="0" w:color="auto"/>
        <w:bottom w:val="none" w:sz="0" w:space="0" w:color="auto"/>
        <w:right w:val="none" w:sz="0" w:space="0" w:color="auto"/>
      </w:divBdr>
    </w:div>
    <w:div w:id="66265835">
      <w:bodyDiv w:val="1"/>
      <w:marLeft w:val="0"/>
      <w:marRight w:val="0"/>
      <w:marTop w:val="0"/>
      <w:marBottom w:val="0"/>
      <w:divBdr>
        <w:top w:val="none" w:sz="0" w:space="0" w:color="auto"/>
        <w:left w:val="none" w:sz="0" w:space="0" w:color="auto"/>
        <w:bottom w:val="none" w:sz="0" w:space="0" w:color="auto"/>
        <w:right w:val="none" w:sz="0" w:space="0" w:color="auto"/>
      </w:divBdr>
    </w:div>
    <w:div w:id="213810314">
      <w:bodyDiv w:val="1"/>
      <w:marLeft w:val="0"/>
      <w:marRight w:val="0"/>
      <w:marTop w:val="0"/>
      <w:marBottom w:val="0"/>
      <w:divBdr>
        <w:top w:val="none" w:sz="0" w:space="0" w:color="auto"/>
        <w:left w:val="none" w:sz="0" w:space="0" w:color="auto"/>
        <w:bottom w:val="none" w:sz="0" w:space="0" w:color="auto"/>
        <w:right w:val="none" w:sz="0" w:space="0" w:color="auto"/>
      </w:divBdr>
    </w:div>
    <w:div w:id="387263483">
      <w:bodyDiv w:val="1"/>
      <w:marLeft w:val="0"/>
      <w:marRight w:val="0"/>
      <w:marTop w:val="0"/>
      <w:marBottom w:val="0"/>
      <w:divBdr>
        <w:top w:val="none" w:sz="0" w:space="0" w:color="auto"/>
        <w:left w:val="none" w:sz="0" w:space="0" w:color="auto"/>
        <w:bottom w:val="none" w:sz="0" w:space="0" w:color="auto"/>
        <w:right w:val="none" w:sz="0" w:space="0" w:color="auto"/>
      </w:divBdr>
      <w:divsChild>
        <w:div w:id="56589872">
          <w:marLeft w:val="0"/>
          <w:marRight w:val="0"/>
          <w:marTop w:val="0"/>
          <w:marBottom w:val="0"/>
          <w:divBdr>
            <w:top w:val="none" w:sz="0" w:space="0" w:color="auto"/>
            <w:left w:val="none" w:sz="0" w:space="0" w:color="auto"/>
            <w:bottom w:val="none" w:sz="0" w:space="0" w:color="auto"/>
            <w:right w:val="none" w:sz="0" w:space="0" w:color="auto"/>
          </w:divBdr>
          <w:divsChild>
            <w:div w:id="142549844">
              <w:marLeft w:val="0"/>
              <w:marRight w:val="0"/>
              <w:marTop w:val="0"/>
              <w:marBottom w:val="0"/>
              <w:divBdr>
                <w:top w:val="none" w:sz="0" w:space="0" w:color="auto"/>
                <w:left w:val="none" w:sz="0" w:space="0" w:color="auto"/>
                <w:bottom w:val="none" w:sz="0" w:space="0" w:color="auto"/>
                <w:right w:val="none" w:sz="0" w:space="0" w:color="auto"/>
              </w:divBdr>
            </w:div>
            <w:div w:id="382214572">
              <w:marLeft w:val="0"/>
              <w:marRight w:val="0"/>
              <w:marTop w:val="0"/>
              <w:marBottom w:val="0"/>
              <w:divBdr>
                <w:top w:val="none" w:sz="0" w:space="0" w:color="auto"/>
                <w:left w:val="none" w:sz="0" w:space="0" w:color="auto"/>
                <w:bottom w:val="none" w:sz="0" w:space="0" w:color="auto"/>
                <w:right w:val="none" w:sz="0" w:space="0" w:color="auto"/>
              </w:divBdr>
            </w:div>
            <w:div w:id="476653587">
              <w:marLeft w:val="0"/>
              <w:marRight w:val="0"/>
              <w:marTop w:val="0"/>
              <w:marBottom w:val="0"/>
              <w:divBdr>
                <w:top w:val="none" w:sz="0" w:space="0" w:color="auto"/>
                <w:left w:val="none" w:sz="0" w:space="0" w:color="auto"/>
                <w:bottom w:val="none" w:sz="0" w:space="0" w:color="auto"/>
                <w:right w:val="none" w:sz="0" w:space="0" w:color="auto"/>
              </w:divBdr>
            </w:div>
            <w:div w:id="703676851">
              <w:marLeft w:val="0"/>
              <w:marRight w:val="0"/>
              <w:marTop w:val="0"/>
              <w:marBottom w:val="0"/>
              <w:divBdr>
                <w:top w:val="none" w:sz="0" w:space="0" w:color="auto"/>
                <w:left w:val="none" w:sz="0" w:space="0" w:color="auto"/>
                <w:bottom w:val="none" w:sz="0" w:space="0" w:color="auto"/>
                <w:right w:val="none" w:sz="0" w:space="0" w:color="auto"/>
              </w:divBdr>
            </w:div>
            <w:div w:id="1005740775">
              <w:marLeft w:val="0"/>
              <w:marRight w:val="0"/>
              <w:marTop w:val="0"/>
              <w:marBottom w:val="0"/>
              <w:divBdr>
                <w:top w:val="none" w:sz="0" w:space="0" w:color="auto"/>
                <w:left w:val="none" w:sz="0" w:space="0" w:color="auto"/>
                <w:bottom w:val="none" w:sz="0" w:space="0" w:color="auto"/>
                <w:right w:val="none" w:sz="0" w:space="0" w:color="auto"/>
              </w:divBdr>
            </w:div>
            <w:div w:id="1337418738">
              <w:marLeft w:val="0"/>
              <w:marRight w:val="0"/>
              <w:marTop w:val="0"/>
              <w:marBottom w:val="0"/>
              <w:divBdr>
                <w:top w:val="none" w:sz="0" w:space="0" w:color="auto"/>
                <w:left w:val="none" w:sz="0" w:space="0" w:color="auto"/>
                <w:bottom w:val="none" w:sz="0" w:space="0" w:color="auto"/>
                <w:right w:val="none" w:sz="0" w:space="0" w:color="auto"/>
              </w:divBdr>
            </w:div>
            <w:div w:id="1412432319">
              <w:marLeft w:val="0"/>
              <w:marRight w:val="0"/>
              <w:marTop w:val="0"/>
              <w:marBottom w:val="0"/>
              <w:divBdr>
                <w:top w:val="none" w:sz="0" w:space="0" w:color="auto"/>
                <w:left w:val="none" w:sz="0" w:space="0" w:color="auto"/>
                <w:bottom w:val="none" w:sz="0" w:space="0" w:color="auto"/>
                <w:right w:val="none" w:sz="0" w:space="0" w:color="auto"/>
              </w:divBdr>
            </w:div>
            <w:div w:id="1556696700">
              <w:marLeft w:val="0"/>
              <w:marRight w:val="0"/>
              <w:marTop w:val="0"/>
              <w:marBottom w:val="0"/>
              <w:divBdr>
                <w:top w:val="none" w:sz="0" w:space="0" w:color="auto"/>
                <w:left w:val="none" w:sz="0" w:space="0" w:color="auto"/>
                <w:bottom w:val="none" w:sz="0" w:space="0" w:color="auto"/>
                <w:right w:val="none" w:sz="0" w:space="0" w:color="auto"/>
              </w:divBdr>
            </w:div>
            <w:div w:id="2023775011">
              <w:marLeft w:val="0"/>
              <w:marRight w:val="0"/>
              <w:marTop w:val="0"/>
              <w:marBottom w:val="0"/>
              <w:divBdr>
                <w:top w:val="none" w:sz="0" w:space="0" w:color="auto"/>
                <w:left w:val="none" w:sz="0" w:space="0" w:color="auto"/>
                <w:bottom w:val="none" w:sz="0" w:space="0" w:color="auto"/>
                <w:right w:val="none" w:sz="0" w:space="0" w:color="auto"/>
              </w:divBdr>
            </w:div>
            <w:div w:id="2100254835">
              <w:marLeft w:val="0"/>
              <w:marRight w:val="0"/>
              <w:marTop w:val="0"/>
              <w:marBottom w:val="0"/>
              <w:divBdr>
                <w:top w:val="none" w:sz="0" w:space="0" w:color="auto"/>
                <w:left w:val="none" w:sz="0" w:space="0" w:color="auto"/>
                <w:bottom w:val="none" w:sz="0" w:space="0" w:color="auto"/>
                <w:right w:val="none" w:sz="0" w:space="0" w:color="auto"/>
              </w:divBdr>
            </w:div>
          </w:divsChild>
        </w:div>
        <w:div w:id="445274836">
          <w:marLeft w:val="0"/>
          <w:marRight w:val="0"/>
          <w:marTop w:val="0"/>
          <w:marBottom w:val="0"/>
          <w:divBdr>
            <w:top w:val="none" w:sz="0" w:space="0" w:color="auto"/>
            <w:left w:val="none" w:sz="0" w:space="0" w:color="auto"/>
            <w:bottom w:val="none" w:sz="0" w:space="0" w:color="auto"/>
            <w:right w:val="none" w:sz="0" w:space="0" w:color="auto"/>
          </w:divBdr>
          <w:divsChild>
            <w:div w:id="1161971928">
              <w:marLeft w:val="-75"/>
              <w:marRight w:val="0"/>
              <w:marTop w:val="30"/>
              <w:marBottom w:val="30"/>
              <w:divBdr>
                <w:top w:val="none" w:sz="0" w:space="0" w:color="auto"/>
                <w:left w:val="none" w:sz="0" w:space="0" w:color="auto"/>
                <w:bottom w:val="none" w:sz="0" w:space="0" w:color="auto"/>
                <w:right w:val="none" w:sz="0" w:space="0" w:color="auto"/>
              </w:divBdr>
              <w:divsChild>
                <w:div w:id="417602122">
                  <w:marLeft w:val="0"/>
                  <w:marRight w:val="0"/>
                  <w:marTop w:val="0"/>
                  <w:marBottom w:val="0"/>
                  <w:divBdr>
                    <w:top w:val="none" w:sz="0" w:space="0" w:color="auto"/>
                    <w:left w:val="none" w:sz="0" w:space="0" w:color="auto"/>
                    <w:bottom w:val="none" w:sz="0" w:space="0" w:color="auto"/>
                    <w:right w:val="none" w:sz="0" w:space="0" w:color="auto"/>
                  </w:divBdr>
                  <w:divsChild>
                    <w:div w:id="1110778446">
                      <w:marLeft w:val="0"/>
                      <w:marRight w:val="0"/>
                      <w:marTop w:val="0"/>
                      <w:marBottom w:val="0"/>
                      <w:divBdr>
                        <w:top w:val="none" w:sz="0" w:space="0" w:color="auto"/>
                        <w:left w:val="none" w:sz="0" w:space="0" w:color="auto"/>
                        <w:bottom w:val="none" w:sz="0" w:space="0" w:color="auto"/>
                        <w:right w:val="none" w:sz="0" w:space="0" w:color="auto"/>
                      </w:divBdr>
                    </w:div>
                  </w:divsChild>
                </w:div>
                <w:div w:id="702364175">
                  <w:marLeft w:val="0"/>
                  <w:marRight w:val="0"/>
                  <w:marTop w:val="0"/>
                  <w:marBottom w:val="0"/>
                  <w:divBdr>
                    <w:top w:val="none" w:sz="0" w:space="0" w:color="auto"/>
                    <w:left w:val="none" w:sz="0" w:space="0" w:color="auto"/>
                    <w:bottom w:val="none" w:sz="0" w:space="0" w:color="auto"/>
                    <w:right w:val="none" w:sz="0" w:space="0" w:color="auto"/>
                  </w:divBdr>
                  <w:divsChild>
                    <w:div w:id="1577015917">
                      <w:marLeft w:val="0"/>
                      <w:marRight w:val="0"/>
                      <w:marTop w:val="0"/>
                      <w:marBottom w:val="0"/>
                      <w:divBdr>
                        <w:top w:val="none" w:sz="0" w:space="0" w:color="auto"/>
                        <w:left w:val="none" w:sz="0" w:space="0" w:color="auto"/>
                        <w:bottom w:val="none" w:sz="0" w:space="0" w:color="auto"/>
                        <w:right w:val="none" w:sz="0" w:space="0" w:color="auto"/>
                      </w:divBdr>
                    </w:div>
                  </w:divsChild>
                </w:div>
                <w:div w:id="827138906">
                  <w:marLeft w:val="0"/>
                  <w:marRight w:val="0"/>
                  <w:marTop w:val="0"/>
                  <w:marBottom w:val="0"/>
                  <w:divBdr>
                    <w:top w:val="none" w:sz="0" w:space="0" w:color="auto"/>
                    <w:left w:val="none" w:sz="0" w:space="0" w:color="auto"/>
                    <w:bottom w:val="none" w:sz="0" w:space="0" w:color="auto"/>
                    <w:right w:val="none" w:sz="0" w:space="0" w:color="auto"/>
                  </w:divBdr>
                  <w:divsChild>
                    <w:div w:id="2037384834">
                      <w:marLeft w:val="0"/>
                      <w:marRight w:val="0"/>
                      <w:marTop w:val="0"/>
                      <w:marBottom w:val="0"/>
                      <w:divBdr>
                        <w:top w:val="none" w:sz="0" w:space="0" w:color="auto"/>
                        <w:left w:val="none" w:sz="0" w:space="0" w:color="auto"/>
                        <w:bottom w:val="none" w:sz="0" w:space="0" w:color="auto"/>
                        <w:right w:val="none" w:sz="0" w:space="0" w:color="auto"/>
                      </w:divBdr>
                    </w:div>
                  </w:divsChild>
                </w:div>
                <w:div w:id="1304849721">
                  <w:marLeft w:val="0"/>
                  <w:marRight w:val="0"/>
                  <w:marTop w:val="0"/>
                  <w:marBottom w:val="0"/>
                  <w:divBdr>
                    <w:top w:val="none" w:sz="0" w:space="0" w:color="auto"/>
                    <w:left w:val="none" w:sz="0" w:space="0" w:color="auto"/>
                    <w:bottom w:val="none" w:sz="0" w:space="0" w:color="auto"/>
                    <w:right w:val="none" w:sz="0" w:space="0" w:color="auto"/>
                  </w:divBdr>
                  <w:divsChild>
                    <w:div w:id="1256212861">
                      <w:marLeft w:val="0"/>
                      <w:marRight w:val="0"/>
                      <w:marTop w:val="0"/>
                      <w:marBottom w:val="0"/>
                      <w:divBdr>
                        <w:top w:val="none" w:sz="0" w:space="0" w:color="auto"/>
                        <w:left w:val="none" w:sz="0" w:space="0" w:color="auto"/>
                        <w:bottom w:val="none" w:sz="0" w:space="0" w:color="auto"/>
                        <w:right w:val="none" w:sz="0" w:space="0" w:color="auto"/>
                      </w:divBdr>
                    </w:div>
                  </w:divsChild>
                </w:div>
                <w:div w:id="1383359677">
                  <w:marLeft w:val="0"/>
                  <w:marRight w:val="0"/>
                  <w:marTop w:val="0"/>
                  <w:marBottom w:val="0"/>
                  <w:divBdr>
                    <w:top w:val="none" w:sz="0" w:space="0" w:color="auto"/>
                    <w:left w:val="none" w:sz="0" w:space="0" w:color="auto"/>
                    <w:bottom w:val="none" w:sz="0" w:space="0" w:color="auto"/>
                    <w:right w:val="none" w:sz="0" w:space="0" w:color="auto"/>
                  </w:divBdr>
                  <w:divsChild>
                    <w:div w:id="550504144">
                      <w:marLeft w:val="0"/>
                      <w:marRight w:val="0"/>
                      <w:marTop w:val="0"/>
                      <w:marBottom w:val="0"/>
                      <w:divBdr>
                        <w:top w:val="none" w:sz="0" w:space="0" w:color="auto"/>
                        <w:left w:val="none" w:sz="0" w:space="0" w:color="auto"/>
                        <w:bottom w:val="none" w:sz="0" w:space="0" w:color="auto"/>
                        <w:right w:val="none" w:sz="0" w:space="0" w:color="auto"/>
                      </w:divBdr>
                    </w:div>
                  </w:divsChild>
                </w:div>
                <w:div w:id="1674182739">
                  <w:marLeft w:val="0"/>
                  <w:marRight w:val="0"/>
                  <w:marTop w:val="0"/>
                  <w:marBottom w:val="0"/>
                  <w:divBdr>
                    <w:top w:val="none" w:sz="0" w:space="0" w:color="auto"/>
                    <w:left w:val="none" w:sz="0" w:space="0" w:color="auto"/>
                    <w:bottom w:val="none" w:sz="0" w:space="0" w:color="auto"/>
                    <w:right w:val="none" w:sz="0" w:space="0" w:color="auto"/>
                  </w:divBdr>
                  <w:divsChild>
                    <w:div w:id="1548255073">
                      <w:marLeft w:val="0"/>
                      <w:marRight w:val="0"/>
                      <w:marTop w:val="0"/>
                      <w:marBottom w:val="0"/>
                      <w:divBdr>
                        <w:top w:val="none" w:sz="0" w:space="0" w:color="auto"/>
                        <w:left w:val="none" w:sz="0" w:space="0" w:color="auto"/>
                        <w:bottom w:val="none" w:sz="0" w:space="0" w:color="auto"/>
                        <w:right w:val="none" w:sz="0" w:space="0" w:color="auto"/>
                      </w:divBdr>
                    </w:div>
                  </w:divsChild>
                </w:div>
                <w:div w:id="1720007356">
                  <w:marLeft w:val="0"/>
                  <w:marRight w:val="0"/>
                  <w:marTop w:val="0"/>
                  <w:marBottom w:val="0"/>
                  <w:divBdr>
                    <w:top w:val="none" w:sz="0" w:space="0" w:color="auto"/>
                    <w:left w:val="none" w:sz="0" w:space="0" w:color="auto"/>
                    <w:bottom w:val="none" w:sz="0" w:space="0" w:color="auto"/>
                    <w:right w:val="none" w:sz="0" w:space="0" w:color="auto"/>
                  </w:divBdr>
                  <w:divsChild>
                    <w:div w:id="492838910">
                      <w:marLeft w:val="0"/>
                      <w:marRight w:val="0"/>
                      <w:marTop w:val="0"/>
                      <w:marBottom w:val="0"/>
                      <w:divBdr>
                        <w:top w:val="none" w:sz="0" w:space="0" w:color="auto"/>
                        <w:left w:val="none" w:sz="0" w:space="0" w:color="auto"/>
                        <w:bottom w:val="none" w:sz="0" w:space="0" w:color="auto"/>
                        <w:right w:val="none" w:sz="0" w:space="0" w:color="auto"/>
                      </w:divBdr>
                    </w:div>
                  </w:divsChild>
                </w:div>
                <w:div w:id="2089645007">
                  <w:marLeft w:val="0"/>
                  <w:marRight w:val="0"/>
                  <w:marTop w:val="0"/>
                  <w:marBottom w:val="0"/>
                  <w:divBdr>
                    <w:top w:val="none" w:sz="0" w:space="0" w:color="auto"/>
                    <w:left w:val="none" w:sz="0" w:space="0" w:color="auto"/>
                    <w:bottom w:val="none" w:sz="0" w:space="0" w:color="auto"/>
                    <w:right w:val="none" w:sz="0" w:space="0" w:color="auto"/>
                  </w:divBdr>
                  <w:divsChild>
                    <w:div w:id="13396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2304">
          <w:marLeft w:val="0"/>
          <w:marRight w:val="0"/>
          <w:marTop w:val="0"/>
          <w:marBottom w:val="0"/>
          <w:divBdr>
            <w:top w:val="none" w:sz="0" w:space="0" w:color="auto"/>
            <w:left w:val="none" w:sz="0" w:space="0" w:color="auto"/>
            <w:bottom w:val="none" w:sz="0" w:space="0" w:color="auto"/>
            <w:right w:val="none" w:sz="0" w:space="0" w:color="auto"/>
          </w:divBdr>
          <w:divsChild>
            <w:div w:id="1086265640">
              <w:marLeft w:val="-75"/>
              <w:marRight w:val="0"/>
              <w:marTop w:val="30"/>
              <w:marBottom w:val="30"/>
              <w:divBdr>
                <w:top w:val="none" w:sz="0" w:space="0" w:color="auto"/>
                <w:left w:val="none" w:sz="0" w:space="0" w:color="auto"/>
                <w:bottom w:val="none" w:sz="0" w:space="0" w:color="auto"/>
                <w:right w:val="none" w:sz="0" w:space="0" w:color="auto"/>
              </w:divBdr>
              <w:divsChild>
                <w:div w:id="132868611">
                  <w:marLeft w:val="0"/>
                  <w:marRight w:val="0"/>
                  <w:marTop w:val="0"/>
                  <w:marBottom w:val="0"/>
                  <w:divBdr>
                    <w:top w:val="none" w:sz="0" w:space="0" w:color="auto"/>
                    <w:left w:val="none" w:sz="0" w:space="0" w:color="auto"/>
                    <w:bottom w:val="none" w:sz="0" w:space="0" w:color="auto"/>
                    <w:right w:val="none" w:sz="0" w:space="0" w:color="auto"/>
                  </w:divBdr>
                  <w:divsChild>
                    <w:div w:id="829440889">
                      <w:marLeft w:val="0"/>
                      <w:marRight w:val="0"/>
                      <w:marTop w:val="0"/>
                      <w:marBottom w:val="0"/>
                      <w:divBdr>
                        <w:top w:val="none" w:sz="0" w:space="0" w:color="auto"/>
                        <w:left w:val="none" w:sz="0" w:space="0" w:color="auto"/>
                        <w:bottom w:val="none" w:sz="0" w:space="0" w:color="auto"/>
                        <w:right w:val="none" w:sz="0" w:space="0" w:color="auto"/>
                      </w:divBdr>
                    </w:div>
                  </w:divsChild>
                </w:div>
                <w:div w:id="145752405">
                  <w:marLeft w:val="0"/>
                  <w:marRight w:val="0"/>
                  <w:marTop w:val="0"/>
                  <w:marBottom w:val="0"/>
                  <w:divBdr>
                    <w:top w:val="none" w:sz="0" w:space="0" w:color="auto"/>
                    <w:left w:val="none" w:sz="0" w:space="0" w:color="auto"/>
                    <w:bottom w:val="none" w:sz="0" w:space="0" w:color="auto"/>
                    <w:right w:val="none" w:sz="0" w:space="0" w:color="auto"/>
                  </w:divBdr>
                  <w:divsChild>
                    <w:div w:id="682367902">
                      <w:marLeft w:val="0"/>
                      <w:marRight w:val="0"/>
                      <w:marTop w:val="0"/>
                      <w:marBottom w:val="0"/>
                      <w:divBdr>
                        <w:top w:val="none" w:sz="0" w:space="0" w:color="auto"/>
                        <w:left w:val="none" w:sz="0" w:space="0" w:color="auto"/>
                        <w:bottom w:val="none" w:sz="0" w:space="0" w:color="auto"/>
                        <w:right w:val="none" w:sz="0" w:space="0" w:color="auto"/>
                      </w:divBdr>
                    </w:div>
                  </w:divsChild>
                </w:div>
                <w:div w:id="324431008">
                  <w:marLeft w:val="0"/>
                  <w:marRight w:val="0"/>
                  <w:marTop w:val="0"/>
                  <w:marBottom w:val="0"/>
                  <w:divBdr>
                    <w:top w:val="none" w:sz="0" w:space="0" w:color="auto"/>
                    <w:left w:val="none" w:sz="0" w:space="0" w:color="auto"/>
                    <w:bottom w:val="none" w:sz="0" w:space="0" w:color="auto"/>
                    <w:right w:val="none" w:sz="0" w:space="0" w:color="auto"/>
                  </w:divBdr>
                  <w:divsChild>
                    <w:div w:id="231737257">
                      <w:marLeft w:val="0"/>
                      <w:marRight w:val="0"/>
                      <w:marTop w:val="0"/>
                      <w:marBottom w:val="0"/>
                      <w:divBdr>
                        <w:top w:val="none" w:sz="0" w:space="0" w:color="auto"/>
                        <w:left w:val="none" w:sz="0" w:space="0" w:color="auto"/>
                        <w:bottom w:val="none" w:sz="0" w:space="0" w:color="auto"/>
                        <w:right w:val="none" w:sz="0" w:space="0" w:color="auto"/>
                      </w:divBdr>
                    </w:div>
                    <w:div w:id="1679694323">
                      <w:marLeft w:val="0"/>
                      <w:marRight w:val="0"/>
                      <w:marTop w:val="0"/>
                      <w:marBottom w:val="0"/>
                      <w:divBdr>
                        <w:top w:val="none" w:sz="0" w:space="0" w:color="auto"/>
                        <w:left w:val="none" w:sz="0" w:space="0" w:color="auto"/>
                        <w:bottom w:val="none" w:sz="0" w:space="0" w:color="auto"/>
                        <w:right w:val="none" w:sz="0" w:space="0" w:color="auto"/>
                      </w:divBdr>
                    </w:div>
                  </w:divsChild>
                </w:div>
                <w:div w:id="699864270">
                  <w:marLeft w:val="0"/>
                  <w:marRight w:val="0"/>
                  <w:marTop w:val="0"/>
                  <w:marBottom w:val="0"/>
                  <w:divBdr>
                    <w:top w:val="none" w:sz="0" w:space="0" w:color="auto"/>
                    <w:left w:val="none" w:sz="0" w:space="0" w:color="auto"/>
                    <w:bottom w:val="none" w:sz="0" w:space="0" w:color="auto"/>
                    <w:right w:val="none" w:sz="0" w:space="0" w:color="auto"/>
                  </w:divBdr>
                  <w:divsChild>
                    <w:div w:id="1774860703">
                      <w:marLeft w:val="0"/>
                      <w:marRight w:val="0"/>
                      <w:marTop w:val="0"/>
                      <w:marBottom w:val="0"/>
                      <w:divBdr>
                        <w:top w:val="none" w:sz="0" w:space="0" w:color="auto"/>
                        <w:left w:val="none" w:sz="0" w:space="0" w:color="auto"/>
                        <w:bottom w:val="none" w:sz="0" w:space="0" w:color="auto"/>
                        <w:right w:val="none" w:sz="0" w:space="0" w:color="auto"/>
                      </w:divBdr>
                    </w:div>
                  </w:divsChild>
                </w:div>
                <w:div w:id="918516983">
                  <w:marLeft w:val="0"/>
                  <w:marRight w:val="0"/>
                  <w:marTop w:val="0"/>
                  <w:marBottom w:val="0"/>
                  <w:divBdr>
                    <w:top w:val="none" w:sz="0" w:space="0" w:color="auto"/>
                    <w:left w:val="none" w:sz="0" w:space="0" w:color="auto"/>
                    <w:bottom w:val="none" w:sz="0" w:space="0" w:color="auto"/>
                    <w:right w:val="none" w:sz="0" w:space="0" w:color="auto"/>
                  </w:divBdr>
                  <w:divsChild>
                    <w:div w:id="251204918">
                      <w:marLeft w:val="0"/>
                      <w:marRight w:val="0"/>
                      <w:marTop w:val="0"/>
                      <w:marBottom w:val="0"/>
                      <w:divBdr>
                        <w:top w:val="none" w:sz="0" w:space="0" w:color="auto"/>
                        <w:left w:val="none" w:sz="0" w:space="0" w:color="auto"/>
                        <w:bottom w:val="none" w:sz="0" w:space="0" w:color="auto"/>
                        <w:right w:val="none" w:sz="0" w:space="0" w:color="auto"/>
                      </w:divBdr>
                    </w:div>
                  </w:divsChild>
                </w:div>
                <w:div w:id="1003974973">
                  <w:marLeft w:val="0"/>
                  <w:marRight w:val="0"/>
                  <w:marTop w:val="0"/>
                  <w:marBottom w:val="0"/>
                  <w:divBdr>
                    <w:top w:val="none" w:sz="0" w:space="0" w:color="auto"/>
                    <w:left w:val="none" w:sz="0" w:space="0" w:color="auto"/>
                    <w:bottom w:val="none" w:sz="0" w:space="0" w:color="auto"/>
                    <w:right w:val="none" w:sz="0" w:space="0" w:color="auto"/>
                  </w:divBdr>
                  <w:divsChild>
                    <w:div w:id="11034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39920">
          <w:marLeft w:val="0"/>
          <w:marRight w:val="0"/>
          <w:marTop w:val="0"/>
          <w:marBottom w:val="0"/>
          <w:divBdr>
            <w:top w:val="none" w:sz="0" w:space="0" w:color="auto"/>
            <w:left w:val="none" w:sz="0" w:space="0" w:color="auto"/>
            <w:bottom w:val="none" w:sz="0" w:space="0" w:color="auto"/>
            <w:right w:val="none" w:sz="0" w:space="0" w:color="auto"/>
          </w:divBdr>
          <w:divsChild>
            <w:div w:id="134764310">
              <w:marLeft w:val="0"/>
              <w:marRight w:val="0"/>
              <w:marTop w:val="0"/>
              <w:marBottom w:val="0"/>
              <w:divBdr>
                <w:top w:val="none" w:sz="0" w:space="0" w:color="auto"/>
                <w:left w:val="none" w:sz="0" w:space="0" w:color="auto"/>
                <w:bottom w:val="none" w:sz="0" w:space="0" w:color="auto"/>
                <w:right w:val="none" w:sz="0" w:space="0" w:color="auto"/>
              </w:divBdr>
            </w:div>
            <w:div w:id="353001670">
              <w:marLeft w:val="0"/>
              <w:marRight w:val="0"/>
              <w:marTop w:val="0"/>
              <w:marBottom w:val="0"/>
              <w:divBdr>
                <w:top w:val="none" w:sz="0" w:space="0" w:color="auto"/>
                <w:left w:val="none" w:sz="0" w:space="0" w:color="auto"/>
                <w:bottom w:val="none" w:sz="0" w:space="0" w:color="auto"/>
                <w:right w:val="none" w:sz="0" w:space="0" w:color="auto"/>
              </w:divBdr>
            </w:div>
          </w:divsChild>
        </w:div>
        <w:div w:id="793401264">
          <w:marLeft w:val="0"/>
          <w:marRight w:val="0"/>
          <w:marTop w:val="0"/>
          <w:marBottom w:val="0"/>
          <w:divBdr>
            <w:top w:val="none" w:sz="0" w:space="0" w:color="auto"/>
            <w:left w:val="none" w:sz="0" w:space="0" w:color="auto"/>
            <w:bottom w:val="none" w:sz="0" w:space="0" w:color="auto"/>
            <w:right w:val="none" w:sz="0" w:space="0" w:color="auto"/>
          </w:divBdr>
          <w:divsChild>
            <w:div w:id="53696736">
              <w:marLeft w:val="-75"/>
              <w:marRight w:val="0"/>
              <w:marTop w:val="30"/>
              <w:marBottom w:val="30"/>
              <w:divBdr>
                <w:top w:val="none" w:sz="0" w:space="0" w:color="auto"/>
                <w:left w:val="none" w:sz="0" w:space="0" w:color="auto"/>
                <w:bottom w:val="none" w:sz="0" w:space="0" w:color="auto"/>
                <w:right w:val="none" w:sz="0" w:space="0" w:color="auto"/>
              </w:divBdr>
              <w:divsChild>
                <w:div w:id="522011785">
                  <w:marLeft w:val="0"/>
                  <w:marRight w:val="0"/>
                  <w:marTop w:val="0"/>
                  <w:marBottom w:val="0"/>
                  <w:divBdr>
                    <w:top w:val="none" w:sz="0" w:space="0" w:color="auto"/>
                    <w:left w:val="none" w:sz="0" w:space="0" w:color="auto"/>
                    <w:bottom w:val="none" w:sz="0" w:space="0" w:color="auto"/>
                    <w:right w:val="none" w:sz="0" w:space="0" w:color="auto"/>
                  </w:divBdr>
                  <w:divsChild>
                    <w:div w:id="1411073363">
                      <w:marLeft w:val="0"/>
                      <w:marRight w:val="0"/>
                      <w:marTop w:val="0"/>
                      <w:marBottom w:val="0"/>
                      <w:divBdr>
                        <w:top w:val="none" w:sz="0" w:space="0" w:color="auto"/>
                        <w:left w:val="none" w:sz="0" w:space="0" w:color="auto"/>
                        <w:bottom w:val="none" w:sz="0" w:space="0" w:color="auto"/>
                        <w:right w:val="none" w:sz="0" w:space="0" w:color="auto"/>
                      </w:divBdr>
                    </w:div>
                  </w:divsChild>
                </w:div>
                <w:div w:id="627471899">
                  <w:marLeft w:val="0"/>
                  <w:marRight w:val="0"/>
                  <w:marTop w:val="0"/>
                  <w:marBottom w:val="0"/>
                  <w:divBdr>
                    <w:top w:val="none" w:sz="0" w:space="0" w:color="auto"/>
                    <w:left w:val="none" w:sz="0" w:space="0" w:color="auto"/>
                    <w:bottom w:val="none" w:sz="0" w:space="0" w:color="auto"/>
                    <w:right w:val="none" w:sz="0" w:space="0" w:color="auto"/>
                  </w:divBdr>
                  <w:divsChild>
                    <w:div w:id="562300926">
                      <w:marLeft w:val="0"/>
                      <w:marRight w:val="0"/>
                      <w:marTop w:val="0"/>
                      <w:marBottom w:val="0"/>
                      <w:divBdr>
                        <w:top w:val="none" w:sz="0" w:space="0" w:color="auto"/>
                        <w:left w:val="none" w:sz="0" w:space="0" w:color="auto"/>
                        <w:bottom w:val="none" w:sz="0" w:space="0" w:color="auto"/>
                        <w:right w:val="none" w:sz="0" w:space="0" w:color="auto"/>
                      </w:divBdr>
                    </w:div>
                  </w:divsChild>
                </w:div>
                <w:div w:id="731080852">
                  <w:marLeft w:val="0"/>
                  <w:marRight w:val="0"/>
                  <w:marTop w:val="0"/>
                  <w:marBottom w:val="0"/>
                  <w:divBdr>
                    <w:top w:val="none" w:sz="0" w:space="0" w:color="auto"/>
                    <w:left w:val="none" w:sz="0" w:space="0" w:color="auto"/>
                    <w:bottom w:val="none" w:sz="0" w:space="0" w:color="auto"/>
                    <w:right w:val="none" w:sz="0" w:space="0" w:color="auto"/>
                  </w:divBdr>
                  <w:divsChild>
                    <w:div w:id="1613434802">
                      <w:marLeft w:val="0"/>
                      <w:marRight w:val="0"/>
                      <w:marTop w:val="0"/>
                      <w:marBottom w:val="0"/>
                      <w:divBdr>
                        <w:top w:val="none" w:sz="0" w:space="0" w:color="auto"/>
                        <w:left w:val="none" w:sz="0" w:space="0" w:color="auto"/>
                        <w:bottom w:val="none" w:sz="0" w:space="0" w:color="auto"/>
                        <w:right w:val="none" w:sz="0" w:space="0" w:color="auto"/>
                      </w:divBdr>
                    </w:div>
                  </w:divsChild>
                </w:div>
                <w:div w:id="794058407">
                  <w:marLeft w:val="0"/>
                  <w:marRight w:val="0"/>
                  <w:marTop w:val="0"/>
                  <w:marBottom w:val="0"/>
                  <w:divBdr>
                    <w:top w:val="none" w:sz="0" w:space="0" w:color="auto"/>
                    <w:left w:val="none" w:sz="0" w:space="0" w:color="auto"/>
                    <w:bottom w:val="none" w:sz="0" w:space="0" w:color="auto"/>
                    <w:right w:val="none" w:sz="0" w:space="0" w:color="auto"/>
                  </w:divBdr>
                  <w:divsChild>
                    <w:div w:id="75637757">
                      <w:marLeft w:val="0"/>
                      <w:marRight w:val="0"/>
                      <w:marTop w:val="0"/>
                      <w:marBottom w:val="0"/>
                      <w:divBdr>
                        <w:top w:val="none" w:sz="0" w:space="0" w:color="auto"/>
                        <w:left w:val="none" w:sz="0" w:space="0" w:color="auto"/>
                        <w:bottom w:val="none" w:sz="0" w:space="0" w:color="auto"/>
                        <w:right w:val="none" w:sz="0" w:space="0" w:color="auto"/>
                      </w:divBdr>
                    </w:div>
                  </w:divsChild>
                </w:div>
                <w:div w:id="1164079314">
                  <w:marLeft w:val="0"/>
                  <w:marRight w:val="0"/>
                  <w:marTop w:val="0"/>
                  <w:marBottom w:val="0"/>
                  <w:divBdr>
                    <w:top w:val="none" w:sz="0" w:space="0" w:color="auto"/>
                    <w:left w:val="none" w:sz="0" w:space="0" w:color="auto"/>
                    <w:bottom w:val="none" w:sz="0" w:space="0" w:color="auto"/>
                    <w:right w:val="none" w:sz="0" w:space="0" w:color="auto"/>
                  </w:divBdr>
                  <w:divsChild>
                    <w:div w:id="320885647">
                      <w:marLeft w:val="0"/>
                      <w:marRight w:val="0"/>
                      <w:marTop w:val="0"/>
                      <w:marBottom w:val="0"/>
                      <w:divBdr>
                        <w:top w:val="none" w:sz="0" w:space="0" w:color="auto"/>
                        <w:left w:val="none" w:sz="0" w:space="0" w:color="auto"/>
                        <w:bottom w:val="none" w:sz="0" w:space="0" w:color="auto"/>
                        <w:right w:val="none" w:sz="0" w:space="0" w:color="auto"/>
                      </w:divBdr>
                    </w:div>
                  </w:divsChild>
                </w:div>
                <w:div w:id="1615819905">
                  <w:marLeft w:val="0"/>
                  <w:marRight w:val="0"/>
                  <w:marTop w:val="0"/>
                  <w:marBottom w:val="0"/>
                  <w:divBdr>
                    <w:top w:val="none" w:sz="0" w:space="0" w:color="auto"/>
                    <w:left w:val="none" w:sz="0" w:space="0" w:color="auto"/>
                    <w:bottom w:val="none" w:sz="0" w:space="0" w:color="auto"/>
                    <w:right w:val="none" w:sz="0" w:space="0" w:color="auto"/>
                  </w:divBdr>
                  <w:divsChild>
                    <w:div w:id="11601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4277">
          <w:marLeft w:val="0"/>
          <w:marRight w:val="0"/>
          <w:marTop w:val="0"/>
          <w:marBottom w:val="0"/>
          <w:divBdr>
            <w:top w:val="none" w:sz="0" w:space="0" w:color="auto"/>
            <w:left w:val="none" w:sz="0" w:space="0" w:color="auto"/>
            <w:bottom w:val="none" w:sz="0" w:space="0" w:color="auto"/>
            <w:right w:val="none" w:sz="0" w:space="0" w:color="auto"/>
          </w:divBdr>
          <w:divsChild>
            <w:div w:id="114640111">
              <w:marLeft w:val="0"/>
              <w:marRight w:val="0"/>
              <w:marTop w:val="0"/>
              <w:marBottom w:val="0"/>
              <w:divBdr>
                <w:top w:val="none" w:sz="0" w:space="0" w:color="auto"/>
                <w:left w:val="none" w:sz="0" w:space="0" w:color="auto"/>
                <w:bottom w:val="none" w:sz="0" w:space="0" w:color="auto"/>
                <w:right w:val="none" w:sz="0" w:space="0" w:color="auto"/>
              </w:divBdr>
            </w:div>
            <w:div w:id="172961662">
              <w:marLeft w:val="0"/>
              <w:marRight w:val="0"/>
              <w:marTop w:val="0"/>
              <w:marBottom w:val="0"/>
              <w:divBdr>
                <w:top w:val="none" w:sz="0" w:space="0" w:color="auto"/>
                <w:left w:val="none" w:sz="0" w:space="0" w:color="auto"/>
                <w:bottom w:val="none" w:sz="0" w:space="0" w:color="auto"/>
                <w:right w:val="none" w:sz="0" w:space="0" w:color="auto"/>
              </w:divBdr>
            </w:div>
            <w:div w:id="218589448">
              <w:marLeft w:val="0"/>
              <w:marRight w:val="0"/>
              <w:marTop w:val="0"/>
              <w:marBottom w:val="0"/>
              <w:divBdr>
                <w:top w:val="none" w:sz="0" w:space="0" w:color="auto"/>
                <w:left w:val="none" w:sz="0" w:space="0" w:color="auto"/>
                <w:bottom w:val="none" w:sz="0" w:space="0" w:color="auto"/>
                <w:right w:val="none" w:sz="0" w:space="0" w:color="auto"/>
              </w:divBdr>
            </w:div>
            <w:div w:id="306281594">
              <w:marLeft w:val="0"/>
              <w:marRight w:val="0"/>
              <w:marTop w:val="0"/>
              <w:marBottom w:val="0"/>
              <w:divBdr>
                <w:top w:val="none" w:sz="0" w:space="0" w:color="auto"/>
                <w:left w:val="none" w:sz="0" w:space="0" w:color="auto"/>
                <w:bottom w:val="none" w:sz="0" w:space="0" w:color="auto"/>
                <w:right w:val="none" w:sz="0" w:space="0" w:color="auto"/>
              </w:divBdr>
            </w:div>
            <w:div w:id="411197874">
              <w:marLeft w:val="0"/>
              <w:marRight w:val="0"/>
              <w:marTop w:val="0"/>
              <w:marBottom w:val="0"/>
              <w:divBdr>
                <w:top w:val="none" w:sz="0" w:space="0" w:color="auto"/>
                <w:left w:val="none" w:sz="0" w:space="0" w:color="auto"/>
                <w:bottom w:val="none" w:sz="0" w:space="0" w:color="auto"/>
                <w:right w:val="none" w:sz="0" w:space="0" w:color="auto"/>
              </w:divBdr>
            </w:div>
            <w:div w:id="732847479">
              <w:marLeft w:val="0"/>
              <w:marRight w:val="0"/>
              <w:marTop w:val="0"/>
              <w:marBottom w:val="0"/>
              <w:divBdr>
                <w:top w:val="none" w:sz="0" w:space="0" w:color="auto"/>
                <w:left w:val="none" w:sz="0" w:space="0" w:color="auto"/>
                <w:bottom w:val="none" w:sz="0" w:space="0" w:color="auto"/>
                <w:right w:val="none" w:sz="0" w:space="0" w:color="auto"/>
              </w:divBdr>
            </w:div>
            <w:div w:id="833229020">
              <w:marLeft w:val="0"/>
              <w:marRight w:val="0"/>
              <w:marTop w:val="0"/>
              <w:marBottom w:val="0"/>
              <w:divBdr>
                <w:top w:val="none" w:sz="0" w:space="0" w:color="auto"/>
                <w:left w:val="none" w:sz="0" w:space="0" w:color="auto"/>
                <w:bottom w:val="none" w:sz="0" w:space="0" w:color="auto"/>
                <w:right w:val="none" w:sz="0" w:space="0" w:color="auto"/>
              </w:divBdr>
            </w:div>
            <w:div w:id="836917155">
              <w:marLeft w:val="0"/>
              <w:marRight w:val="0"/>
              <w:marTop w:val="0"/>
              <w:marBottom w:val="0"/>
              <w:divBdr>
                <w:top w:val="none" w:sz="0" w:space="0" w:color="auto"/>
                <w:left w:val="none" w:sz="0" w:space="0" w:color="auto"/>
                <w:bottom w:val="none" w:sz="0" w:space="0" w:color="auto"/>
                <w:right w:val="none" w:sz="0" w:space="0" w:color="auto"/>
              </w:divBdr>
            </w:div>
            <w:div w:id="888609337">
              <w:marLeft w:val="0"/>
              <w:marRight w:val="0"/>
              <w:marTop w:val="0"/>
              <w:marBottom w:val="0"/>
              <w:divBdr>
                <w:top w:val="none" w:sz="0" w:space="0" w:color="auto"/>
                <w:left w:val="none" w:sz="0" w:space="0" w:color="auto"/>
                <w:bottom w:val="none" w:sz="0" w:space="0" w:color="auto"/>
                <w:right w:val="none" w:sz="0" w:space="0" w:color="auto"/>
              </w:divBdr>
            </w:div>
            <w:div w:id="927270835">
              <w:marLeft w:val="0"/>
              <w:marRight w:val="0"/>
              <w:marTop w:val="0"/>
              <w:marBottom w:val="0"/>
              <w:divBdr>
                <w:top w:val="none" w:sz="0" w:space="0" w:color="auto"/>
                <w:left w:val="none" w:sz="0" w:space="0" w:color="auto"/>
                <w:bottom w:val="none" w:sz="0" w:space="0" w:color="auto"/>
                <w:right w:val="none" w:sz="0" w:space="0" w:color="auto"/>
              </w:divBdr>
            </w:div>
            <w:div w:id="1157724454">
              <w:marLeft w:val="0"/>
              <w:marRight w:val="0"/>
              <w:marTop w:val="0"/>
              <w:marBottom w:val="0"/>
              <w:divBdr>
                <w:top w:val="none" w:sz="0" w:space="0" w:color="auto"/>
                <w:left w:val="none" w:sz="0" w:space="0" w:color="auto"/>
                <w:bottom w:val="none" w:sz="0" w:space="0" w:color="auto"/>
                <w:right w:val="none" w:sz="0" w:space="0" w:color="auto"/>
              </w:divBdr>
            </w:div>
            <w:div w:id="1172573654">
              <w:marLeft w:val="0"/>
              <w:marRight w:val="0"/>
              <w:marTop w:val="0"/>
              <w:marBottom w:val="0"/>
              <w:divBdr>
                <w:top w:val="none" w:sz="0" w:space="0" w:color="auto"/>
                <w:left w:val="none" w:sz="0" w:space="0" w:color="auto"/>
                <w:bottom w:val="none" w:sz="0" w:space="0" w:color="auto"/>
                <w:right w:val="none" w:sz="0" w:space="0" w:color="auto"/>
              </w:divBdr>
            </w:div>
            <w:div w:id="1267227901">
              <w:marLeft w:val="0"/>
              <w:marRight w:val="0"/>
              <w:marTop w:val="0"/>
              <w:marBottom w:val="0"/>
              <w:divBdr>
                <w:top w:val="none" w:sz="0" w:space="0" w:color="auto"/>
                <w:left w:val="none" w:sz="0" w:space="0" w:color="auto"/>
                <w:bottom w:val="none" w:sz="0" w:space="0" w:color="auto"/>
                <w:right w:val="none" w:sz="0" w:space="0" w:color="auto"/>
              </w:divBdr>
            </w:div>
            <w:div w:id="1338002298">
              <w:marLeft w:val="0"/>
              <w:marRight w:val="0"/>
              <w:marTop w:val="0"/>
              <w:marBottom w:val="0"/>
              <w:divBdr>
                <w:top w:val="none" w:sz="0" w:space="0" w:color="auto"/>
                <w:left w:val="none" w:sz="0" w:space="0" w:color="auto"/>
                <w:bottom w:val="none" w:sz="0" w:space="0" w:color="auto"/>
                <w:right w:val="none" w:sz="0" w:space="0" w:color="auto"/>
              </w:divBdr>
            </w:div>
            <w:div w:id="1467164765">
              <w:marLeft w:val="0"/>
              <w:marRight w:val="0"/>
              <w:marTop w:val="0"/>
              <w:marBottom w:val="0"/>
              <w:divBdr>
                <w:top w:val="none" w:sz="0" w:space="0" w:color="auto"/>
                <w:left w:val="none" w:sz="0" w:space="0" w:color="auto"/>
                <w:bottom w:val="none" w:sz="0" w:space="0" w:color="auto"/>
                <w:right w:val="none" w:sz="0" w:space="0" w:color="auto"/>
              </w:divBdr>
            </w:div>
            <w:div w:id="1595045631">
              <w:marLeft w:val="0"/>
              <w:marRight w:val="0"/>
              <w:marTop w:val="0"/>
              <w:marBottom w:val="0"/>
              <w:divBdr>
                <w:top w:val="none" w:sz="0" w:space="0" w:color="auto"/>
                <w:left w:val="none" w:sz="0" w:space="0" w:color="auto"/>
                <w:bottom w:val="none" w:sz="0" w:space="0" w:color="auto"/>
                <w:right w:val="none" w:sz="0" w:space="0" w:color="auto"/>
              </w:divBdr>
            </w:div>
            <w:div w:id="1658264479">
              <w:marLeft w:val="0"/>
              <w:marRight w:val="0"/>
              <w:marTop w:val="0"/>
              <w:marBottom w:val="0"/>
              <w:divBdr>
                <w:top w:val="none" w:sz="0" w:space="0" w:color="auto"/>
                <w:left w:val="none" w:sz="0" w:space="0" w:color="auto"/>
                <w:bottom w:val="none" w:sz="0" w:space="0" w:color="auto"/>
                <w:right w:val="none" w:sz="0" w:space="0" w:color="auto"/>
              </w:divBdr>
            </w:div>
            <w:div w:id="1839424831">
              <w:marLeft w:val="0"/>
              <w:marRight w:val="0"/>
              <w:marTop w:val="0"/>
              <w:marBottom w:val="0"/>
              <w:divBdr>
                <w:top w:val="none" w:sz="0" w:space="0" w:color="auto"/>
                <w:left w:val="none" w:sz="0" w:space="0" w:color="auto"/>
                <w:bottom w:val="none" w:sz="0" w:space="0" w:color="auto"/>
                <w:right w:val="none" w:sz="0" w:space="0" w:color="auto"/>
              </w:divBdr>
            </w:div>
            <w:div w:id="2049528902">
              <w:marLeft w:val="0"/>
              <w:marRight w:val="0"/>
              <w:marTop w:val="0"/>
              <w:marBottom w:val="0"/>
              <w:divBdr>
                <w:top w:val="none" w:sz="0" w:space="0" w:color="auto"/>
                <w:left w:val="none" w:sz="0" w:space="0" w:color="auto"/>
                <w:bottom w:val="none" w:sz="0" w:space="0" w:color="auto"/>
                <w:right w:val="none" w:sz="0" w:space="0" w:color="auto"/>
              </w:divBdr>
            </w:div>
            <w:div w:id="2110881744">
              <w:marLeft w:val="0"/>
              <w:marRight w:val="0"/>
              <w:marTop w:val="0"/>
              <w:marBottom w:val="0"/>
              <w:divBdr>
                <w:top w:val="none" w:sz="0" w:space="0" w:color="auto"/>
                <w:left w:val="none" w:sz="0" w:space="0" w:color="auto"/>
                <w:bottom w:val="none" w:sz="0" w:space="0" w:color="auto"/>
                <w:right w:val="none" w:sz="0" w:space="0" w:color="auto"/>
              </w:divBdr>
            </w:div>
          </w:divsChild>
        </w:div>
        <w:div w:id="943810030">
          <w:marLeft w:val="0"/>
          <w:marRight w:val="0"/>
          <w:marTop w:val="0"/>
          <w:marBottom w:val="0"/>
          <w:divBdr>
            <w:top w:val="none" w:sz="0" w:space="0" w:color="auto"/>
            <w:left w:val="none" w:sz="0" w:space="0" w:color="auto"/>
            <w:bottom w:val="none" w:sz="0" w:space="0" w:color="auto"/>
            <w:right w:val="none" w:sz="0" w:space="0" w:color="auto"/>
          </w:divBdr>
          <w:divsChild>
            <w:div w:id="2059235778">
              <w:marLeft w:val="0"/>
              <w:marRight w:val="0"/>
              <w:marTop w:val="0"/>
              <w:marBottom w:val="0"/>
              <w:divBdr>
                <w:top w:val="none" w:sz="0" w:space="0" w:color="auto"/>
                <w:left w:val="none" w:sz="0" w:space="0" w:color="auto"/>
                <w:bottom w:val="none" w:sz="0" w:space="0" w:color="auto"/>
                <w:right w:val="none" w:sz="0" w:space="0" w:color="auto"/>
              </w:divBdr>
            </w:div>
            <w:div w:id="2137941392">
              <w:marLeft w:val="0"/>
              <w:marRight w:val="0"/>
              <w:marTop w:val="0"/>
              <w:marBottom w:val="0"/>
              <w:divBdr>
                <w:top w:val="none" w:sz="0" w:space="0" w:color="auto"/>
                <w:left w:val="none" w:sz="0" w:space="0" w:color="auto"/>
                <w:bottom w:val="none" w:sz="0" w:space="0" w:color="auto"/>
                <w:right w:val="none" w:sz="0" w:space="0" w:color="auto"/>
              </w:divBdr>
            </w:div>
          </w:divsChild>
        </w:div>
        <w:div w:id="1373193475">
          <w:marLeft w:val="0"/>
          <w:marRight w:val="0"/>
          <w:marTop w:val="0"/>
          <w:marBottom w:val="0"/>
          <w:divBdr>
            <w:top w:val="none" w:sz="0" w:space="0" w:color="auto"/>
            <w:left w:val="none" w:sz="0" w:space="0" w:color="auto"/>
            <w:bottom w:val="none" w:sz="0" w:space="0" w:color="auto"/>
            <w:right w:val="none" w:sz="0" w:space="0" w:color="auto"/>
          </w:divBdr>
          <w:divsChild>
            <w:div w:id="971137447">
              <w:marLeft w:val="0"/>
              <w:marRight w:val="0"/>
              <w:marTop w:val="0"/>
              <w:marBottom w:val="0"/>
              <w:divBdr>
                <w:top w:val="none" w:sz="0" w:space="0" w:color="auto"/>
                <w:left w:val="none" w:sz="0" w:space="0" w:color="auto"/>
                <w:bottom w:val="none" w:sz="0" w:space="0" w:color="auto"/>
                <w:right w:val="none" w:sz="0" w:space="0" w:color="auto"/>
              </w:divBdr>
            </w:div>
            <w:div w:id="1732922152">
              <w:marLeft w:val="0"/>
              <w:marRight w:val="0"/>
              <w:marTop w:val="0"/>
              <w:marBottom w:val="0"/>
              <w:divBdr>
                <w:top w:val="none" w:sz="0" w:space="0" w:color="auto"/>
                <w:left w:val="none" w:sz="0" w:space="0" w:color="auto"/>
                <w:bottom w:val="none" w:sz="0" w:space="0" w:color="auto"/>
                <w:right w:val="none" w:sz="0" w:space="0" w:color="auto"/>
              </w:divBdr>
            </w:div>
            <w:div w:id="1795640177">
              <w:marLeft w:val="0"/>
              <w:marRight w:val="0"/>
              <w:marTop w:val="0"/>
              <w:marBottom w:val="0"/>
              <w:divBdr>
                <w:top w:val="none" w:sz="0" w:space="0" w:color="auto"/>
                <w:left w:val="none" w:sz="0" w:space="0" w:color="auto"/>
                <w:bottom w:val="none" w:sz="0" w:space="0" w:color="auto"/>
                <w:right w:val="none" w:sz="0" w:space="0" w:color="auto"/>
              </w:divBdr>
            </w:div>
          </w:divsChild>
        </w:div>
        <w:div w:id="1694189075">
          <w:marLeft w:val="0"/>
          <w:marRight w:val="0"/>
          <w:marTop w:val="0"/>
          <w:marBottom w:val="0"/>
          <w:divBdr>
            <w:top w:val="none" w:sz="0" w:space="0" w:color="auto"/>
            <w:left w:val="none" w:sz="0" w:space="0" w:color="auto"/>
            <w:bottom w:val="none" w:sz="0" w:space="0" w:color="auto"/>
            <w:right w:val="none" w:sz="0" w:space="0" w:color="auto"/>
          </w:divBdr>
          <w:divsChild>
            <w:div w:id="19430924">
              <w:marLeft w:val="0"/>
              <w:marRight w:val="0"/>
              <w:marTop w:val="0"/>
              <w:marBottom w:val="0"/>
              <w:divBdr>
                <w:top w:val="none" w:sz="0" w:space="0" w:color="auto"/>
                <w:left w:val="none" w:sz="0" w:space="0" w:color="auto"/>
                <w:bottom w:val="none" w:sz="0" w:space="0" w:color="auto"/>
                <w:right w:val="none" w:sz="0" w:space="0" w:color="auto"/>
              </w:divBdr>
            </w:div>
            <w:div w:id="89933646">
              <w:marLeft w:val="0"/>
              <w:marRight w:val="0"/>
              <w:marTop w:val="0"/>
              <w:marBottom w:val="0"/>
              <w:divBdr>
                <w:top w:val="none" w:sz="0" w:space="0" w:color="auto"/>
                <w:left w:val="none" w:sz="0" w:space="0" w:color="auto"/>
                <w:bottom w:val="none" w:sz="0" w:space="0" w:color="auto"/>
                <w:right w:val="none" w:sz="0" w:space="0" w:color="auto"/>
              </w:divBdr>
            </w:div>
            <w:div w:id="128285293">
              <w:marLeft w:val="0"/>
              <w:marRight w:val="0"/>
              <w:marTop w:val="0"/>
              <w:marBottom w:val="0"/>
              <w:divBdr>
                <w:top w:val="none" w:sz="0" w:space="0" w:color="auto"/>
                <w:left w:val="none" w:sz="0" w:space="0" w:color="auto"/>
                <w:bottom w:val="none" w:sz="0" w:space="0" w:color="auto"/>
                <w:right w:val="none" w:sz="0" w:space="0" w:color="auto"/>
              </w:divBdr>
            </w:div>
            <w:div w:id="359014305">
              <w:marLeft w:val="0"/>
              <w:marRight w:val="0"/>
              <w:marTop w:val="0"/>
              <w:marBottom w:val="0"/>
              <w:divBdr>
                <w:top w:val="none" w:sz="0" w:space="0" w:color="auto"/>
                <w:left w:val="none" w:sz="0" w:space="0" w:color="auto"/>
                <w:bottom w:val="none" w:sz="0" w:space="0" w:color="auto"/>
                <w:right w:val="none" w:sz="0" w:space="0" w:color="auto"/>
              </w:divBdr>
            </w:div>
            <w:div w:id="599025712">
              <w:marLeft w:val="0"/>
              <w:marRight w:val="0"/>
              <w:marTop w:val="0"/>
              <w:marBottom w:val="0"/>
              <w:divBdr>
                <w:top w:val="none" w:sz="0" w:space="0" w:color="auto"/>
                <w:left w:val="none" w:sz="0" w:space="0" w:color="auto"/>
                <w:bottom w:val="none" w:sz="0" w:space="0" w:color="auto"/>
                <w:right w:val="none" w:sz="0" w:space="0" w:color="auto"/>
              </w:divBdr>
            </w:div>
            <w:div w:id="718018180">
              <w:marLeft w:val="0"/>
              <w:marRight w:val="0"/>
              <w:marTop w:val="0"/>
              <w:marBottom w:val="0"/>
              <w:divBdr>
                <w:top w:val="none" w:sz="0" w:space="0" w:color="auto"/>
                <w:left w:val="none" w:sz="0" w:space="0" w:color="auto"/>
                <w:bottom w:val="none" w:sz="0" w:space="0" w:color="auto"/>
                <w:right w:val="none" w:sz="0" w:space="0" w:color="auto"/>
              </w:divBdr>
            </w:div>
            <w:div w:id="1488091733">
              <w:marLeft w:val="0"/>
              <w:marRight w:val="0"/>
              <w:marTop w:val="0"/>
              <w:marBottom w:val="0"/>
              <w:divBdr>
                <w:top w:val="none" w:sz="0" w:space="0" w:color="auto"/>
                <w:left w:val="none" w:sz="0" w:space="0" w:color="auto"/>
                <w:bottom w:val="none" w:sz="0" w:space="0" w:color="auto"/>
                <w:right w:val="none" w:sz="0" w:space="0" w:color="auto"/>
              </w:divBdr>
            </w:div>
            <w:div w:id="1584030950">
              <w:marLeft w:val="0"/>
              <w:marRight w:val="0"/>
              <w:marTop w:val="0"/>
              <w:marBottom w:val="0"/>
              <w:divBdr>
                <w:top w:val="none" w:sz="0" w:space="0" w:color="auto"/>
                <w:left w:val="none" w:sz="0" w:space="0" w:color="auto"/>
                <w:bottom w:val="none" w:sz="0" w:space="0" w:color="auto"/>
                <w:right w:val="none" w:sz="0" w:space="0" w:color="auto"/>
              </w:divBdr>
            </w:div>
            <w:div w:id="1677926943">
              <w:marLeft w:val="0"/>
              <w:marRight w:val="0"/>
              <w:marTop w:val="0"/>
              <w:marBottom w:val="0"/>
              <w:divBdr>
                <w:top w:val="none" w:sz="0" w:space="0" w:color="auto"/>
                <w:left w:val="none" w:sz="0" w:space="0" w:color="auto"/>
                <w:bottom w:val="none" w:sz="0" w:space="0" w:color="auto"/>
                <w:right w:val="none" w:sz="0" w:space="0" w:color="auto"/>
              </w:divBdr>
            </w:div>
            <w:div w:id="1767844300">
              <w:marLeft w:val="0"/>
              <w:marRight w:val="0"/>
              <w:marTop w:val="0"/>
              <w:marBottom w:val="0"/>
              <w:divBdr>
                <w:top w:val="none" w:sz="0" w:space="0" w:color="auto"/>
                <w:left w:val="none" w:sz="0" w:space="0" w:color="auto"/>
                <w:bottom w:val="none" w:sz="0" w:space="0" w:color="auto"/>
                <w:right w:val="none" w:sz="0" w:space="0" w:color="auto"/>
              </w:divBdr>
            </w:div>
            <w:div w:id="1967656591">
              <w:marLeft w:val="0"/>
              <w:marRight w:val="0"/>
              <w:marTop w:val="0"/>
              <w:marBottom w:val="0"/>
              <w:divBdr>
                <w:top w:val="none" w:sz="0" w:space="0" w:color="auto"/>
                <w:left w:val="none" w:sz="0" w:space="0" w:color="auto"/>
                <w:bottom w:val="none" w:sz="0" w:space="0" w:color="auto"/>
                <w:right w:val="none" w:sz="0" w:space="0" w:color="auto"/>
              </w:divBdr>
            </w:div>
            <w:div w:id="2038190029">
              <w:marLeft w:val="0"/>
              <w:marRight w:val="0"/>
              <w:marTop w:val="0"/>
              <w:marBottom w:val="0"/>
              <w:divBdr>
                <w:top w:val="none" w:sz="0" w:space="0" w:color="auto"/>
                <w:left w:val="none" w:sz="0" w:space="0" w:color="auto"/>
                <w:bottom w:val="none" w:sz="0" w:space="0" w:color="auto"/>
                <w:right w:val="none" w:sz="0" w:space="0" w:color="auto"/>
              </w:divBdr>
            </w:div>
            <w:div w:id="2107576007">
              <w:marLeft w:val="0"/>
              <w:marRight w:val="0"/>
              <w:marTop w:val="0"/>
              <w:marBottom w:val="0"/>
              <w:divBdr>
                <w:top w:val="none" w:sz="0" w:space="0" w:color="auto"/>
                <w:left w:val="none" w:sz="0" w:space="0" w:color="auto"/>
                <w:bottom w:val="none" w:sz="0" w:space="0" w:color="auto"/>
                <w:right w:val="none" w:sz="0" w:space="0" w:color="auto"/>
              </w:divBdr>
            </w:div>
          </w:divsChild>
        </w:div>
        <w:div w:id="1964267401">
          <w:marLeft w:val="0"/>
          <w:marRight w:val="0"/>
          <w:marTop w:val="0"/>
          <w:marBottom w:val="0"/>
          <w:divBdr>
            <w:top w:val="none" w:sz="0" w:space="0" w:color="auto"/>
            <w:left w:val="none" w:sz="0" w:space="0" w:color="auto"/>
            <w:bottom w:val="none" w:sz="0" w:space="0" w:color="auto"/>
            <w:right w:val="none" w:sz="0" w:space="0" w:color="auto"/>
          </w:divBdr>
          <w:divsChild>
            <w:div w:id="62916803">
              <w:marLeft w:val="0"/>
              <w:marRight w:val="0"/>
              <w:marTop w:val="0"/>
              <w:marBottom w:val="0"/>
              <w:divBdr>
                <w:top w:val="none" w:sz="0" w:space="0" w:color="auto"/>
                <w:left w:val="none" w:sz="0" w:space="0" w:color="auto"/>
                <w:bottom w:val="none" w:sz="0" w:space="0" w:color="auto"/>
                <w:right w:val="none" w:sz="0" w:space="0" w:color="auto"/>
              </w:divBdr>
            </w:div>
            <w:div w:id="298075697">
              <w:marLeft w:val="0"/>
              <w:marRight w:val="0"/>
              <w:marTop w:val="0"/>
              <w:marBottom w:val="0"/>
              <w:divBdr>
                <w:top w:val="none" w:sz="0" w:space="0" w:color="auto"/>
                <w:left w:val="none" w:sz="0" w:space="0" w:color="auto"/>
                <w:bottom w:val="none" w:sz="0" w:space="0" w:color="auto"/>
                <w:right w:val="none" w:sz="0" w:space="0" w:color="auto"/>
              </w:divBdr>
            </w:div>
            <w:div w:id="412824858">
              <w:marLeft w:val="0"/>
              <w:marRight w:val="0"/>
              <w:marTop w:val="0"/>
              <w:marBottom w:val="0"/>
              <w:divBdr>
                <w:top w:val="none" w:sz="0" w:space="0" w:color="auto"/>
                <w:left w:val="none" w:sz="0" w:space="0" w:color="auto"/>
                <w:bottom w:val="none" w:sz="0" w:space="0" w:color="auto"/>
                <w:right w:val="none" w:sz="0" w:space="0" w:color="auto"/>
              </w:divBdr>
            </w:div>
            <w:div w:id="886066537">
              <w:marLeft w:val="0"/>
              <w:marRight w:val="0"/>
              <w:marTop w:val="0"/>
              <w:marBottom w:val="0"/>
              <w:divBdr>
                <w:top w:val="none" w:sz="0" w:space="0" w:color="auto"/>
                <w:left w:val="none" w:sz="0" w:space="0" w:color="auto"/>
                <w:bottom w:val="none" w:sz="0" w:space="0" w:color="auto"/>
                <w:right w:val="none" w:sz="0" w:space="0" w:color="auto"/>
              </w:divBdr>
            </w:div>
            <w:div w:id="99387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82460">
      <w:bodyDiv w:val="1"/>
      <w:marLeft w:val="0"/>
      <w:marRight w:val="0"/>
      <w:marTop w:val="0"/>
      <w:marBottom w:val="0"/>
      <w:divBdr>
        <w:top w:val="none" w:sz="0" w:space="0" w:color="auto"/>
        <w:left w:val="none" w:sz="0" w:space="0" w:color="auto"/>
        <w:bottom w:val="none" w:sz="0" w:space="0" w:color="auto"/>
        <w:right w:val="none" w:sz="0" w:space="0" w:color="auto"/>
      </w:divBdr>
    </w:div>
    <w:div w:id="559368541">
      <w:bodyDiv w:val="1"/>
      <w:marLeft w:val="0"/>
      <w:marRight w:val="0"/>
      <w:marTop w:val="0"/>
      <w:marBottom w:val="0"/>
      <w:divBdr>
        <w:top w:val="none" w:sz="0" w:space="0" w:color="auto"/>
        <w:left w:val="none" w:sz="0" w:space="0" w:color="auto"/>
        <w:bottom w:val="none" w:sz="0" w:space="0" w:color="auto"/>
        <w:right w:val="none" w:sz="0" w:space="0" w:color="auto"/>
      </w:divBdr>
    </w:div>
    <w:div w:id="587999508">
      <w:bodyDiv w:val="1"/>
      <w:marLeft w:val="0"/>
      <w:marRight w:val="0"/>
      <w:marTop w:val="0"/>
      <w:marBottom w:val="0"/>
      <w:divBdr>
        <w:top w:val="none" w:sz="0" w:space="0" w:color="auto"/>
        <w:left w:val="none" w:sz="0" w:space="0" w:color="auto"/>
        <w:bottom w:val="none" w:sz="0" w:space="0" w:color="auto"/>
        <w:right w:val="none" w:sz="0" w:space="0" w:color="auto"/>
      </w:divBdr>
    </w:div>
    <w:div w:id="606617579">
      <w:bodyDiv w:val="1"/>
      <w:marLeft w:val="0"/>
      <w:marRight w:val="0"/>
      <w:marTop w:val="0"/>
      <w:marBottom w:val="0"/>
      <w:divBdr>
        <w:top w:val="none" w:sz="0" w:space="0" w:color="auto"/>
        <w:left w:val="none" w:sz="0" w:space="0" w:color="auto"/>
        <w:bottom w:val="none" w:sz="0" w:space="0" w:color="auto"/>
        <w:right w:val="none" w:sz="0" w:space="0" w:color="auto"/>
      </w:divBdr>
      <w:divsChild>
        <w:div w:id="111830710">
          <w:marLeft w:val="562"/>
          <w:marRight w:val="0"/>
          <w:marTop w:val="75"/>
          <w:marBottom w:val="0"/>
          <w:divBdr>
            <w:top w:val="none" w:sz="0" w:space="0" w:color="auto"/>
            <w:left w:val="none" w:sz="0" w:space="0" w:color="auto"/>
            <w:bottom w:val="none" w:sz="0" w:space="0" w:color="auto"/>
            <w:right w:val="none" w:sz="0" w:space="0" w:color="auto"/>
          </w:divBdr>
        </w:div>
        <w:div w:id="573928352">
          <w:marLeft w:val="562"/>
          <w:marRight w:val="0"/>
          <w:marTop w:val="75"/>
          <w:marBottom w:val="0"/>
          <w:divBdr>
            <w:top w:val="none" w:sz="0" w:space="0" w:color="auto"/>
            <w:left w:val="none" w:sz="0" w:space="0" w:color="auto"/>
            <w:bottom w:val="none" w:sz="0" w:space="0" w:color="auto"/>
            <w:right w:val="none" w:sz="0" w:space="0" w:color="auto"/>
          </w:divBdr>
        </w:div>
        <w:div w:id="1357733412">
          <w:marLeft w:val="562"/>
          <w:marRight w:val="0"/>
          <w:marTop w:val="75"/>
          <w:marBottom w:val="0"/>
          <w:divBdr>
            <w:top w:val="none" w:sz="0" w:space="0" w:color="auto"/>
            <w:left w:val="none" w:sz="0" w:space="0" w:color="auto"/>
            <w:bottom w:val="none" w:sz="0" w:space="0" w:color="auto"/>
            <w:right w:val="none" w:sz="0" w:space="0" w:color="auto"/>
          </w:divBdr>
        </w:div>
      </w:divsChild>
    </w:div>
    <w:div w:id="794716731">
      <w:bodyDiv w:val="1"/>
      <w:marLeft w:val="0"/>
      <w:marRight w:val="0"/>
      <w:marTop w:val="0"/>
      <w:marBottom w:val="0"/>
      <w:divBdr>
        <w:top w:val="none" w:sz="0" w:space="0" w:color="auto"/>
        <w:left w:val="none" w:sz="0" w:space="0" w:color="auto"/>
        <w:bottom w:val="none" w:sz="0" w:space="0" w:color="auto"/>
        <w:right w:val="none" w:sz="0" w:space="0" w:color="auto"/>
      </w:divBdr>
    </w:div>
    <w:div w:id="920942391">
      <w:bodyDiv w:val="1"/>
      <w:marLeft w:val="0"/>
      <w:marRight w:val="0"/>
      <w:marTop w:val="0"/>
      <w:marBottom w:val="0"/>
      <w:divBdr>
        <w:top w:val="none" w:sz="0" w:space="0" w:color="auto"/>
        <w:left w:val="none" w:sz="0" w:space="0" w:color="auto"/>
        <w:bottom w:val="none" w:sz="0" w:space="0" w:color="auto"/>
        <w:right w:val="none" w:sz="0" w:space="0" w:color="auto"/>
      </w:divBdr>
      <w:divsChild>
        <w:div w:id="82341185">
          <w:marLeft w:val="0"/>
          <w:marRight w:val="0"/>
          <w:marTop w:val="0"/>
          <w:marBottom w:val="0"/>
          <w:divBdr>
            <w:top w:val="none" w:sz="0" w:space="0" w:color="auto"/>
            <w:left w:val="none" w:sz="0" w:space="0" w:color="auto"/>
            <w:bottom w:val="none" w:sz="0" w:space="0" w:color="auto"/>
            <w:right w:val="none" w:sz="0" w:space="0" w:color="auto"/>
          </w:divBdr>
        </w:div>
        <w:div w:id="281422459">
          <w:marLeft w:val="0"/>
          <w:marRight w:val="0"/>
          <w:marTop w:val="0"/>
          <w:marBottom w:val="0"/>
          <w:divBdr>
            <w:top w:val="none" w:sz="0" w:space="0" w:color="auto"/>
            <w:left w:val="none" w:sz="0" w:space="0" w:color="auto"/>
            <w:bottom w:val="none" w:sz="0" w:space="0" w:color="auto"/>
            <w:right w:val="none" w:sz="0" w:space="0" w:color="auto"/>
          </w:divBdr>
        </w:div>
        <w:div w:id="347608780">
          <w:marLeft w:val="0"/>
          <w:marRight w:val="0"/>
          <w:marTop w:val="0"/>
          <w:marBottom w:val="0"/>
          <w:divBdr>
            <w:top w:val="none" w:sz="0" w:space="0" w:color="auto"/>
            <w:left w:val="none" w:sz="0" w:space="0" w:color="auto"/>
            <w:bottom w:val="none" w:sz="0" w:space="0" w:color="auto"/>
            <w:right w:val="none" w:sz="0" w:space="0" w:color="auto"/>
          </w:divBdr>
        </w:div>
        <w:div w:id="414279615">
          <w:marLeft w:val="0"/>
          <w:marRight w:val="0"/>
          <w:marTop w:val="0"/>
          <w:marBottom w:val="0"/>
          <w:divBdr>
            <w:top w:val="none" w:sz="0" w:space="0" w:color="auto"/>
            <w:left w:val="none" w:sz="0" w:space="0" w:color="auto"/>
            <w:bottom w:val="none" w:sz="0" w:space="0" w:color="auto"/>
            <w:right w:val="none" w:sz="0" w:space="0" w:color="auto"/>
          </w:divBdr>
        </w:div>
        <w:div w:id="670379551">
          <w:marLeft w:val="0"/>
          <w:marRight w:val="0"/>
          <w:marTop w:val="0"/>
          <w:marBottom w:val="0"/>
          <w:divBdr>
            <w:top w:val="none" w:sz="0" w:space="0" w:color="auto"/>
            <w:left w:val="none" w:sz="0" w:space="0" w:color="auto"/>
            <w:bottom w:val="none" w:sz="0" w:space="0" w:color="auto"/>
            <w:right w:val="none" w:sz="0" w:space="0" w:color="auto"/>
          </w:divBdr>
        </w:div>
        <w:div w:id="885681222">
          <w:marLeft w:val="0"/>
          <w:marRight w:val="0"/>
          <w:marTop w:val="0"/>
          <w:marBottom w:val="0"/>
          <w:divBdr>
            <w:top w:val="none" w:sz="0" w:space="0" w:color="auto"/>
            <w:left w:val="none" w:sz="0" w:space="0" w:color="auto"/>
            <w:bottom w:val="none" w:sz="0" w:space="0" w:color="auto"/>
            <w:right w:val="none" w:sz="0" w:space="0" w:color="auto"/>
          </w:divBdr>
        </w:div>
        <w:div w:id="1116632034">
          <w:marLeft w:val="0"/>
          <w:marRight w:val="0"/>
          <w:marTop w:val="0"/>
          <w:marBottom w:val="0"/>
          <w:divBdr>
            <w:top w:val="none" w:sz="0" w:space="0" w:color="auto"/>
            <w:left w:val="none" w:sz="0" w:space="0" w:color="auto"/>
            <w:bottom w:val="none" w:sz="0" w:space="0" w:color="auto"/>
            <w:right w:val="none" w:sz="0" w:space="0" w:color="auto"/>
          </w:divBdr>
        </w:div>
        <w:div w:id="1204947018">
          <w:marLeft w:val="0"/>
          <w:marRight w:val="0"/>
          <w:marTop w:val="0"/>
          <w:marBottom w:val="0"/>
          <w:divBdr>
            <w:top w:val="none" w:sz="0" w:space="0" w:color="auto"/>
            <w:left w:val="none" w:sz="0" w:space="0" w:color="auto"/>
            <w:bottom w:val="none" w:sz="0" w:space="0" w:color="auto"/>
            <w:right w:val="none" w:sz="0" w:space="0" w:color="auto"/>
          </w:divBdr>
        </w:div>
        <w:div w:id="1319992868">
          <w:marLeft w:val="0"/>
          <w:marRight w:val="0"/>
          <w:marTop w:val="0"/>
          <w:marBottom w:val="0"/>
          <w:divBdr>
            <w:top w:val="none" w:sz="0" w:space="0" w:color="auto"/>
            <w:left w:val="none" w:sz="0" w:space="0" w:color="auto"/>
            <w:bottom w:val="none" w:sz="0" w:space="0" w:color="auto"/>
            <w:right w:val="none" w:sz="0" w:space="0" w:color="auto"/>
          </w:divBdr>
        </w:div>
        <w:div w:id="1336499614">
          <w:marLeft w:val="0"/>
          <w:marRight w:val="0"/>
          <w:marTop w:val="0"/>
          <w:marBottom w:val="0"/>
          <w:divBdr>
            <w:top w:val="none" w:sz="0" w:space="0" w:color="auto"/>
            <w:left w:val="none" w:sz="0" w:space="0" w:color="auto"/>
            <w:bottom w:val="none" w:sz="0" w:space="0" w:color="auto"/>
            <w:right w:val="none" w:sz="0" w:space="0" w:color="auto"/>
          </w:divBdr>
        </w:div>
        <w:div w:id="1559243547">
          <w:marLeft w:val="0"/>
          <w:marRight w:val="0"/>
          <w:marTop w:val="0"/>
          <w:marBottom w:val="0"/>
          <w:divBdr>
            <w:top w:val="none" w:sz="0" w:space="0" w:color="auto"/>
            <w:left w:val="none" w:sz="0" w:space="0" w:color="auto"/>
            <w:bottom w:val="none" w:sz="0" w:space="0" w:color="auto"/>
            <w:right w:val="none" w:sz="0" w:space="0" w:color="auto"/>
          </w:divBdr>
        </w:div>
      </w:divsChild>
    </w:div>
    <w:div w:id="931427559">
      <w:bodyDiv w:val="1"/>
      <w:marLeft w:val="0"/>
      <w:marRight w:val="0"/>
      <w:marTop w:val="0"/>
      <w:marBottom w:val="0"/>
      <w:divBdr>
        <w:top w:val="none" w:sz="0" w:space="0" w:color="auto"/>
        <w:left w:val="none" w:sz="0" w:space="0" w:color="auto"/>
        <w:bottom w:val="none" w:sz="0" w:space="0" w:color="auto"/>
        <w:right w:val="none" w:sz="0" w:space="0" w:color="auto"/>
      </w:divBdr>
      <w:divsChild>
        <w:div w:id="85999852">
          <w:marLeft w:val="288"/>
          <w:marRight w:val="0"/>
          <w:marTop w:val="75"/>
          <w:marBottom w:val="0"/>
          <w:divBdr>
            <w:top w:val="none" w:sz="0" w:space="0" w:color="auto"/>
            <w:left w:val="none" w:sz="0" w:space="0" w:color="auto"/>
            <w:bottom w:val="none" w:sz="0" w:space="0" w:color="auto"/>
            <w:right w:val="none" w:sz="0" w:space="0" w:color="auto"/>
          </w:divBdr>
        </w:div>
        <w:div w:id="512912781">
          <w:marLeft w:val="288"/>
          <w:marRight w:val="0"/>
          <w:marTop w:val="75"/>
          <w:marBottom w:val="0"/>
          <w:divBdr>
            <w:top w:val="none" w:sz="0" w:space="0" w:color="auto"/>
            <w:left w:val="none" w:sz="0" w:space="0" w:color="auto"/>
            <w:bottom w:val="none" w:sz="0" w:space="0" w:color="auto"/>
            <w:right w:val="none" w:sz="0" w:space="0" w:color="auto"/>
          </w:divBdr>
        </w:div>
        <w:div w:id="908199104">
          <w:marLeft w:val="288"/>
          <w:marRight w:val="0"/>
          <w:marTop w:val="75"/>
          <w:marBottom w:val="0"/>
          <w:divBdr>
            <w:top w:val="none" w:sz="0" w:space="0" w:color="auto"/>
            <w:left w:val="none" w:sz="0" w:space="0" w:color="auto"/>
            <w:bottom w:val="none" w:sz="0" w:space="0" w:color="auto"/>
            <w:right w:val="none" w:sz="0" w:space="0" w:color="auto"/>
          </w:divBdr>
        </w:div>
        <w:div w:id="1169173813">
          <w:marLeft w:val="288"/>
          <w:marRight w:val="0"/>
          <w:marTop w:val="75"/>
          <w:marBottom w:val="0"/>
          <w:divBdr>
            <w:top w:val="none" w:sz="0" w:space="0" w:color="auto"/>
            <w:left w:val="none" w:sz="0" w:space="0" w:color="auto"/>
            <w:bottom w:val="none" w:sz="0" w:space="0" w:color="auto"/>
            <w:right w:val="none" w:sz="0" w:space="0" w:color="auto"/>
          </w:divBdr>
        </w:div>
        <w:div w:id="1216431463">
          <w:marLeft w:val="288"/>
          <w:marRight w:val="0"/>
          <w:marTop w:val="75"/>
          <w:marBottom w:val="0"/>
          <w:divBdr>
            <w:top w:val="none" w:sz="0" w:space="0" w:color="auto"/>
            <w:left w:val="none" w:sz="0" w:space="0" w:color="auto"/>
            <w:bottom w:val="none" w:sz="0" w:space="0" w:color="auto"/>
            <w:right w:val="none" w:sz="0" w:space="0" w:color="auto"/>
          </w:divBdr>
        </w:div>
        <w:div w:id="1850364317">
          <w:marLeft w:val="288"/>
          <w:marRight w:val="0"/>
          <w:marTop w:val="75"/>
          <w:marBottom w:val="0"/>
          <w:divBdr>
            <w:top w:val="none" w:sz="0" w:space="0" w:color="auto"/>
            <w:left w:val="none" w:sz="0" w:space="0" w:color="auto"/>
            <w:bottom w:val="none" w:sz="0" w:space="0" w:color="auto"/>
            <w:right w:val="none" w:sz="0" w:space="0" w:color="auto"/>
          </w:divBdr>
        </w:div>
        <w:div w:id="1854765428">
          <w:marLeft w:val="288"/>
          <w:marRight w:val="0"/>
          <w:marTop w:val="75"/>
          <w:marBottom w:val="0"/>
          <w:divBdr>
            <w:top w:val="none" w:sz="0" w:space="0" w:color="auto"/>
            <w:left w:val="none" w:sz="0" w:space="0" w:color="auto"/>
            <w:bottom w:val="none" w:sz="0" w:space="0" w:color="auto"/>
            <w:right w:val="none" w:sz="0" w:space="0" w:color="auto"/>
          </w:divBdr>
        </w:div>
        <w:div w:id="1946959322">
          <w:marLeft w:val="288"/>
          <w:marRight w:val="0"/>
          <w:marTop w:val="75"/>
          <w:marBottom w:val="0"/>
          <w:divBdr>
            <w:top w:val="none" w:sz="0" w:space="0" w:color="auto"/>
            <w:left w:val="none" w:sz="0" w:space="0" w:color="auto"/>
            <w:bottom w:val="none" w:sz="0" w:space="0" w:color="auto"/>
            <w:right w:val="none" w:sz="0" w:space="0" w:color="auto"/>
          </w:divBdr>
        </w:div>
      </w:divsChild>
    </w:div>
    <w:div w:id="981156049">
      <w:bodyDiv w:val="1"/>
      <w:marLeft w:val="0"/>
      <w:marRight w:val="0"/>
      <w:marTop w:val="0"/>
      <w:marBottom w:val="0"/>
      <w:divBdr>
        <w:top w:val="none" w:sz="0" w:space="0" w:color="auto"/>
        <w:left w:val="none" w:sz="0" w:space="0" w:color="auto"/>
        <w:bottom w:val="none" w:sz="0" w:space="0" w:color="auto"/>
        <w:right w:val="none" w:sz="0" w:space="0" w:color="auto"/>
      </w:divBdr>
    </w:div>
    <w:div w:id="1024985769">
      <w:bodyDiv w:val="1"/>
      <w:marLeft w:val="0"/>
      <w:marRight w:val="0"/>
      <w:marTop w:val="0"/>
      <w:marBottom w:val="0"/>
      <w:divBdr>
        <w:top w:val="none" w:sz="0" w:space="0" w:color="auto"/>
        <w:left w:val="none" w:sz="0" w:space="0" w:color="auto"/>
        <w:bottom w:val="none" w:sz="0" w:space="0" w:color="auto"/>
        <w:right w:val="none" w:sz="0" w:space="0" w:color="auto"/>
      </w:divBdr>
    </w:div>
    <w:div w:id="1120536489">
      <w:bodyDiv w:val="1"/>
      <w:marLeft w:val="0"/>
      <w:marRight w:val="0"/>
      <w:marTop w:val="0"/>
      <w:marBottom w:val="0"/>
      <w:divBdr>
        <w:top w:val="none" w:sz="0" w:space="0" w:color="auto"/>
        <w:left w:val="none" w:sz="0" w:space="0" w:color="auto"/>
        <w:bottom w:val="none" w:sz="0" w:space="0" w:color="auto"/>
        <w:right w:val="none" w:sz="0" w:space="0" w:color="auto"/>
      </w:divBdr>
      <w:divsChild>
        <w:div w:id="151528322">
          <w:marLeft w:val="0"/>
          <w:marRight w:val="0"/>
          <w:marTop w:val="0"/>
          <w:marBottom w:val="0"/>
          <w:divBdr>
            <w:top w:val="none" w:sz="0" w:space="0" w:color="auto"/>
            <w:left w:val="none" w:sz="0" w:space="0" w:color="auto"/>
            <w:bottom w:val="none" w:sz="0" w:space="0" w:color="auto"/>
            <w:right w:val="none" w:sz="0" w:space="0" w:color="auto"/>
          </w:divBdr>
        </w:div>
        <w:div w:id="228728722">
          <w:marLeft w:val="0"/>
          <w:marRight w:val="0"/>
          <w:marTop w:val="0"/>
          <w:marBottom w:val="0"/>
          <w:divBdr>
            <w:top w:val="none" w:sz="0" w:space="0" w:color="auto"/>
            <w:left w:val="none" w:sz="0" w:space="0" w:color="auto"/>
            <w:bottom w:val="none" w:sz="0" w:space="0" w:color="auto"/>
            <w:right w:val="none" w:sz="0" w:space="0" w:color="auto"/>
          </w:divBdr>
        </w:div>
        <w:div w:id="592713361">
          <w:marLeft w:val="0"/>
          <w:marRight w:val="0"/>
          <w:marTop w:val="0"/>
          <w:marBottom w:val="0"/>
          <w:divBdr>
            <w:top w:val="none" w:sz="0" w:space="0" w:color="auto"/>
            <w:left w:val="none" w:sz="0" w:space="0" w:color="auto"/>
            <w:bottom w:val="none" w:sz="0" w:space="0" w:color="auto"/>
            <w:right w:val="none" w:sz="0" w:space="0" w:color="auto"/>
          </w:divBdr>
        </w:div>
        <w:div w:id="883833156">
          <w:marLeft w:val="0"/>
          <w:marRight w:val="0"/>
          <w:marTop w:val="0"/>
          <w:marBottom w:val="0"/>
          <w:divBdr>
            <w:top w:val="none" w:sz="0" w:space="0" w:color="auto"/>
            <w:left w:val="none" w:sz="0" w:space="0" w:color="auto"/>
            <w:bottom w:val="none" w:sz="0" w:space="0" w:color="auto"/>
            <w:right w:val="none" w:sz="0" w:space="0" w:color="auto"/>
          </w:divBdr>
        </w:div>
        <w:div w:id="959461113">
          <w:marLeft w:val="0"/>
          <w:marRight w:val="0"/>
          <w:marTop w:val="0"/>
          <w:marBottom w:val="0"/>
          <w:divBdr>
            <w:top w:val="none" w:sz="0" w:space="0" w:color="auto"/>
            <w:left w:val="none" w:sz="0" w:space="0" w:color="auto"/>
            <w:bottom w:val="none" w:sz="0" w:space="0" w:color="auto"/>
            <w:right w:val="none" w:sz="0" w:space="0" w:color="auto"/>
          </w:divBdr>
        </w:div>
        <w:div w:id="1096751669">
          <w:marLeft w:val="0"/>
          <w:marRight w:val="0"/>
          <w:marTop w:val="0"/>
          <w:marBottom w:val="0"/>
          <w:divBdr>
            <w:top w:val="none" w:sz="0" w:space="0" w:color="auto"/>
            <w:left w:val="none" w:sz="0" w:space="0" w:color="auto"/>
            <w:bottom w:val="none" w:sz="0" w:space="0" w:color="auto"/>
            <w:right w:val="none" w:sz="0" w:space="0" w:color="auto"/>
          </w:divBdr>
        </w:div>
        <w:div w:id="1959988623">
          <w:marLeft w:val="0"/>
          <w:marRight w:val="0"/>
          <w:marTop w:val="0"/>
          <w:marBottom w:val="0"/>
          <w:divBdr>
            <w:top w:val="none" w:sz="0" w:space="0" w:color="auto"/>
            <w:left w:val="none" w:sz="0" w:space="0" w:color="auto"/>
            <w:bottom w:val="none" w:sz="0" w:space="0" w:color="auto"/>
            <w:right w:val="none" w:sz="0" w:space="0" w:color="auto"/>
          </w:divBdr>
        </w:div>
        <w:div w:id="2006007617">
          <w:marLeft w:val="0"/>
          <w:marRight w:val="0"/>
          <w:marTop w:val="0"/>
          <w:marBottom w:val="0"/>
          <w:divBdr>
            <w:top w:val="none" w:sz="0" w:space="0" w:color="auto"/>
            <w:left w:val="none" w:sz="0" w:space="0" w:color="auto"/>
            <w:bottom w:val="none" w:sz="0" w:space="0" w:color="auto"/>
            <w:right w:val="none" w:sz="0" w:space="0" w:color="auto"/>
          </w:divBdr>
        </w:div>
      </w:divsChild>
    </w:div>
    <w:div w:id="1126317431">
      <w:bodyDiv w:val="1"/>
      <w:marLeft w:val="0"/>
      <w:marRight w:val="0"/>
      <w:marTop w:val="0"/>
      <w:marBottom w:val="0"/>
      <w:divBdr>
        <w:top w:val="none" w:sz="0" w:space="0" w:color="auto"/>
        <w:left w:val="none" w:sz="0" w:space="0" w:color="auto"/>
        <w:bottom w:val="none" w:sz="0" w:space="0" w:color="auto"/>
        <w:right w:val="none" w:sz="0" w:space="0" w:color="auto"/>
      </w:divBdr>
    </w:div>
    <w:div w:id="1228111204">
      <w:bodyDiv w:val="1"/>
      <w:marLeft w:val="0"/>
      <w:marRight w:val="0"/>
      <w:marTop w:val="0"/>
      <w:marBottom w:val="0"/>
      <w:divBdr>
        <w:top w:val="none" w:sz="0" w:space="0" w:color="auto"/>
        <w:left w:val="none" w:sz="0" w:space="0" w:color="auto"/>
        <w:bottom w:val="none" w:sz="0" w:space="0" w:color="auto"/>
        <w:right w:val="none" w:sz="0" w:space="0" w:color="auto"/>
      </w:divBdr>
      <w:divsChild>
        <w:div w:id="280888022">
          <w:marLeft w:val="461"/>
          <w:marRight w:val="0"/>
          <w:marTop w:val="75"/>
          <w:marBottom w:val="0"/>
          <w:divBdr>
            <w:top w:val="none" w:sz="0" w:space="0" w:color="auto"/>
            <w:left w:val="none" w:sz="0" w:space="0" w:color="auto"/>
            <w:bottom w:val="none" w:sz="0" w:space="0" w:color="auto"/>
            <w:right w:val="none" w:sz="0" w:space="0" w:color="auto"/>
          </w:divBdr>
        </w:div>
        <w:div w:id="557865745">
          <w:marLeft w:val="461"/>
          <w:marRight w:val="0"/>
          <w:marTop w:val="75"/>
          <w:marBottom w:val="0"/>
          <w:divBdr>
            <w:top w:val="none" w:sz="0" w:space="0" w:color="auto"/>
            <w:left w:val="none" w:sz="0" w:space="0" w:color="auto"/>
            <w:bottom w:val="none" w:sz="0" w:space="0" w:color="auto"/>
            <w:right w:val="none" w:sz="0" w:space="0" w:color="auto"/>
          </w:divBdr>
        </w:div>
        <w:div w:id="1285695304">
          <w:marLeft w:val="461"/>
          <w:marRight w:val="0"/>
          <w:marTop w:val="75"/>
          <w:marBottom w:val="0"/>
          <w:divBdr>
            <w:top w:val="none" w:sz="0" w:space="0" w:color="auto"/>
            <w:left w:val="none" w:sz="0" w:space="0" w:color="auto"/>
            <w:bottom w:val="none" w:sz="0" w:space="0" w:color="auto"/>
            <w:right w:val="none" w:sz="0" w:space="0" w:color="auto"/>
          </w:divBdr>
        </w:div>
      </w:divsChild>
    </w:div>
    <w:div w:id="1361473802">
      <w:bodyDiv w:val="1"/>
      <w:marLeft w:val="0"/>
      <w:marRight w:val="0"/>
      <w:marTop w:val="0"/>
      <w:marBottom w:val="0"/>
      <w:divBdr>
        <w:top w:val="none" w:sz="0" w:space="0" w:color="auto"/>
        <w:left w:val="none" w:sz="0" w:space="0" w:color="auto"/>
        <w:bottom w:val="none" w:sz="0" w:space="0" w:color="auto"/>
        <w:right w:val="none" w:sz="0" w:space="0" w:color="auto"/>
      </w:divBdr>
    </w:div>
    <w:div w:id="1384669585">
      <w:bodyDiv w:val="1"/>
      <w:marLeft w:val="0"/>
      <w:marRight w:val="0"/>
      <w:marTop w:val="0"/>
      <w:marBottom w:val="0"/>
      <w:divBdr>
        <w:top w:val="none" w:sz="0" w:space="0" w:color="auto"/>
        <w:left w:val="none" w:sz="0" w:space="0" w:color="auto"/>
        <w:bottom w:val="none" w:sz="0" w:space="0" w:color="auto"/>
        <w:right w:val="none" w:sz="0" w:space="0" w:color="auto"/>
      </w:divBdr>
    </w:div>
    <w:div w:id="1417702801">
      <w:bodyDiv w:val="1"/>
      <w:marLeft w:val="0"/>
      <w:marRight w:val="0"/>
      <w:marTop w:val="0"/>
      <w:marBottom w:val="0"/>
      <w:divBdr>
        <w:top w:val="none" w:sz="0" w:space="0" w:color="auto"/>
        <w:left w:val="none" w:sz="0" w:space="0" w:color="auto"/>
        <w:bottom w:val="none" w:sz="0" w:space="0" w:color="auto"/>
        <w:right w:val="none" w:sz="0" w:space="0" w:color="auto"/>
      </w:divBdr>
    </w:div>
    <w:div w:id="1666283754">
      <w:bodyDiv w:val="1"/>
      <w:marLeft w:val="0"/>
      <w:marRight w:val="0"/>
      <w:marTop w:val="0"/>
      <w:marBottom w:val="0"/>
      <w:divBdr>
        <w:top w:val="none" w:sz="0" w:space="0" w:color="auto"/>
        <w:left w:val="none" w:sz="0" w:space="0" w:color="auto"/>
        <w:bottom w:val="none" w:sz="0" w:space="0" w:color="auto"/>
        <w:right w:val="none" w:sz="0" w:space="0" w:color="auto"/>
      </w:divBdr>
    </w:div>
    <w:div w:id="1768381163">
      <w:bodyDiv w:val="1"/>
      <w:marLeft w:val="0"/>
      <w:marRight w:val="0"/>
      <w:marTop w:val="0"/>
      <w:marBottom w:val="0"/>
      <w:divBdr>
        <w:top w:val="none" w:sz="0" w:space="0" w:color="auto"/>
        <w:left w:val="none" w:sz="0" w:space="0" w:color="auto"/>
        <w:bottom w:val="none" w:sz="0" w:space="0" w:color="auto"/>
        <w:right w:val="none" w:sz="0" w:space="0" w:color="auto"/>
      </w:divBdr>
      <w:divsChild>
        <w:div w:id="93327154">
          <w:marLeft w:val="0"/>
          <w:marRight w:val="0"/>
          <w:marTop w:val="0"/>
          <w:marBottom w:val="0"/>
          <w:divBdr>
            <w:top w:val="none" w:sz="0" w:space="0" w:color="auto"/>
            <w:left w:val="none" w:sz="0" w:space="0" w:color="auto"/>
            <w:bottom w:val="none" w:sz="0" w:space="0" w:color="auto"/>
            <w:right w:val="none" w:sz="0" w:space="0" w:color="auto"/>
          </w:divBdr>
          <w:divsChild>
            <w:div w:id="561791888">
              <w:marLeft w:val="0"/>
              <w:marRight w:val="0"/>
              <w:marTop w:val="0"/>
              <w:marBottom w:val="0"/>
              <w:divBdr>
                <w:top w:val="none" w:sz="0" w:space="0" w:color="auto"/>
                <w:left w:val="none" w:sz="0" w:space="0" w:color="auto"/>
                <w:bottom w:val="none" w:sz="0" w:space="0" w:color="auto"/>
                <w:right w:val="none" w:sz="0" w:space="0" w:color="auto"/>
              </w:divBdr>
            </w:div>
            <w:div w:id="1960648343">
              <w:marLeft w:val="0"/>
              <w:marRight w:val="0"/>
              <w:marTop w:val="0"/>
              <w:marBottom w:val="0"/>
              <w:divBdr>
                <w:top w:val="none" w:sz="0" w:space="0" w:color="auto"/>
                <w:left w:val="none" w:sz="0" w:space="0" w:color="auto"/>
                <w:bottom w:val="none" w:sz="0" w:space="0" w:color="auto"/>
                <w:right w:val="none" w:sz="0" w:space="0" w:color="auto"/>
              </w:divBdr>
            </w:div>
          </w:divsChild>
        </w:div>
        <w:div w:id="559053118">
          <w:marLeft w:val="0"/>
          <w:marRight w:val="0"/>
          <w:marTop w:val="0"/>
          <w:marBottom w:val="0"/>
          <w:divBdr>
            <w:top w:val="none" w:sz="0" w:space="0" w:color="auto"/>
            <w:left w:val="none" w:sz="0" w:space="0" w:color="auto"/>
            <w:bottom w:val="none" w:sz="0" w:space="0" w:color="auto"/>
            <w:right w:val="none" w:sz="0" w:space="0" w:color="auto"/>
          </w:divBdr>
          <w:divsChild>
            <w:div w:id="106510008">
              <w:marLeft w:val="0"/>
              <w:marRight w:val="0"/>
              <w:marTop w:val="0"/>
              <w:marBottom w:val="0"/>
              <w:divBdr>
                <w:top w:val="none" w:sz="0" w:space="0" w:color="auto"/>
                <w:left w:val="none" w:sz="0" w:space="0" w:color="auto"/>
                <w:bottom w:val="none" w:sz="0" w:space="0" w:color="auto"/>
                <w:right w:val="none" w:sz="0" w:space="0" w:color="auto"/>
              </w:divBdr>
            </w:div>
            <w:div w:id="111291273">
              <w:marLeft w:val="0"/>
              <w:marRight w:val="0"/>
              <w:marTop w:val="0"/>
              <w:marBottom w:val="0"/>
              <w:divBdr>
                <w:top w:val="none" w:sz="0" w:space="0" w:color="auto"/>
                <w:left w:val="none" w:sz="0" w:space="0" w:color="auto"/>
                <w:bottom w:val="none" w:sz="0" w:space="0" w:color="auto"/>
                <w:right w:val="none" w:sz="0" w:space="0" w:color="auto"/>
              </w:divBdr>
            </w:div>
            <w:div w:id="155922721">
              <w:marLeft w:val="0"/>
              <w:marRight w:val="0"/>
              <w:marTop w:val="0"/>
              <w:marBottom w:val="0"/>
              <w:divBdr>
                <w:top w:val="none" w:sz="0" w:space="0" w:color="auto"/>
                <w:left w:val="none" w:sz="0" w:space="0" w:color="auto"/>
                <w:bottom w:val="none" w:sz="0" w:space="0" w:color="auto"/>
                <w:right w:val="none" w:sz="0" w:space="0" w:color="auto"/>
              </w:divBdr>
            </w:div>
            <w:div w:id="229195664">
              <w:marLeft w:val="0"/>
              <w:marRight w:val="0"/>
              <w:marTop w:val="0"/>
              <w:marBottom w:val="0"/>
              <w:divBdr>
                <w:top w:val="none" w:sz="0" w:space="0" w:color="auto"/>
                <w:left w:val="none" w:sz="0" w:space="0" w:color="auto"/>
                <w:bottom w:val="none" w:sz="0" w:space="0" w:color="auto"/>
                <w:right w:val="none" w:sz="0" w:space="0" w:color="auto"/>
              </w:divBdr>
            </w:div>
            <w:div w:id="346444970">
              <w:marLeft w:val="0"/>
              <w:marRight w:val="0"/>
              <w:marTop w:val="0"/>
              <w:marBottom w:val="0"/>
              <w:divBdr>
                <w:top w:val="none" w:sz="0" w:space="0" w:color="auto"/>
                <w:left w:val="none" w:sz="0" w:space="0" w:color="auto"/>
                <w:bottom w:val="none" w:sz="0" w:space="0" w:color="auto"/>
                <w:right w:val="none" w:sz="0" w:space="0" w:color="auto"/>
              </w:divBdr>
            </w:div>
            <w:div w:id="686758810">
              <w:marLeft w:val="0"/>
              <w:marRight w:val="0"/>
              <w:marTop w:val="0"/>
              <w:marBottom w:val="0"/>
              <w:divBdr>
                <w:top w:val="none" w:sz="0" w:space="0" w:color="auto"/>
                <w:left w:val="none" w:sz="0" w:space="0" w:color="auto"/>
                <w:bottom w:val="none" w:sz="0" w:space="0" w:color="auto"/>
                <w:right w:val="none" w:sz="0" w:space="0" w:color="auto"/>
              </w:divBdr>
            </w:div>
            <w:div w:id="765345172">
              <w:marLeft w:val="0"/>
              <w:marRight w:val="0"/>
              <w:marTop w:val="0"/>
              <w:marBottom w:val="0"/>
              <w:divBdr>
                <w:top w:val="none" w:sz="0" w:space="0" w:color="auto"/>
                <w:left w:val="none" w:sz="0" w:space="0" w:color="auto"/>
                <w:bottom w:val="none" w:sz="0" w:space="0" w:color="auto"/>
                <w:right w:val="none" w:sz="0" w:space="0" w:color="auto"/>
              </w:divBdr>
            </w:div>
            <w:div w:id="898438305">
              <w:marLeft w:val="0"/>
              <w:marRight w:val="0"/>
              <w:marTop w:val="0"/>
              <w:marBottom w:val="0"/>
              <w:divBdr>
                <w:top w:val="none" w:sz="0" w:space="0" w:color="auto"/>
                <w:left w:val="none" w:sz="0" w:space="0" w:color="auto"/>
                <w:bottom w:val="none" w:sz="0" w:space="0" w:color="auto"/>
                <w:right w:val="none" w:sz="0" w:space="0" w:color="auto"/>
              </w:divBdr>
            </w:div>
            <w:div w:id="965938087">
              <w:marLeft w:val="0"/>
              <w:marRight w:val="0"/>
              <w:marTop w:val="0"/>
              <w:marBottom w:val="0"/>
              <w:divBdr>
                <w:top w:val="none" w:sz="0" w:space="0" w:color="auto"/>
                <w:left w:val="none" w:sz="0" w:space="0" w:color="auto"/>
                <w:bottom w:val="none" w:sz="0" w:space="0" w:color="auto"/>
                <w:right w:val="none" w:sz="0" w:space="0" w:color="auto"/>
              </w:divBdr>
            </w:div>
            <w:div w:id="1217624927">
              <w:marLeft w:val="0"/>
              <w:marRight w:val="0"/>
              <w:marTop w:val="0"/>
              <w:marBottom w:val="0"/>
              <w:divBdr>
                <w:top w:val="none" w:sz="0" w:space="0" w:color="auto"/>
                <w:left w:val="none" w:sz="0" w:space="0" w:color="auto"/>
                <w:bottom w:val="none" w:sz="0" w:space="0" w:color="auto"/>
                <w:right w:val="none" w:sz="0" w:space="0" w:color="auto"/>
              </w:divBdr>
            </w:div>
            <w:div w:id="1376000550">
              <w:marLeft w:val="0"/>
              <w:marRight w:val="0"/>
              <w:marTop w:val="0"/>
              <w:marBottom w:val="0"/>
              <w:divBdr>
                <w:top w:val="none" w:sz="0" w:space="0" w:color="auto"/>
                <w:left w:val="none" w:sz="0" w:space="0" w:color="auto"/>
                <w:bottom w:val="none" w:sz="0" w:space="0" w:color="auto"/>
                <w:right w:val="none" w:sz="0" w:space="0" w:color="auto"/>
              </w:divBdr>
            </w:div>
            <w:div w:id="1679308695">
              <w:marLeft w:val="0"/>
              <w:marRight w:val="0"/>
              <w:marTop w:val="0"/>
              <w:marBottom w:val="0"/>
              <w:divBdr>
                <w:top w:val="none" w:sz="0" w:space="0" w:color="auto"/>
                <w:left w:val="none" w:sz="0" w:space="0" w:color="auto"/>
                <w:bottom w:val="none" w:sz="0" w:space="0" w:color="auto"/>
                <w:right w:val="none" w:sz="0" w:space="0" w:color="auto"/>
              </w:divBdr>
            </w:div>
            <w:div w:id="1868331114">
              <w:marLeft w:val="0"/>
              <w:marRight w:val="0"/>
              <w:marTop w:val="0"/>
              <w:marBottom w:val="0"/>
              <w:divBdr>
                <w:top w:val="none" w:sz="0" w:space="0" w:color="auto"/>
                <w:left w:val="none" w:sz="0" w:space="0" w:color="auto"/>
                <w:bottom w:val="none" w:sz="0" w:space="0" w:color="auto"/>
                <w:right w:val="none" w:sz="0" w:space="0" w:color="auto"/>
              </w:divBdr>
            </w:div>
            <w:div w:id="1934120526">
              <w:marLeft w:val="0"/>
              <w:marRight w:val="0"/>
              <w:marTop w:val="0"/>
              <w:marBottom w:val="0"/>
              <w:divBdr>
                <w:top w:val="none" w:sz="0" w:space="0" w:color="auto"/>
                <w:left w:val="none" w:sz="0" w:space="0" w:color="auto"/>
                <w:bottom w:val="none" w:sz="0" w:space="0" w:color="auto"/>
                <w:right w:val="none" w:sz="0" w:space="0" w:color="auto"/>
              </w:divBdr>
            </w:div>
          </w:divsChild>
        </w:div>
        <w:div w:id="1690990790">
          <w:marLeft w:val="0"/>
          <w:marRight w:val="0"/>
          <w:marTop w:val="0"/>
          <w:marBottom w:val="0"/>
          <w:divBdr>
            <w:top w:val="none" w:sz="0" w:space="0" w:color="auto"/>
            <w:left w:val="none" w:sz="0" w:space="0" w:color="auto"/>
            <w:bottom w:val="none" w:sz="0" w:space="0" w:color="auto"/>
            <w:right w:val="none" w:sz="0" w:space="0" w:color="auto"/>
          </w:divBdr>
          <w:divsChild>
            <w:div w:id="32309274">
              <w:marLeft w:val="0"/>
              <w:marRight w:val="0"/>
              <w:marTop w:val="0"/>
              <w:marBottom w:val="0"/>
              <w:divBdr>
                <w:top w:val="none" w:sz="0" w:space="0" w:color="auto"/>
                <w:left w:val="none" w:sz="0" w:space="0" w:color="auto"/>
                <w:bottom w:val="none" w:sz="0" w:space="0" w:color="auto"/>
                <w:right w:val="none" w:sz="0" w:space="0" w:color="auto"/>
              </w:divBdr>
            </w:div>
            <w:div w:id="238056288">
              <w:marLeft w:val="0"/>
              <w:marRight w:val="0"/>
              <w:marTop w:val="0"/>
              <w:marBottom w:val="0"/>
              <w:divBdr>
                <w:top w:val="none" w:sz="0" w:space="0" w:color="auto"/>
                <w:left w:val="none" w:sz="0" w:space="0" w:color="auto"/>
                <w:bottom w:val="none" w:sz="0" w:space="0" w:color="auto"/>
                <w:right w:val="none" w:sz="0" w:space="0" w:color="auto"/>
              </w:divBdr>
            </w:div>
            <w:div w:id="303968279">
              <w:marLeft w:val="0"/>
              <w:marRight w:val="0"/>
              <w:marTop w:val="0"/>
              <w:marBottom w:val="0"/>
              <w:divBdr>
                <w:top w:val="none" w:sz="0" w:space="0" w:color="auto"/>
                <w:left w:val="none" w:sz="0" w:space="0" w:color="auto"/>
                <w:bottom w:val="none" w:sz="0" w:space="0" w:color="auto"/>
                <w:right w:val="none" w:sz="0" w:space="0" w:color="auto"/>
              </w:divBdr>
            </w:div>
            <w:div w:id="349335064">
              <w:marLeft w:val="0"/>
              <w:marRight w:val="0"/>
              <w:marTop w:val="0"/>
              <w:marBottom w:val="0"/>
              <w:divBdr>
                <w:top w:val="none" w:sz="0" w:space="0" w:color="auto"/>
                <w:left w:val="none" w:sz="0" w:space="0" w:color="auto"/>
                <w:bottom w:val="none" w:sz="0" w:space="0" w:color="auto"/>
                <w:right w:val="none" w:sz="0" w:space="0" w:color="auto"/>
              </w:divBdr>
            </w:div>
            <w:div w:id="478959162">
              <w:marLeft w:val="0"/>
              <w:marRight w:val="0"/>
              <w:marTop w:val="0"/>
              <w:marBottom w:val="0"/>
              <w:divBdr>
                <w:top w:val="none" w:sz="0" w:space="0" w:color="auto"/>
                <w:left w:val="none" w:sz="0" w:space="0" w:color="auto"/>
                <w:bottom w:val="none" w:sz="0" w:space="0" w:color="auto"/>
                <w:right w:val="none" w:sz="0" w:space="0" w:color="auto"/>
              </w:divBdr>
            </w:div>
            <w:div w:id="515534929">
              <w:marLeft w:val="0"/>
              <w:marRight w:val="0"/>
              <w:marTop w:val="0"/>
              <w:marBottom w:val="0"/>
              <w:divBdr>
                <w:top w:val="none" w:sz="0" w:space="0" w:color="auto"/>
                <w:left w:val="none" w:sz="0" w:space="0" w:color="auto"/>
                <w:bottom w:val="none" w:sz="0" w:space="0" w:color="auto"/>
                <w:right w:val="none" w:sz="0" w:space="0" w:color="auto"/>
              </w:divBdr>
            </w:div>
            <w:div w:id="524365027">
              <w:marLeft w:val="0"/>
              <w:marRight w:val="0"/>
              <w:marTop w:val="0"/>
              <w:marBottom w:val="0"/>
              <w:divBdr>
                <w:top w:val="none" w:sz="0" w:space="0" w:color="auto"/>
                <w:left w:val="none" w:sz="0" w:space="0" w:color="auto"/>
                <w:bottom w:val="none" w:sz="0" w:space="0" w:color="auto"/>
                <w:right w:val="none" w:sz="0" w:space="0" w:color="auto"/>
              </w:divBdr>
            </w:div>
            <w:div w:id="571046385">
              <w:marLeft w:val="0"/>
              <w:marRight w:val="0"/>
              <w:marTop w:val="0"/>
              <w:marBottom w:val="0"/>
              <w:divBdr>
                <w:top w:val="none" w:sz="0" w:space="0" w:color="auto"/>
                <w:left w:val="none" w:sz="0" w:space="0" w:color="auto"/>
                <w:bottom w:val="none" w:sz="0" w:space="0" w:color="auto"/>
                <w:right w:val="none" w:sz="0" w:space="0" w:color="auto"/>
              </w:divBdr>
            </w:div>
            <w:div w:id="806632851">
              <w:marLeft w:val="0"/>
              <w:marRight w:val="0"/>
              <w:marTop w:val="0"/>
              <w:marBottom w:val="0"/>
              <w:divBdr>
                <w:top w:val="none" w:sz="0" w:space="0" w:color="auto"/>
                <w:left w:val="none" w:sz="0" w:space="0" w:color="auto"/>
                <w:bottom w:val="none" w:sz="0" w:space="0" w:color="auto"/>
                <w:right w:val="none" w:sz="0" w:space="0" w:color="auto"/>
              </w:divBdr>
            </w:div>
            <w:div w:id="832526379">
              <w:marLeft w:val="0"/>
              <w:marRight w:val="0"/>
              <w:marTop w:val="0"/>
              <w:marBottom w:val="0"/>
              <w:divBdr>
                <w:top w:val="none" w:sz="0" w:space="0" w:color="auto"/>
                <w:left w:val="none" w:sz="0" w:space="0" w:color="auto"/>
                <w:bottom w:val="none" w:sz="0" w:space="0" w:color="auto"/>
                <w:right w:val="none" w:sz="0" w:space="0" w:color="auto"/>
              </w:divBdr>
            </w:div>
            <w:div w:id="904028765">
              <w:marLeft w:val="0"/>
              <w:marRight w:val="0"/>
              <w:marTop w:val="0"/>
              <w:marBottom w:val="0"/>
              <w:divBdr>
                <w:top w:val="none" w:sz="0" w:space="0" w:color="auto"/>
                <w:left w:val="none" w:sz="0" w:space="0" w:color="auto"/>
                <w:bottom w:val="none" w:sz="0" w:space="0" w:color="auto"/>
                <w:right w:val="none" w:sz="0" w:space="0" w:color="auto"/>
              </w:divBdr>
            </w:div>
            <w:div w:id="1321009248">
              <w:marLeft w:val="0"/>
              <w:marRight w:val="0"/>
              <w:marTop w:val="0"/>
              <w:marBottom w:val="0"/>
              <w:divBdr>
                <w:top w:val="none" w:sz="0" w:space="0" w:color="auto"/>
                <w:left w:val="none" w:sz="0" w:space="0" w:color="auto"/>
                <w:bottom w:val="none" w:sz="0" w:space="0" w:color="auto"/>
                <w:right w:val="none" w:sz="0" w:space="0" w:color="auto"/>
              </w:divBdr>
            </w:div>
            <w:div w:id="1458723163">
              <w:marLeft w:val="0"/>
              <w:marRight w:val="0"/>
              <w:marTop w:val="0"/>
              <w:marBottom w:val="0"/>
              <w:divBdr>
                <w:top w:val="none" w:sz="0" w:space="0" w:color="auto"/>
                <w:left w:val="none" w:sz="0" w:space="0" w:color="auto"/>
                <w:bottom w:val="none" w:sz="0" w:space="0" w:color="auto"/>
                <w:right w:val="none" w:sz="0" w:space="0" w:color="auto"/>
              </w:divBdr>
            </w:div>
            <w:div w:id="1658454855">
              <w:marLeft w:val="0"/>
              <w:marRight w:val="0"/>
              <w:marTop w:val="0"/>
              <w:marBottom w:val="0"/>
              <w:divBdr>
                <w:top w:val="none" w:sz="0" w:space="0" w:color="auto"/>
                <w:left w:val="none" w:sz="0" w:space="0" w:color="auto"/>
                <w:bottom w:val="none" w:sz="0" w:space="0" w:color="auto"/>
                <w:right w:val="none" w:sz="0" w:space="0" w:color="auto"/>
              </w:divBdr>
            </w:div>
            <w:div w:id="1753428394">
              <w:marLeft w:val="0"/>
              <w:marRight w:val="0"/>
              <w:marTop w:val="0"/>
              <w:marBottom w:val="0"/>
              <w:divBdr>
                <w:top w:val="none" w:sz="0" w:space="0" w:color="auto"/>
                <w:left w:val="none" w:sz="0" w:space="0" w:color="auto"/>
                <w:bottom w:val="none" w:sz="0" w:space="0" w:color="auto"/>
                <w:right w:val="none" w:sz="0" w:space="0" w:color="auto"/>
              </w:divBdr>
            </w:div>
            <w:div w:id="2041200215">
              <w:marLeft w:val="0"/>
              <w:marRight w:val="0"/>
              <w:marTop w:val="0"/>
              <w:marBottom w:val="0"/>
              <w:divBdr>
                <w:top w:val="none" w:sz="0" w:space="0" w:color="auto"/>
                <w:left w:val="none" w:sz="0" w:space="0" w:color="auto"/>
                <w:bottom w:val="none" w:sz="0" w:space="0" w:color="auto"/>
                <w:right w:val="none" w:sz="0" w:space="0" w:color="auto"/>
              </w:divBdr>
            </w:div>
            <w:div w:id="2060131811">
              <w:marLeft w:val="0"/>
              <w:marRight w:val="0"/>
              <w:marTop w:val="0"/>
              <w:marBottom w:val="0"/>
              <w:divBdr>
                <w:top w:val="none" w:sz="0" w:space="0" w:color="auto"/>
                <w:left w:val="none" w:sz="0" w:space="0" w:color="auto"/>
                <w:bottom w:val="none" w:sz="0" w:space="0" w:color="auto"/>
                <w:right w:val="none" w:sz="0" w:space="0" w:color="auto"/>
              </w:divBdr>
            </w:div>
            <w:div w:id="21451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2529">
      <w:bodyDiv w:val="1"/>
      <w:marLeft w:val="0"/>
      <w:marRight w:val="0"/>
      <w:marTop w:val="0"/>
      <w:marBottom w:val="0"/>
      <w:divBdr>
        <w:top w:val="none" w:sz="0" w:space="0" w:color="auto"/>
        <w:left w:val="none" w:sz="0" w:space="0" w:color="auto"/>
        <w:bottom w:val="none" w:sz="0" w:space="0" w:color="auto"/>
        <w:right w:val="none" w:sz="0" w:space="0" w:color="auto"/>
      </w:divBdr>
    </w:div>
    <w:div w:id="1918904323">
      <w:bodyDiv w:val="1"/>
      <w:marLeft w:val="0"/>
      <w:marRight w:val="0"/>
      <w:marTop w:val="0"/>
      <w:marBottom w:val="0"/>
      <w:divBdr>
        <w:top w:val="none" w:sz="0" w:space="0" w:color="auto"/>
        <w:left w:val="none" w:sz="0" w:space="0" w:color="auto"/>
        <w:bottom w:val="none" w:sz="0" w:space="0" w:color="auto"/>
        <w:right w:val="none" w:sz="0" w:space="0" w:color="auto"/>
      </w:divBdr>
    </w:div>
    <w:div w:id="212573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png"/><Relationship Id="rId26" Type="http://schemas.openxmlformats.org/officeDocument/2006/relationships/image" Target="media/image9.png"/><Relationship Id="rId39" Type="http://schemas.microsoft.com/office/2020/10/relationships/intelligence" Target="intelligence2.xml"/><Relationship Id="rId21" Type="http://schemas.openxmlformats.org/officeDocument/2006/relationships/image" Target="media/image4.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dev.azure.com/MaterialiseTiger/cac9de9d-c154-4ddc-a6f8-57eb68d39996/_apis/wit/attachments/30ecd1c4-aefb-4dcb-b592-c7639ffe46ce?fileName=FlexFlex.license.models.jar&amp;download=true"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azure.com/MaterialiseTiger/cac9de9d-c154-4ddc-a6f8-57eb68d39996/_apis/wit/attachments/30ecd1c4-aefb-4dcb-b592-c7639ffe46ce?fileName=FlexFlex.license.models.jar&amp;download=true"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terialisenv.sharepoint.com/sites/extranet-Tiger_implementation/Tiger/ALL%20Architecture%20Deliverables/99_TIGER%20Architecture_Glossary%20General%20Capabilities%20Applications%20OLD.xlsx?d=wea172db0a3f54f2cb006fa7a7f0d5812&amp;csf=1&amp;web=1" TargetMode="External"/><Relationship Id="rId24" Type="http://schemas.openxmlformats.org/officeDocument/2006/relationships/image" Target="media/image7.png"/><Relationship Id="rId32" Type="http://schemas.openxmlformats.org/officeDocument/2006/relationships/header" Target="header2.xml"/><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bauduin\Documents\Custom%20Office%20Templates\Word%20Templates\A4%20Materialise%20Cover.dotx" TargetMode="External"/></Relationships>
</file>

<file path=word/theme/theme1.xml><?xml version="1.0" encoding="utf-8"?>
<a:theme xmlns:a="http://schemas.openxmlformats.org/drawingml/2006/main" name="Office Theme">
  <a:themeElements>
    <a:clrScheme name="Materialise colors">
      <a:dk1>
        <a:sysClr val="windowText" lastClr="000000"/>
      </a:dk1>
      <a:lt1>
        <a:sysClr val="window" lastClr="FFFFFF"/>
      </a:lt1>
      <a:dk2>
        <a:srgbClr val="0058A5"/>
      </a:dk2>
      <a:lt2>
        <a:srgbClr val="00B1EA"/>
      </a:lt2>
      <a:accent1>
        <a:srgbClr val="F0B323"/>
      </a:accent1>
      <a:accent2>
        <a:srgbClr val="0084C8"/>
      </a:accent2>
      <a:accent3>
        <a:srgbClr val="A5A5A5"/>
      </a:accent3>
      <a:accent4>
        <a:srgbClr val="EDEDED"/>
      </a:accent4>
      <a:accent5>
        <a:srgbClr val="C9C9C9"/>
      </a:accent5>
      <a:accent6>
        <a:srgbClr val="A5A5A5"/>
      </a:accent6>
      <a:hlink>
        <a:srgbClr val="0058A5"/>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roject_x002f_Area xmlns="917b6ba6-a6ce-43b8-a0f7-6b6dca2db1f6">
      <Value>General</Value>
      <Value>License Management</Value>
      <Value>Flex-Flex</Value>
    </Project_x002f_Area>
    <d724ed5c5f4e4082ba1d61eab4126d6b xmlns="917b6ba6-a6ce-43b8-a0f7-6b6dca2db1f6">
      <Terms xmlns="http://schemas.microsoft.com/office/infopath/2007/PartnerControls"/>
    </d724ed5c5f4e4082ba1d61eab4126d6b>
    <TaxCatchAll xmlns="917b6ba6-a6ce-43b8-a0f7-6b6dca2db1f6" xsi:nil="true"/>
    <Document_Purpose xmlns="917b6ba6-a6ce-43b8-a0f7-6b6dca2db1f6">Deliverable</Document_Purpose>
    <Release xmlns="917b6ba6-a6ce-43b8-a0f7-6b6dca2db1f6">
      <Value>All</Value>
      <Value>Release 1</Value>
      <Value>Flex-Flex</Value>
    </Release>
    <TaxKeywordTaxHTField xmlns="917b6ba6-a6ce-43b8-a0f7-6b6dca2db1f6">
      <Terms xmlns="http://schemas.microsoft.com/office/infopath/2007/PartnerControls"/>
    </TaxKeywordTaxHTField>
    <Doc_Status xmlns="917b6ba6-a6ce-43b8-a0f7-6b6dca2db1f6">In progress</Doc_Status>
    <Document_x0020_description xmlns="917b6ba6-a6ce-43b8-a0f7-6b6dca2db1f6" xsi:nil="true"/>
    <lcf76f155ced4ddcb4097134ff3c332f xmlns="5b8c9255-8909-4d54-92ab-c2dff5d0467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020E1F2FCF9AD42BCA6B4761441B0E5" ma:contentTypeVersion="38" ma:contentTypeDescription="Create a new document." ma:contentTypeScope="" ma:versionID="bd6fd533cb6628efbe86bfa85a0250e9">
  <xsd:schema xmlns:xsd="http://www.w3.org/2001/XMLSchema" xmlns:xs="http://www.w3.org/2001/XMLSchema" xmlns:p="http://schemas.microsoft.com/office/2006/metadata/properties" xmlns:ns2="917b6ba6-a6ce-43b8-a0f7-6b6dca2db1f6" xmlns:ns3="d05244fc-3c76-4c13-90a2-b9da9588fa34" xmlns:ns4="5b8c9255-8909-4d54-92ab-c2dff5d04678" targetNamespace="http://schemas.microsoft.com/office/2006/metadata/properties" ma:root="true" ma:fieldsID="3be76b02b07cdc74fa101fd13d3765b9" ns2:_="" ns3:_="" ns4:_="">
    <xsd:import namespace="917b6ba6-a6ce-43b8-a0f7-6b6dca2db1f6"/>
    <xsd:import namespace="d05244fc-3c76-4c13-90a2-b9da9588fa34"/>
    <xsd:import namespace="5b8c9255-8909-4d54-92ab-c2dff5d04678"/>
    <xsd:element name="properties">
      <xsd:complexType>
        <xsd:sequence>
          <xsd:element name="documentManagement">
            <xsd:complexType>
              <xsd:all>
                <xsd:element ref="ns2:Document_x0020_description" minOccurs="0"/>
                <xsd:element ref="ns2:Document_Purpose" minOccurs="0"/>
                <xsd:element ref="ns2:Doc_Status" minOccurs="0"/>
                <xsd:element ref="ns3:MediaServiceMetadata" minOccurs="0"/>
                <xsd:element ref="ns3:MediaServiceFastMetadata" minOccurs="0"/>
                <xsd:element ref="ns3:MediaServiceAutoKeyPoints" minOccurs="0"/>
                <xsd:element ref="ns3:MediaServiceKeyPoints" minOccurs="0"/>
                <xsd:element ref="ns2:Project_x002f_Area" minOccurs="0"/>
                <xsd:element ref="ns2:d724ed5c5f4e4082ba1d61eab4126d6b" minOccurs="0"/>
                <xsd:element ref="ns2:TaxCatchAll" minOccurs="0"/>
                <xsd:element ref="ns2:TaxCatchAllLabel" minOccurs="0"/>
                <xsd:element ref="ns4:MediaServiceDateTaken" minOccurs="0"/>
                <xsd:element ref="ns2:Release" minOccurs="0"/>
                <xsd:element ref="ns4:MediaServiceAutoTags" minOccurs="0"/>
                <xsd:element ref="ns4:MediaServiceOCR" minOccurs="0"/>
                <xsd:element ref="ns4:MediaServiceGenerationTime" minOccurs="0"/>
                <xsd:element ref="ns4:MediaServiceEventHashCode" minOccurs="0"/>
                <xsd:element ref="ns2:SharedWithUsers" minOccurs="0"/>
                <xsd:element ref="ns2:SharedWithDetails" minOccurs="0"/>
                <xsd:element ref="ns4:MediaLengthInSeconds" minOccurs="0"/>
                <xsd:element ref="ns2:TaxKeywordTaxHTField" minOccurs="0"/>
                <xsd:element ref="ns4:lcf76f155ced4ddcb4097134ff3c332f"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b6ba6-a6ce-43b8-a0f7-6b6dca2db1f6" elementFormDefault="qualified">
    <xsd:import namespace="http://schemas.microsoft.com/office/2006/documentManagement/types"/>
    <xsd:import namespace="http://schemas.microsoft.com/office/infopath/2007/PartnerControls"/>
    <xsd:element name="Document_x0020_description" ma:index="2" nillable="true" ma:displayName="Document description" ma:internalName="Document_x0020_description">
      <xsd:simpleType>
        <xsd:restriction base="dms:Note">
          <xsd:maxLength value="255"/>
        </xsd:restriction>
      </xsd:simpleType>
    </xsd:element>
    <xsd:element name="Document_Purpose" ma:index="3" nillable="true" ma:displayName="Document Purpose" ma:default="Other" ma:description="Purpose of the document: Deliverable, Reference, Other" ma:format="Dropdown" ma:internalName="Document_Purpose" ma:readOnly="false">
      <xsd:simpleType>
        <xsd:restriction base="dms:Choice">
          <xsd:enumeration value="Deliverable"/>
          <xsd:enumeration value="Reference"/>
          <xsd:enumeration value="Training"/>
          <xsd:enumeration value="Alignment"/>
          <xsd:enumeration value="Use cases"/>
          <xsd:enumeration value="Workshop summary"/>
          <xsd:enumeration value="Presentation video"/>
          <xsd:enumeration value="Feedback"/>
          <xsd:enumeration value="Other"/>
        </xsd:restriction>
      </xsd:simpleType>
    </xsd:element>
    <xsd:element name="Doc_Status" ma:index="4" nillable="true" ma:displayName="Document Status" ma:default="In progress" ma:format="Dropdown" ma:indexed="true" ma:internalName="Doc_Status" ma:readOnly="false">
      <xsd:simpleType>
        <xsd:restriction base="dms:Choice">
          <xsd:enumeration value="In progress"/>
          <xsd:enumeration value="Final"/>
          <xsd:enumeration value="Expired"/>
        </xsd:restriction>
      </xsd:simpleType>
    </xsd:element>
    <xsd:element name="Project_x002f_Area" ma:index="15" nillable="true" ma:displayName="Project/Area" ma:default="General" ma:internalName="Project_x002f_Area">
      <xsd:complexType>
        <xsd:complexContent>
          <xsd:extension base="dms:MultiChoice">
            <xsd:sequence>
              <xsd:element name="Value" maxOccurs="unbounded" minOccurs="0" nillable="true">
                <xsd:simpleType>
                  <xsd:restriction base="dms:Choice">
                    <xsd:enumeration value="General"/>
                    <xsd:enumeration value="CPQ"/>
                    <xsd:enumeration value="e-commerce"/>
                    <xsd:enumeration value="Invoicing"/>
                    <xsd:enumeration value="License Management"/>
                    <xsd:enumeration value="Marketing Automation"/>
                    <xsd:enumeration value="FIONA"/>
                    <xsd:enumeration value="M3S reconnection"/>
                    <xsd:enumeration value="Release 3"/>
                    <xsd:enumeration value="Renewal opportunities"/>
                    <xsd:enumeration value="SFO: Integrate Matparis"/>
                    <xsd:enumeration value="Flex-Flex"/>
                    <xsd:enumeration value="Release 3: wearables"/>
                  </xsd:restriction>
                </xsd:simpleType>
              </xsd:element>
            </xsd:sequence>
          </xsd:extension>
        </xsd:complexContent>
      </xsd:complexType>
    </xsd:element>
    <xsd:element name="d724ed5c5f4e4082ba1d61eab4126d6b" ma:index="16" nillable="true" ma:taxonomy="true" ma:internalName="d724ed5c5f4e4082ba1d61eab4126d6b" ma:taxonomyFieldName="Set_Type" ma:displayName="Contains information about" ma:default="" ma:fieldId="{d724ed5c-5f4e-4082-ba1d-61eab4126d6b}" ma:taxonomyMulti="true" ma:sspId="ff33837a-0994-4184-9fb7-472a17ae88b8" ma:termSetId="271b6ad3-9b26-4af7-8d72-5ce8d6ad7c19" ma:anchorId="00000000-0000-0000-0000-000000000000" ma:open="true" ma:isKeyword="false">
      <xsd:complexType>
        <xsd:sequence>
          <xsd:element ref="pc:Terms" minOccurs="0" maxOccurs="1"/>
        </xsd:sequence>
      </xsd:complexType>
    </xsd:element>
    <xsd:element name="TaxCatchAll" ma:index="17" nillable="true" ma:displayName="Taxonomy Catch All Column" ma:hidden="true" ma:list="{adddd095-0ddd-4c3e-9c9c-60024d9ed21b}" ma:internalName="TaxCatchAll" ma:showField="CatchAllData" ma:web="917b6ba6-a6ce-43b8-a0f7-6b6dca2db1f6">
      <xsd:complexType>
        <xsd:complexContent>
          <xsd:extension base="dms:MultiChoiceLookup">
            <xsd:sequence>
              <xsd:element name="Value" type="dms:Lookup" maxOccurs="unbounded" minOccurs="0" nillable="true"/>
            </xsd:sequence>
          </xsd:extension>
        </xsd:complexContent>
      </xsd:complexType>
    </xsd:element>
    <xsd:element name="TaxCatchAllLabel" ma:index="18" nillable="true" ma:displayName="Taxonomy Catch All Column1" ma:hidden="true" ma:list="{adddd095-0ddd-4c3e-9c9c-60024d9ed21b}" ma:internalName="TaxCatchAllLabel" ma:readOnly="true" ma:showField="CatchAllDataLabel" ma:web="917b6ba6-a6ce-43b8-a0f7-6b6dca2db1f6">
      <xsd:complexType>
        <xsd:complexContent>
          <xsd:extension base="dms:MultiChoiceLookup">
            <xsd:sequence>
              <xsd:element name="Value" type="dms:Lookup" maxOccurs="unbounded" minOccurs="0" nillable="true"/>
            </xsd:sequence>
          </xsd:extension>
        </xsd:complexContent>
      </xsd:complexType>
    </xsd:element>
    <xsd:element name="Release" ma:index="21" nillable="true" ma:displayName="Release" ma:default="All" ma:description="Release ID of this item" ma:internalName="Release" ma:readOnly="false">
      <xsd:complexType>
        <xsd:complexContent>
          <xsd:extension base="dms:MultiChoice">
            <xsd:sequence>
              <xsd:element name="Value" maxOccurs="unbounded" minOccurs="0" nillable="true">
                <xsd:simpleType>
                  <xsd:restriction base="dms:Choice">
                    <xsd:enumeration value="All"/>
                    <xsd:enumeration value="Release 1"/>
                    <xsd:enumeration value="Release 2"/>
                    <xsd:enumeration value="Release 3"/>
                    <xsd:enumeration value="FIONA F1"/>
                    <xsd:enumeration value="FIONA TBD"/>
                    <xsd:enumeration value="Flex-Flex"/>
                    <xsd:enumeration value="Renewal opportunities"/>
                    <xsd:enumeration value="M3S Reconnect"/>
                    <xsd:enumeration value="Volt"/>
                  </xsd:restriction>
                </xsd:simpleType>
              </xsd:element>
            </xsd:sequence>
          </xsd:extension>
        </xsd:complexContent>
      </xsd:complexType>
    </xsd:element>
    <xsd:element name="SharedWithUsers" ma:index="2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7" nillable="true" ma:displayName="Shared With Details" ma:internalName="SharedWithDetails" ma:readOnly="true">
      <xsd:simpleType>
        <xsd:restriction base="dms:Note">
          <xsd:maxLength value="255"/>
        </xsd:restriction>
      </xsd:simpleType>
    </xsd:element>
    <xsd:element name="TaxKeywordTaxHTField" ma:index="30" nillable="true" ma:taxonomy="true" ma:internalName="TaxKeywordTaxHTField" ma:taxonomyFieldName="TaxKeyword" ma:displayName="Enterprise Keywords" ma:fieldId="{23f27201-bee3-471e-b2e7-b64fd8b7ca38}" ma:taxonomyMulti="true" ma:sspId="ff33837a-0994-4184-9fb7-472a17ae88b8"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05244fc-3c76-4c13-90a2-b9da9588fa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8c9255-8909-4d54-92ab-c2dff5d04678" elementFormDefault="qualified">
    <xsd:import namespace="http://schemas.microsoft.com/office/2006/documentManagement/types"/>
    <xsd:import namespace="http://schemas.microsoft.com/office/infopath/2007/PartnerControls"/>
    <xsd:element name="MediaServiceDateTaken" ma:index="20" nillable="true" ma:displayName="MediaServiceDateTaken" ma:hidden="true" ma:internalName="MediaServiceDateTaken" ma:readOnly="true">
      <xsd:simpleType>
        <xsd:restriction base="dms:Text"/>
      </xsd:simpleType>
    </xsd:element>
    <xsd:element name="MediaServiceAutoTags" ma:index="22" nillable="true" ma:displayName="Tags" ma:internalName="MediaServiceAutoTags"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LengthInSeconds" ma:index="28" nillable="true" ma:displayName="Length (seconds)" ma:internalName="MediaLengthInSeconds" ma:readOnly="true">
      <xsd:simpleType>
        <xsd:restriction base="dms:Unknown"/>
      </xsd:simpleType>
    </xsd:element>
    <xsd:element name="lcf76f155ced4ddcb4097134ff3c332f" ma:index="32" nillable="true" ma:taxonomy="true" ma:internalName="lcf76f155ced4ddcb4097134ff3c332f" ma:taxonomyFieldName="MediaServiceImageTags" ma:displayName="Image Tags" ma:readOnly="false" ma:fieldId="{5cf76f15-5ced-4ddc-b409-7134ff3c332f}" ma:taxonomyMulti="true" ma:sspId="ff33837a-0994-4184-9fb7-472a17ae88b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3" nillable="true" ma:displayName="MediaServiceObjectDetectorVersions" ma:hidden="true" ma:indexed="true" ma:internalName="MediaServiceObjectDetectorVersions" ma:readOnly="true">
      <xsd:simpleType>
        <xsd:restriction base="dms:Text"/>
      </xsd:simpleType>
    </xsd:element>
    <xsd:element name="MediaServiceSearchProperties" ma:index="3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F5016C-5736-4F03-8D9A-BEFF46DDF1DD}">
  <ds:schemaRefs>
    <ds:schemaRef ds:uri="http://purl.org/dc/terms/"/>
    <ds:schemaRef ds:uri="http://schemas.microsoft.com/office/2006/documentManagement/types"/>
    <ds:schemaRef ds:uri="917b6ba6-a6ce-43b8-a0f7-6b6dca2db1f6"/>
    <ds:schemaRef ds:uri="http://schemas.openxmlformats.org/package/2006/metadata/core-properties"/>
    <ds:schemaRef ds:uri="http://purl.org/dc/elements/1.1/"/>
    <ds:schemaRef ds:uri="http://schemas.microsoft.com/office/2006/metadata/properties"/>
    <ds:schemaRef ds:uri="http://purl.org/dc/dcmitype/"/>
    <ds:schemaRef ds:uri="http://schemas.microsoft.com/office/infopath/2007/PartnerControls"/>
    <ds:schemaRef ds:uri="5b8c9255-8909-4d54-92ab-c2dff5d04678"/>
    <ds:schemaRef ds:uri="d05244fc-3c76-4c13-90a2-b9da9588fa34"/>
    <ds:schemaRef ds:uri="http://www.w3.org/XML/1998/namespace"/>
  </ds:schemaRefs>
</ds:datastoreItem>
</file>

<file path=customXml/itemProps2.xml><?xml version="1.0" encoding="utf-8"?>
<ds:datastoreItem xmlns:ds="http://schemas.openxmlformats.org/officeDocument/2006/customXml" ds:itemID="{E2349412-1515-4B6B-8CB9-B984DAC2B6F4}">
  <ds:schemaRefs>
    <ds:schemaRef ds:uri="http://schemas.openxmlformats.org/officeDocument/2006/bibliography"/>
  </ds:schemaRefs>
</ds:datastoreItem>
</file>

<file path=customXml/itemProps3.xml><?xml version="1.0" encoding="utf-8"?>
<ds:datastoreItem xmlns:ds="http://schemas.openxmlformats.org/officeDocument/2006/customXml" ds:itemID="{172FAE67-D824-4567-9FC7-F0BED633D33A}">
  <ds:schemaRefs>
    <ds:schemaRef ds:uri="http://schemas.microsoft.com/sharepoint/v3/contenttype/forms"/>
  </ds:schemaRefs>
</ds:datastoreItem>
</file>

<file path=customXml/itemProps4.xml><?xml version="1.0" encoding="utf-8"?>
<ds:datastoreItem xmlns:ds="http://schemas.openxmlformats.org/officeDocument/2006/customXml" ds:itemID="{529EBDEB-4017-4685-BB55-D5D5B2E172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b6ba6-a6ce-43b8-a0f7-6b6dca2db1f6"/>
    <ds:schemaRef ds:uri="d05244fc-3c76-4c13-90a2-b9da9588fa34"/>
    <ds:schemaRef ds:uri="5b8c9255-8909-4d54-92ab-c2dff5d04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A4 Materialise Cover.dotx</Template>
  <TotalTime>1057</TotalTime>
  <Pages>1</Pages>
  <Words>11897</Words>
  <Characters>67816</Characters>
  <Application>Microsoft Office Word</Application>
  <DocSecurity>4</DocSecurity>
  <Lines>565</Lines>
  <Paragraphs>159</Paragraphs>
  <ScaleCrop>false</ScaleCrop>
  <Manager/>
  <Company/>
  <LinksUpToDate>false</LinksUpToDate>
  <CharactersWithSpaces>79554</CharactersWithSpaces>
  <SharedDoc>false</SharedDoc>
  <HyperlinkBase/>
  <HLinks>
    <vt:vector size="228" baseType="variant">
      <vt:variant>
        <vt:i4>4784172</vt:i4>
      </vt:variant>
      <vt:variant>
        <vt:i4>189</vt:i4>
      </vt:variant>
      <vt:variant>
        <vt:i4>0</vt:i4>
      </vt:variant>
      <vt:variant>
        <vt:i4>5</vt:i4>
      </vt:variant>
      <vt:variant>
        <vt:lpwstr>https://dev.azure.com/MaterialiseTiger/cac9de9d-c154-4ddc-a6f8-57eb68d39996/_apis/wit/attachments/30ecd1c4-aefb-4dcb-b592-c7639ffe46ce?fileName=FlexFlex.license.models.jar&amp;download=true</vt:lpwstr>
      </vt:variant>
      <vt:variant>
        <vt:lpwstr/>
      </vt:variant>
      <vt:variant>
        <vt:i4>4784172</vt:i4>
      </vt:variant>
      <vt:variant>
        <vt:i4>186</vt:i4>
      </vt:variant>
      <vt:variant>
        <vt:i4>0</vt:i4>
      </vt:variant>
      <vt:variant>
        <vt:i4>5</vt:i4>
      </vt:variant>
      <vt:variant>
        <vt:lpwstr>https://dev.azure.com/MaterialiseTiger/cac9de9d-c154-4ddc-a6f8-57eb68d39996/_apis/wit/attachments/30ecd1c4-aefb-4dcb-b592-c7639ffe46ce?fileName=FlexFlex.license.models.jar&amp;download=true</vt:lpwstr>
      </vt:variant>
      <vt:variant>
        <vt:lpwstr/>
      </vt:variant>
      <vt:variant>
        <vt:i4>1048618</vt:i4>
      </vt:variant>
      <vt:variant>
        <vt:i4>183</vt:i4>
      </vt:variant>
      <vt:variant>
        <vt:i4>0</vt:i4>
      </vt:variant>
      <vt:variant>
        <vt:i4>5</vt:i4>
      </vt:variant>
      <vt:variant>
        <vt:lpwstr>https://docs.revenera.com/fno2020r1sp1/producer/Content/helplibrary/opsGS_NonFN_Technologies.htm</vt:lpwstr>
      </vt:variant>
      <vt:variant>
        <vt:lpwstr>fno_gs_non_fn_555546149_1115829</vt:lpwstr>
      </vt:variant>
      <vt:variant>
        <vt:i4>2883612</vt:i4>
      </vt:variant>
      <vt:variant>
        <vt:i4>180</vt:i4>
      </vt:variant>
      <vt:variant>
        <vt:i4>0</vt:i4>
      </vt:variant>
      <vt:variant>
        <vt:i4>5</vt:i4>
      </vt:variant>
      <vt:variant>
        <vt:lpwstr>https://docs.revenera.com/fne/2024_06/flsmguide/Default.htm</vt:lpwstr>
      </vt:variant>
      <vt:variant>
        <vt:lpwstr/>
      </vt:variant>
      <vt:variant>
        <vt:i4>4259943</vt:i4>
      </vt:variant>
      <vt:variant>
        <vt:i4>177</vt:i4>
      </vt:variant>
      <vt:variant>
        <vt:i4>0</vt:i4>
      </vt:variant>
      <vt:variant>
        <vt:i4>5</vt:i4>
      </vt:variant>
      <vt:variant>
        <vt:lpwstr>https://docs.revenera.com/fne/2024_06/adminguide/Default.htm</vt:lpwstr>
      </vt:variant>
      <vt:variant>
        <vt:lpwstr/>
      </vt:variant>
      <vt:variant>
        <vt:i4>8257563</vt:i4>
      </vt:variant>
      <vt:variant>
        <vt:i4>174</vt:i4>
      </vt:variant>
      <vt:variant>
        <vt:i4>0</vt:i4>
      </vt:variant>
      <vt:variant>
        <vt:i4>5</vt:i4>
      </vt:variant>
      <vt:variant>
        <vt:lpwstr>https://docs.revenera.com/fno_CURRENT/soapapi/Default.htm</vt:lpwstr>
      </vt:variant>
      <vt:variant>
        <vt:lpwstr/>
      </vt:variant>
      <vt:variant>
        <vt:i4>8257539</vt:i4>
      </vt:variant>
      <vt:variant>
        <vt:i4>171</vt:i4>
      </vt:variant>
      <vt:variant>
        <vt:i4>0</vt:i4>
      </vt:variant>
      <vt:variant>
        <vt:i4>5</vt:i4>
      </vt:variant>
      <vt:variant>
        <vt:lpwstr>https://docs.revenera.com/fno_CURRENT/webservicesintegration/Default.htm</vt:lpwstr>
      </vt:variant>
      <vt:variant>
        <vt:lpwstr/>
      </vt:variant>
      <vt:variant>
        <vt:i4>852088</vt:i4>
      </vt:variant>
      <vt:variant>
        <vt:i4>168</vt:i4>
      </vt:variant>
      <vt:variant>
        <vt:i4>0</vt:i4>
      </vt:variant>
      <vt:variant>
        <vt:i4>5</vt:i4>
      </vt:variant>
      <vt:variant>
        <vt:lpwstr>https://docs.revenera.com/fno_CURRENT/producer/Default.htm</vt:lpwstr>
      </vt:variant>
      <vt:variant>
        <vt:lpwstr/>
      </vt:variant>
      <vt:variant>
        <vt:i4>6553605</vt:i4>
      </vt:variant>
      <vt:variant>
        <vt:i4>165</vt:i4>
      </vt:variant>
      <vt:variant>
        <vt:i4>0</vt:i4>
      </vt:variant>
      <vt:variant>
        <vt:i4>5</vt:i4>
      </vt:variant>
      <vt:variant>
        <vt:lpwstr>https://docs.revenera.com/fno_CURRENT/rn/Default.htm</vt:lpwstr>
      </vt:variant>
      <vt:variant>
        <vt:lpwstr/>
      </vt:variant>
      <vt:variant>
        <vt:i4>8061027</vt:i4>
      </vt:variant>
      <vt:variant>
        <vt:i4>162</vt:i4>
      </vt:variant>
      <vt:variant>
        <vt:i4>0</vt:i4>
      </vt:variant>
      <vt:variant>
        <vt:i4>5</vt:i4>
      </vt:variant>
      <vt:variant>
        <vt:lpwstr>https://docs.revenera.com/</vt:lpwstr>
      </vt:variant>
      <vt:variant>
        <vt:lpwstr/>
      </vt:variant>
      <vt:variant>
        <vt:i4>3342400</vt:i4>
      </vt:variant>
      <vt:variant>
        <vt:i4>159</vt:i4>
      </vt:variant>
      <vt:variant>
        <vt:i4>0</vt:i4>
      </vt:variant>
      <vt:variant>
        <vt:i4>5</vt:i4>
      </vt:variant>
      <vt:variant>
        <vt:lpwstr>https://materialisenv.sharepoint.com/sites/extranet-Tiger_implementation/Tiger/ALL Architecture Deliverables/99_TIGER Architecture_Glossary General Capabilities Applications OLD.xlsx?d=wea172db0a3f54f2cb006fa7a7f0d5812&amp;csf=1&amp;web=1</vt:lpwstr>
      </vt:variant>
      <vt:variant>
        <vt:lpwstr/>
      </vt:variant>
      <vt:variant>
        <vt:i4>1900605</vt:i4>
      </vt:variant>
      <vt:variant>
        <vt:i4>152</vt:i4>
      </vt:variant>
      <vt:variant>
        <vt:i4>0</vt:i4>
      </vt:variant>
      <vt:variant>
        <vt:i4>5</vt:i4>
      </vt:variant>
      <vt:variant>
        <vt:lpwstr/>
      </vt:variant>
      <vt:variant>
        <vt:lpwstr>_Toc178778321</vt:lpwstr>
      </vt:variant>
      <vt:variant>
        <vt:i4>1900605</vt:i4>
      </vt:variant>
      <vt:variant>
        <vt:i4>146</vt:i4>
      </vt:variant>
      <vt:variant>
        <vt:i4>0</vt:i4>
      </vt:variant>
      <vt:variant>
        <vt:i4>5</vt:i4>
      </vt:variant>
      <vt:variant>
        <vt:lpwstr/>
      </vt:variant>
      <vt:variant>
        <vt:lpwstr>_Toc178778320</vt:lpwstr>
      </vt:variant>
      <vt:variant>
        <vt:i4>1966141</vt:i4>
      </vt:variant>
      <vt:variant>
        <vt:i4>140</vt:i4>
      </vt:variant>
      <vt:variant>
        <vt:i4>0</vt:i4>
      </vt:variant>
      <vt:variant>
        <vt:i4>5</vt:i4>
      </vt:variant>
      <vt:variant>
        <vt:lpwstr/>
      </vt:variant>
      <vt:variant>
        <vt:lpwstr>_Toc178778319</vt:lpwstr>
      </vt:variant>
      <vt:variant>
        <vt:i4>1966141</vt:i4>
      </vt:variant>
      <vt:variant>
        <vt:i4>134</vt:i4>
      </vt:variant>
      <vt:variant>
        <vt:i4>0</vt:i4>
      </vt:variant>
      <vt:variant>
        <vt:i4>5</vt:i4>
      </vt:variant>
      <vt:variant>
        <vt:lpwstr/>
      </vt:variant>
      <vt:variant>
        <vt:lpwstr>_Toc178778318</vt:lpwstr>
      </vt:variant>
      <vt:variant>
        <vt:i4>1966141</vt:i4>
      </vt:variant>
      <vt:variant>
        <vt:i4>128</vt:i4>
      </vt:variant>
      <vt:variant>
        <vt:i4>0</vt:i4>
      </vt:variant>
      <vt:variant>
        <vt:i4>5</vt:i4>
      </vt:variant>
      <vt:variant>
        <vt:lpwstr/>
      </vt:variant>
      <vt:variant>
        <vt:lpwstr>_Toc178778317</vt:lpwstr>
      </vt:variant>
      <vt:variant>
        <vt:i4>1966141</vt:i4>
      </vt:variant>
      <vt:variant>
        <vt:i4>122</vt:i4>
      </vt:variant>
      <vt:variant>
        <vt:i4>0</vt:i4>
      </vt:variant>
      <vt:variant>
        <vt:i4>5</vt:i4>
      </vt:variant>
      <vt:variant>
        <vt:lpwstr/>
      </vt:variant>
      <vt:variant>
        <vt:lpwstr>_Toc178778316</vt:lpwstr>
      </vt:variant>
      <vt:variant>
        <vt:i4>1966141</vt:i4>
      </vt:variant>
      <vt:variant>
        <vt:i4>116</vt:i4>
      </vt:variant>
      <vt:variant>
        <vt:i4>0</vt:i4>
      </vt:variant>
      <vt:variant>
        <vt:i4>5</vt:i4>
      </vt:variant>
      <vt:variant>
        <vt:lpwstr/>
      </vt:variant>
      <vt:variant>
        <vt:lpwstr>_Toc178778315</vt:lpwstr>
      </vt:variant>
      <vt:variant>
        <vt:i4>1966141</vt:i4>
      </vt:variant>
      <vt:variant>
        <vt:i4>110</vt:i4>
      </vt:variant>
      <vt:variant>
        <vt:i4>0</vt:i4>
      </vt:variant>
      <vt:variant>
        <vt:i4>5</vt:i4>
      </vt:variant>
      <vt:variant>
        <vt:lpwstr/>
      </vt:variant>
      <vt:variant>
        <vt:lpwstr>_Toc178778314</vt:lpwstr>
      </vt:variant>
      <vt:variant>
        <vt:i4>1966141</vt:i4>
      </vt:variant>
      <vt:variant>
        <vt:i4>104</vt:i4>
      </vt:variant>
      <vt:variant>
        <vt:i4>0</vt:i4>
      </vt:variant>
      <vt:variant>
        <vt:i4>5</vt:i4>
      </vt:variant>
      <vt:variant>
        <vt:lpwstr/>
      </vt:variant>
      <vt:variant>
        <vt:lpwstr>_Toc178778313</vt:lpwstr>
      </vt:variant>
      <vt:variant>
        <vt:i4>1966141</vt:i4>
      </vt:variant>
      <vt:variant>
        <vt:i4>98</vt:i4>
      </vt:variant>
      <vt:variant>
        <vt:i4>0</vt:i4>
      </vt:variant>
      <vt:variant>
        <vt:i4>5</vt:i4>
      </vt:variant>
      <vt:variant>
        <vt:lpwstr/>
      </vt:variant>
      <vt:variant>
        <vt:lpwstr>_Toc178778312</vt:lpwstr>
      </vt:variant>
      <vt:variant>
        <vt:i4>1966141</vt:i4>
      </vt:variant>
      <vt:variant>
        <vt:i4>92</vt:i4>
      </vt:variant>
      <vt:variant>
        <vt:i4>0</vt:i4>
      </vt:variant>
      <vt:variant>
        <vt:i4>5</vt:i4>
      </vt:variant>
      <vt:variant>
        <vt:lpwstr/>
      </vt:variant>
      <vt:variant>
        <vt:lpwstr>_Toc178778311</vt:lpwstr>
      </vt:variant>
      <vt:variant>
        <vt:i4>2031677</vt:i4>
      </vt:variant>
      <vt:variant>
        <vt:i4>86</vt:i4>
      </vt:variant>
      <vt:variant>
        <vt:i4>0</vt:i4>
      </vt:variant>
      <vt:variant>
        <vt:i4>5</vt:i4>
      </vt:variant>
      <vt:variant>
        <vt:lpwstr/>
      </vt:variant>
      <vt:variant>
        <vt:lpwstr>_Toc178778309</vt:lpwstr>
      </vt:variant>
      <vt:variant>
        <vt:i4>2031677</vt:i4>
      </vt:variant>
      <vt:variant>
        <vt:i4>80</vt:i4>
      </vt:variant>
      <vt:variant>
        <vt:i4>0</vt:i4>
      </vt:variant>
      <vt:variant>
        <vt:i4>5</vt:i4>
      </vt:variant>
      <vt:variant>
        <vt:lpwstr/>
      </vt:variant>
      <vt:variant>
        <vt:lpwstr>_Toc178778308</vt:lpwstr>
      </vt:variant>
      <vt:variant>
        <vt:i4>2031677</vt:i4>
      </vt:variant>
      <vt:variant>
        <vt:i4>74</vt:i4>
      </vt:variant>
      <vt:variant>
        <vt:i4>0</vt:i4>
      </vt:variant>
      <vt:variant>
        <vt:i4>5</vt:i4>
      </vt:variant>
      <vt:variant>
        <vt:lpwstr/>
      </vt:variant>
      <vt:variant>
        <vt:lpwstr>_Toc178778307</vt:lpwstr>
      </vt:variant>
      <vt:variant>
        <vt:i4>2031677</vt:i4>
      </vt:variant>
      <vt:variant>
        <vt:i4>68</vt:i4>
      </vt:variant>
      <vt:variant>
        <vt:i4>0</vt:i4>
      </vt:variant>
      <vt:variant>
        <vt:i4>5</vt:i4>
      </vt:variant>
      <vt:variant>
        <vt:lpwstr/>
      </vt:variant>
      <vt:variant>
        <vt:lpwstr>_Toc178778306</vt:lpwstr>
      </vt:variant>
      <vt:variant>
        <vt:i4>2031677</vt:i4>
      </vt:variant>
      <vt:variant>
        <vt:i4>62</vt:i4>
      </vt:variant>
      <vt:variant>
        <vt:i4>0</vt:i4>
      </vt:variant>
      <vt:variant>
        <vt:i4>5</vt:i4>
      </vt:variant>
      <vt:variant>
        <vt:lpwstr/>
      </vt:variant>
      <vt:variant>
        <vt:lpwstr>_Toc178778305</vt:lpwstr>
      </vt:variant>
      <vt:variant>
        <vt:i4>2031677</vt:i4>
      </vt:variant>
      <vt:variant>
        <vt:i4>56</vt:i4>
      </vt:variant>
      <vt:variant>
        <vt:i4>0</vt:i4>
      </vt:variant>
      <vt:variant>
        <vt:i4>5</vt:i4>
      </vt:variant>
      <vt:variant>
        <vt:lpwstr/>
      </vt:variant>
      <vt:variant>
        <vt:lpwstr>_Toc178778304</vt:lpwstr>
      </vt:variant>
      <vt:variant>
        <vt:i4>2031677</vt:i4>
      </vt:variant>
      <vt:variant>
        <vt:i4>50</vt:i4>
      </vt:variant>
      <vt:variant>
        <vt:i4>0</vt:i4>
      </vt:variant>
      <vt:variant>
        <vt:i4>5</vt:i4>
      </vt:variant>
      <vt:variant>
        <vt:lpwstr/>
      </vt:variant>
      <vt:variant>
        <vt:lpwstr>_Toc178778303</vt:lpwstr>
      </vt:variant>
      <vt:variant>
        <vt:i4>2031677</vt:i4>
      </vt:variant>
      <vt:variant>
        <vt:i4>44</vt:i4>
      </vt:variant>
      <vt:variant>
        <vt:i4>0</vt:i4>
      </vt:variant>
      <vt:variant>
        <vt:i4>5</vt:i4>
      </vt:variant>
      <vt:variant>
        <vt:lpwstr/>
      </vt:variant>
      <vt:variant>
        <vt:lpwstr>_Toc178778302</vt:lpwstr>
      </vt:variant>
      <vt:variant>
        <vt:i4>2031677</vt:i4>
      </vt:variant>
      <vt:variant>
        <vt:i4>38</vt:i4>
      </vt:variant>
      <vt:variant>
        <vt:i4>0</vt:i4>
      </vt:variant>
      <vt:variant>
        <vt:i4>5</vt:i4>
      </vt:variant>
      <vt:variant>
        <vt:lpwstr/>
      </vt:variant>
      <vt:variant>
        <vt:lpwstr>_Toc178778301</vt:lpwstr>
      </vt:variant>
      <vt:variant>
        <vt:i4>2031677</vt:i4>
      </vt:variant>
      <vt:variant>
        <vt:i4>32</vt:i4>
      </vt:variant>
      <vt:variant>
        <vt:i4>0</vt:i4>
      </vt:variant>
      <vt:variant>
        <vt:i4>5</vt:i4>
      </vt:variant>
      <vt:variant>
        <vt:lpwstr/>
      </vt:variant>
      <vt:variant>
        <vt:lpwstr>_Toc178778300</vt:lpwstr>
      </vt:variant>
      <vt:variant>
        <vt:i4>1441852</vt:i4>
      </vt:variant>
      <vt:variant>
        <vt:i4>26</vt:i4>
      </vt:variant>
      <vt:variant>
        <vt:i4>0</vt:i4>
      </vt:variant>
      <vt:variant>
        <vt:i4>5</vt:i4>
      </vt:variant>
      <vt:variant>
        <vt:lpwstr/>
      </vt:variant>
      <vt:variant>
        <vt:lpwstr>_Toc178778299</vt:lpwstr>
      </vt:variant>
      <vt:variant>
        <vt:i4>1441852</vt:i4>
      </vt:variant>
      <vt:variant>
        <vt:i4>20</vt:i4>
      </vt:variant>
      <vt:variant>
        <vt:i4>0</vt:i4>
      </vt:variant>
      <vt:variant>
        <vt:i4>5</vt:i4>
      </vt:variant>
      <vt:variant>
        <vt:lpwstr/>
      </vt:variant>
      <vt:variant>
        <vt:lpwstr>_Toc178778298</vt:lpwstr>
      </vt:variant>
      <vt:variant>
        <vt:i4>1441852</vt:i4>
      </vt:variant>
      <vt:variant>
        <vt:i4>14</vt:i4>
      </vt:variant>
      <vt:variant>
        <vt:i4>0</vt:i4>
      </vt:variant>
      <vt:variant>
        <vt:i4>5</vt:i4>
      </vt:variant>
      <vt:variant>
        <vt:lpwstr/>
      </vt:variant>
      <vt:variant>
        <vt:lpwstr>_Toc178778297</vt:lpwstr>
      </vt:variant>
      <vt:variant>
        <vt:i4>1441852</vt:i4>
      </vt:variant>
      <vt:variant>
        <vt:i4>8</vt:i4>
      </vt:variant>
      <vt:variant>
        <vt:i4>0</vt:i4>
      </vt:variant>
      <vt:variant>
        <vt:i4>5</vt:i4>
      </vt:variant>
      <vt:variant>
        <vt:lpwstr/>
      </vt:variant>
      <vt:variant>
        <vt:lpwstr>_Toc178778296</vt:lpwstr>
      </vt:variant>
      <vt:variant>
        <vt:i4>1441852</vt:i4>
      </vt:variant>
      <vt:variant>
        <vt:i4>2</vt:i4>
      </vt:variant>
      <vt:variant>
        <vt:i4>0</vt:i4>
      </vt:variant>
      <vt:variant>
        <vt:i4>5</vt:i4>
      </vt:variant>
      <vt:variant>
        <vt:lpwstr/>
      </vt:variant>
      <vt:variant>
        <vt:lpwstr>_Toc178778295</vt:lpwstr>
      </vt:variant>
      <vt:variant>
        <vt:i4>1114187</vt:i4>
      </vt:variant>
      <vt:variant>
        <vt:i4>0</vt:i4>
      </vt:variant>
      <vt:variant>
        <vt:i4>0</vt:i4>
      </vt:variant>
      <vt:variant>
        <vt:i4>5</vt:i4>
      </vt:variant>
      <vt:variant>
        <vt:lpwstr>https://docs.revenera.com/fno2020r2/producer/Content/helplibrary/Introduction.htm</vt:lpwstr>
      </vt:variant>
      <vt:variant>
        <vt:lpwstr>fno_admin_intro_3156978783_1054036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Design Moving Forward SFO Template</dc:title>
  <dc:subject/>
  <dc:creator>Jean-François Bauduin</dc:creator>
  <cp:keywords/>
  <dc:description/>
  <cp:lastModifiedBy>Julian Smith</cp:lastModifiedBy>
  <cp:revision>679</cp:revision>
  <cp:lastPrinted>2024-08-16T20:40:00Z</cp:lastPrinted>
  <dcterms:created xsi:type="dcterms:W3CDTF">2024-06-11T20:50:00Z</dcterms:created>
  <dcterms:modified xsi:type="dcterms:W3CDTF">2024-10-03T15:48:00Z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0x010100E020E1F2FCF9AD42BCA6B4761441B0E5</vt:lpwstr>
  </property>
  <property fmtid="{D5CDD505-2E9C-101B-9397-08002B2CF9AE}" pid="3" name="Set_Type">
    <vt:lpwstr/>
  </property>
  <property fmtid="{D5CDD505-2E9C-101B-9397-08002B2CF9AE}" pid="4" name="TaxKeyword">
    <vt:lpwstr/>
  </property>
  <property fmtid="{D5CDD505-2E9C-101B-9397-08002B2CF9AE}" pid="5" name="MediaServiceImageTags">
    <vt:lpwstr/>
  </property>
  <property fmtid="{D5CDD505-2E9C-101B-9397-08002B2CF9AE}" pid="6" name="_docset_NoMedatataSyncRequired">
    <vt:lpwstr>False</vt:lpwstr>
  </property>
</Properties>
</file>